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D17D1" w14:textId="6DB50A46" w:rsidR="005A332D" w:rsidRPr="00DC4FDF" w:rsidRDefault="009C1840" w:rsidP="005A332D">
      <w:pPr>
        <w:jc w:val="center"/>
        <w:rPr>
          <w:sz w:val="28"/>
          <w:szCs w:val="28"/>
        </w:rPr>
      </w:pPr>
      <w:r w:rsidRPr="00DC4FDF">
        <w:rPr>
          <w:noProof/>
          <w:sz w:val="28"/>
          <w:szCs w:val="28"/>
        </w:rPr>
        <mc:AlternateContent>
          <mc:Choice Requires="wpg">
            <w:drawing>
              <wp:anchor distT="0" distB="0" distL="114300" distR="114300" simplePos="0" relativeHeight="251657216" behindDoc="1" locked="0" layoutInCell="1" allowOverlap="1" wp14:anchorId="3FC27EC9" wp14:editId="213447D9">
                <wp:simplePos x="0" y="0"/>
                <wp:positionH relativeFrom="column">
                  <wp:posOffset>-186690</wp:posOffset>
                </wp:positionH>
                <wp:positionV relativeFrom="paragraph">
                  <wp:posOffset>-306705</wp:posOffset>
                </wp:positionV>
                <wp:extent cx="6354445" cy="8963660"/>
                <wp:effectExtent l="0" t="0" r="8255"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4445" cy="8963660"/>
                          <a:chOff x="1216" y="1008"/>
                          <a:chExt cx="9936" cy="15718"/>
                        </a:xfrm>
                      </wpg:grpSpPr>
                      <wps:wsp>
                        <wps:cNvPr id="2" name="Rectangle 3"/>
                        <wps:cNvSpPr>
                          <a:spLocks noChangeArrowheads="1"/>
                        </wps:cNvSpPr>
                        <wps:spPr bwMode="auto">
                          <a:xfrm>
                            <a:off x="1297" y="16400"/>
                            <a:ext cx="75"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01A677" w14:textId="77777777" w:rsidR="0087335C" w:rsidRDefault="0087335C" w:rsidP="0087335C">
                              <w:r>
                                <w:rPr>
                                  <w:snapToGrid w:val="0"/>
                                  <w:color w:val="000000"/>
                                </w:rPr>
                                <w:t xml:space="preserve">  </w:t>
                              </w:r>
                            </w:p>
                          </w:txbxContent>
                        </wps:txbx>
                        <wps:bodyPr rot="0" vert="horz" wrap="square" lIns="0" tIns="0" rIns="0" bIns="0" anchor="t" anchorCtr="0">
                          <a:noAutofit/>
                        </wps:bodyPr>
                      </wps:wsp>
                      <wps:wsp>
                        <wps:cNvPr id="3" name="Freeform 4"/>
                        <wps:cNvSpPr>
                          <a:spLocks/>
                        </wps:cNvSpPr>
                        <wps:spPr bwMode="auto">
                          <a:xfrm>
                            <a:off x="10368" y="1872"/>
                            <a:ext cx="372" cy="12637"/>
                          </a:xfrm>
                          <a:custGeom>
                            <a:avLst/>
                            <a:gdLst>
                              <a:gd name="T0" fmla="*/ 372 w 372"/>
                              <a:gd name="T1" fmla="*/ 11948 h 12398"/>
                              <a:gd name="T2" fmla="*/ 312 w 372"/>
                              <a:gd name="T3" fmla="*/ 12248 h 12398"/>
                              <a:gd name="T4" fmla="*/ 192 w 372"/>
                              <a:gd name="T5" fmla="*/ 12398 h 12398"/>
                              <a:gd name="T6" fmla="*/ 48 w 372"/>
                              <a:gd name="T7" fmla="*/ 12298 h 12398"/>
                              <a:gd name="T8" fmla="*/ 0 w 372"/>
                              <a:gd name="T9" fmla="*/ 12008 h 12398"/>
                              <a:gd name="T10" fmla="*/ 48 w 372"/>
                              <a:gd name="T11" fmla="*/ 11818 h 12398"/>
                              <a:gd name="T12" fmla="*/ 132 w 372"/>
                              <a:gd name="T13" fmla="*/ 11718 h 12398"/>
                              <a:gd name="T14" fmla="*/ 228 w 372"/>
                              <a:gd name="T15" fmla="*/ 11798 h 12398"/>
                              <a:gd name="T16" fmla="*/ 264 w 372"/>
                              <a:gd name="T17" fmla="*/ 11948 h 12398"/>
                              <a:gd name="T18" fmla="*/ 240 w 372"/>
                              <a:gd name="T19" fmla="*/ 12108 h 12398"/>
                              <a:gd name="T20" fmla="*/ 168 w 372"/>
                              <a:gd name="T21" fmla="*/ 12168 h 12398"/>
                              <a:gd name="T22" fmla="*/ 120 w 372"/>
                              <a:gd name="T23" fmla="*/ 12128 h 12398"/>
                              <a:gd name="T24" fmla="*/ 96 w 372"/>
                              <a:gd name="T25" fmla="*/ 12028 h 12398"/>
                              <a:gd name="T26" fmla="*/ 144 w 372"/>
                              <a:gd name="T27" fmla="*/ 11908 h 12398"/>
                              <a:gd name="T28" fmla="*/ 156 w 372"/>
                              <a:gd name="T29" fmla="*/ 11968 h 12398"/>
                              <a:gd name="T30" fmla="*/ 156 w 372"/>
                              <a:gd name="T31" fmla="*/ 12068 h 12398"/>
                              <a:gd name="T32" fmla="*/ 192 w 372"/>
                              <a:gd name="T33" fmla="*/ 12068 h 12398"/>
                              <a:gd name="T34" fmla="*/ 216 w 372"/>
                              <a:gd name="T35" fmla="*/ 11948 h 12398"/>
                              <a:gd name="T36" fmla="*/ 144 w 372"/>
                              <a:gd name="T37" fmla="*/ 11818 h 12398"/>
                              <a:gd name="T38" fmla="*/ 60 w 372"/>
                              <a:gd name="T39" fmla="*/ 11888 h 12398"/>
                              <a:gd name="T40" fmla="*/ 48 w 372"/>
                              <a:gd name="T41" fmla="*/ 12068 h 12398"/>
                              <a:gd name="T42" fmla="*/ 84 w 372"/>
                              <a:gd name="T43" fmla="*/ 12228 h 12398"/>
                              <a:gd name="T44" fmla="*/ 168 w 372"/>
                              <a:gd name="T45" fmla="*/ 12298 h 12398"/>
                              <a:gd name="T46" fmla="*/ 276 w 372"/>
                              <a:gd name="T47" fmla="*/ 12188 h 12398"/>
                              <a:gd name="T48" fmla="*/ 324 w 372"/>
                              <a:gd name="T49" fmla="*/ 11818 h 12398"/>
                              <a:gd name="T50" fmla="*/ 312 w 372"/>
                              <a:gd name="T51" fmla="*/ 370 h 12398"/>
                              <a:gd name="T52" fmla="*/ 228 w 372"/>
                              <a:gd name="T53" fmla="*/ 130 h 12398"/>
                              <a:gd name="T54" fmla="*/ 120 w 372"/>
                              <a:gd name="T55" fmla="*/ 110 h 12398"/>
                              <a:gd name="T56" fmla="*/ 48 w 372"/>
                              <a:gd name="T57" fmla="*/ 250 h 12398"/>
                              <a:gd name="T58" fmla="*/ 48 w 372"/>
                              <a:gd name="T59" fmla="*/ 430 h 12398"/>
                              <a:gd name="T60" fmla="*/ 96 w 372"/>
                              <a:gd name="T61" fmla="*/ 560 h 12398"/>
                              <a:gd name="T62" fmla="*/ 192 w 372"/>
                              <a:gd name="T63" fmla="*/ 540 h 12398"/>
                              <a:gd name="T64" fmla="*/ 216 w 372"/>
                              <a:gd name="T65" fmla="*/ 370 h 12398"/>
                              <a:gd name="T66" fmla="*/ 168 w 372"/>
                              <a:gd name="T67" fmla="*/ 330 h 12398"/>
                              <a:gd name="T68" fmla="*/ 132 w 372"/>
                              <a:gd name="T69" fmla="*/ 410 h 12398"/>
                              <a:gd name="T70" fmla="*/ 168 w 372"/>
                              <a:gd name="T71" fmla="*/ 470 h 12398"/>
                              <a:gd name="T72" fmla="*/ 108 w 372"/>
                              <a:gd name="T73" fmla="*/ 450 h 12398"/>
                              <a:gd name="T74" fmla="*/ 96 w 372"/>
                              <a:gd name="T75" fmla="*/ 330 h 12398"/>
                              <a:gd name="T76" fmla="*/ 132 w 372"/>
                              <a:gd name="T77" fmla="*/ 250 h 12398"/>
                              <a:gd name="T78" fmla="*/ 216 w 372"/>
                              <a:gd name="T79" fmla="*/ 250 h 12398"/>
                              <a:gd name="T80" fmla="*/ 264 w 372"/>
                              <a:gd name="T81" fmla="*/ 370 h 12398"/>
                              <a:gd name="T82" fmla="*/ 240 w 372"/>
                              <a:gd name="T83" fmla="*/ 540 h 12398"/>
                              <a:gd name="T84" fmla="*/ 192 w 372"/>
                              <a:gd name="T85" fmla="*/ 660 h 12398"/>
                              <a:gd name="T86" fmla="*/ 84 w 372"/>
                              <a:gd name="T87" fmla="*/ 660 h 12398"/>
                              <a:gd name="T88" fmla="*/ 12 w 372"/>
                              <a:gd name="T89" fmla="*/ 510 h 12398"/>
                              <a:gd name="T90" fmla="*/ 12 w 372"/>
                              <a:gd name="T91" fmla="*/ 230 h 12398"/>
                              <a:gd name="T92" fmla="*/ 120 w 372"/>
                              <a:gd name="T93" fmla="*/ 20 h 12398"/>
                              <a:gd name="T94" fmla="*/ 252 w 372"/>
                              <a:gd name="T95" fmla="*/ 40 h 12398"/>
                              <a:gd name="T96" fmla="*/ 348 w 372"/>
                              <a:gd name="T97" fmla="*/ 330 h 12398"/>
                              <a:gd name="T98" fmla="*/ 372 w 372"/>
                              <a:gd name="T99" fmla="*/ 60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372" y="11818"/>
                                </a:moveTo>
                                <a:lnTo>
                                  <a:pt x="372" y="11948"/>
                                </a:lnTo>
                                <a:lnTo>
                                  <a:pt x="348" y="12068"/>
                                </a:lnTo>
                                <a:lnTo>
                                  <a:pt x="312" y="12248"/>
                                </a:lnTo>
                                <a:lnTo>
                                  <a:pt x="252" y="12358"/>
                                </a:lnTo>
                                <a:lnTo>
                                  <a:pt x="192" y="12398"/>
                                </a:lnTo>
                                <a:lnTo>
                                  <a:pt x="120" y="12378"/>
                                </a:lnTo>
                                <a:lnTo>
                                  <a:pt x="48" y="12298"/>
                                </a:lnTo>
                                <a:lnTo>
                                  <a:pt x="12" y="12188"/>
                                </a:lnTo>
                                <a:lnTo>
                                  <a:pt x="0" y="12008"/>
                                </a:lnTo>
                                <a:lnTo>
                                  <a:pt x="12" y="11908"/>
                                </a:lnTo>
                                <a:lnTo>
                                  <a:pt x="48" y="11818"/>
                                </a:lnTo>
                                <a:lnTo>
                                  <a:pt x="84" y="11738"/>
                                </a:lnTo>
                                <a:lnTo>
                                  <a:pt x="132" y="11718"/>
                                </a:lnTo>
                                <a:lnTo>
                                  <a:pt x="192" y="11738"/>
                                </a:lnTo>
                                <a:lnTo>
                                  <a:pt x="228" y="11798"/>
                                </a:lnTo>
                                <a:lnTo>
                                  <a:pt x="240" y="11868"/>
                                </a:lnTo>
                                <a:lnTo>
                                  <a:pt x="264" y="11948"/>
                                </a:lnTo>
                                <a:lnTo>
                                  <a:pt x="264" y="12028"/>
                                </a:lnTo>
                                <a:lnTo>
                                  <a:pt x="240" y="12108"/>
                                </a:lnTo>
                                <a:lnTo>
                                  <a:pt x="216" y="12148"/>
                                </a:lnTo>
                                <a:lnTo>
                                  <a:pt x="168" y="12168"/>
                                </a:lnTo>
                                <a:lnTo>
                                  <a:pt x="132" y="12168"/>
                                </a:lnTo>
                                <a:lnTo>
                                  <a:pt x="120" y="12128"/>
                                </a:lnTo>
                                <a:lnTo>
                                  <a:pt x="96" y="12088"/>
                                </a:lnTo>
                                <a:lnTo>
                                  <a:pt x="96" y="12028"/>
                                </a:lnTo>
                                <a:lnTo>
                                  <a:pt x="108" y="11968"/>
                                </a:lnTo>
                                <a:lnTo>
                                  <a:pt x="144" y="11908"/>
                                </a:lnTo>
                                <a:lnTo>
                                  <a:pt x="168" y="11948"/>
                                </a:lnTo>
                                <a:lnTo>
                                  <a:pt x="156" y="11968"/>
                                </a:lnTo>
                                <a:lnTo>
                                  <a:pt x="132" y="12008"/>
                                </a:lnTo>
                                <a:lnTo>
                                  <a:pt x="156" y="12068"/>
                                </a:lnTo>
                                <a:lnTo>
                                  <a:pt x="168" y="12068"/>
                                </a:lnTo>
                                <a:lnTo>
                                  <a:pt x="192" y="12068"/>
                                </a:lnTo>
                                <a:lnTo>
                                  <a:pt x="216" y="12028"/>
                                </a:lnTo>
                                <a:lnTo>
                                  <a:pt x="216" y="11948"/>
                                </a:lnTo>
                                <a:lnTo>
                                  <a:pt x="192" y="11848"/>
                                </a:lnTo>
                                <a:lnTo>
                                  <a:pt x="144" y="11818"/>
                                </a:lnTo>
                                <a:lnTo>
                                  <a:pt x="96" y="11838"/>
                                </a:lnTo>
                                <a:lnTo>
                                  <a:pt x="60" y="11888"/>
                                </a:lnTo>
                                <a:lnTo>
                                  <a:pt x="48" y="11968"/>
                                </a:lnTo>
                                <a:lnTo>
                                  <a:pt x="48" y="12068"/>
                                </a:lnTo>
                                <a:lnTo>
                                  <a:pt x="48" y="12148"/>
                                </a:lnTo>
                                <a:lnTo>
                                  <a:pt x="84" y="12228"/>
                                </a:lnTo>
                                <a:lnTo>
                                  <a:pt x="120" y="12278"/>
                                </a:lnTo>
                                <a:lnTo>
                                  <a:pt x="168" y="12298"/>
                                </a:lnTo>
                                <a:lnTo>
                                  <a:pt x="228" y="12278"/>
                                </a:lnTo>
                                <a:lnTo>
                                  <a:pt x="276" y="12188"/>
                                </a:lnTo>
                                <a:lnTo>
                                  <a:pt x="312" y="12028"/>
                                </a:lnTo>
                                <a:lnTo>
                                  <a:pt x="324" y="11818"/>
                                </a:lnTo>
                                <a:lnTo>
                                  <a:pt x="324" y="580"/>
                                </a:lnTo>
                                <a:lnTo>
                                  <a:pt x="312" y="370"/>
                                </a:lnTo>
                                <a:lnTo>
                                  <a:pt x="276" y="230"/>
                                </a:lnTo>
                                <a:lnTo>
                                  <a:pt x="228" y="130"/>
                                </a:lnTo>
                                <a:lnTo>
                                  <a:pt x="168" y="100"/>
                                </a:lnTo>
                                <a:lnTo>
                                  <a:pt x="120" y="110"/>
                                </a:lnTo>
                                <a:lnTo>
                                  <a:pt x="84" y="170"/>
                                </a:lnTo>
                                <a:lnTo>
                                  <a:pt x="48" y="250"/>
                                </a:lnTo>
                                <a:lnTo>
                                  <a:pt x="48" y="350"/>
                                </a:lnTo>
                                <a:lnTo>
                                  <a:pt x="48" y="430"/>
                                </a:lnTo>
                                <a:lnTo>
                                  <a:pt x="60" y="510"/>
                                </a:lnTo>
                                <a:lnTo>
                                  <a:pt x="96" y="560"/>
                                </a:lnTo>
                                <a:lnTo>
                                  <a:pt x="144" y="580"/>
                                </a:lnTo>
                                <a:lnTo>
                                  <a:pt x="192" y="540"/>
                                </a:lnTo>
                                <a:lnTo>
                                  <a:pt x="216" y="470"/>
                                </a:lnTo>
                                <a:lnTo>
                                  <a:pt x="216" y="370"/>
                                </a:lnTo>
                                <a:lnTo>
                                  <a:pt x="192" y="350"/>
                                </a:lnTo>
                                <a:lnTo>
                                  <a:pt x="168" y="330"/>
                                </a:lnTo>
                                <a:lnTo>
                                  <a:pt x="156" y="350"/>
                                </a:lnTo>
                                <a:lnTo>
                                  <a:pt x="132" y="410"/>
                                </a:lnTo>
                                <a:lnTo>
                                  <a:pt x="156" y="450"/>
                                </a:lnTo>
                                <a:lnTo>
                                  <a:pt x="168" y="470"/>
                                </a:lnTo>
                                <a:lnTo>
                                  <a:pt x="144" y="490"/>
                                </a:lnTo>
                                <a:lnTo>
                                  <a:pt x="108" y="450"/>
                                </a:lnTo>
                                <a:lnTo>
                                  <a:pt x="96" y="370"/>
                                </a:lnTo>
                                <a:lnTo>
                                  <a:pt x="96" y="330"/>
                                </a:lnTo>
                                <a:lnTo>
                                  <a:pt x="120" y="290"/>
                                </a:lnTo>
                                <a:lnTo>
                                  <a:pt x="132" y="250"/>
                                </a:lnTo>
                                <a:lnTo>
                                  <a:pt x="168" y="230"/>
                                </a:lnTo>
                                <a:lnTo>
                                  <a:pt x="216" y="250"/>
                                </a:lnTo>
                                <a:lnTo>
                                  <a:pt x="240" y="310"/>
                                </a:lnTo>
                                <a:lnTo>
                                  <a:pt x="264" y="370"/>
                                </a:lnTo>
                                <a:lnTo>
                                  <a:pt x="264" y="470"/>
                                </a:lnTo>
                                <a:lnTo>
                                  <a:pt x="240" y="540"/>
                                </a:lnTo>
                                <a:lnTo>
                                  <a:pt x="228" y="620"/>
                                </a:lnTo>
                                <a:lnTo>
                                  <a:pt x="192" y="660"/>
                                </a:lnTo>
                                <a:lnTo>
                                  <a:pt x="132" y="680"/>
                                </a:lnTo>
                                <a:lnTo>
                                  <a:pt x="84" y="660"/>
                                </a:lnTo>
                                <a:lnTo>
                                  <a:pt x="48" y="600"/>
                                </a:lnTo>
                                <a:lnTo>
                                  <a:pt x="12" y="510"/>
                                </a:lnTo>
                                <a:lnTo>
                                  <a:pt x="0" y="410"/>
                                </a:lnTo>
                                <a:lnTo>
                                  <a:pt x="12" y="230"/>
                                </a:lnTo>
                                <a:lnTo>
                                  <a:pt x="48" y="100"/>
                                </a:lnTo>
                                <a:lnTo>
                                  <a:pt x="120" y="20"/>
                                </a:lnTo>
                                <a:lnTo>
                                  <a:pt x="192" y="0"/>
                                </a:lnTo>
                                <a:lnTo>
                                  <a:pt x="252" y="40"/>
                                </a:lnTo>
                                <a:lnTo>
                                  <a:pt x="312" y="150"/>
                                </a:lnTo>
                                <a:lnTo>
                                  <a:pt x="348" y="330"/>
                                </a:lnTo>
                                <a:lnTo>
                                  <a:pt x="372" y="470"/>
                                </a:lnTo>
                                <a:lnTo>
                                  <a:pt x="372" y="600"/>
                                </a:lnTo>
                                <a:lnTo>
                                  <a:pt x="372"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 name="Rectangle 5"/>
                        <wps:cNvSpPr>
                          <a:spLocks noChangeArrowheads="1"/>
                        </wps:cNvSpPr>
                        <wps:spPr bwMode="auto">
                          <a:xfrm>
                            <a:off x="1216" y="1008"/>
                            <a:ext cx="9936" cy="15264"/>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 name="Freeform 6"/>
                        <wps:cNvSpPr>
                          <a:spLocks/>
                        </wps:cNvSpPr>
                        <wps:spPr bwMode="auto">
                          <a:xfrm>
                            <a:off x="9965" y="1324"/>
                            <a:ext cx="572" cy="1241"/>
                          </a:xfrm>
                          <a:custGeom>
                            <a:avLst/>
                            <a:gdLst>
                              <a:gd name="T0" fmla="*/ 144 w 589"/>
                              <a:gd name="T1" fmla="*/ 310 h 1190"/>
                              <a:gd name="T2" fmla="*/ 168 w 589"/>
                              <a:gd name="T3" fmla="*/ 330 h 1190"/>
                              <a:gd name="T4" fmla="*/ 156 w 589"/>
                              <a:gd name="T5" fmla="*/ 390 h 1190"/>
                              <a:gd name="T6" fmla="*/ 144 w 589"/>
                              <a:gd name="T7" fmla="*/ 450 h 1190"/>
                              <a:gd name="T8" fmla="*/ 144 w 589"/>
                              <a:gd name="T9" fmla="*/ 550 h 1190"/>
                              <a:gd name="T10" fmla="*/ 144 w 589"/>
                              <a:gd name="T11" fmla="*/ 660 h 1190"/>
                              <a:gd name="T12" fmla="*/ 193 w 589"/>
                              <a:gd name="T13" fmla="*/ 800 h 1190"/>
                              <a:gd name="T14" fmla="*/ 253 w 589"/>
                              <a:gd name="T15" fmla="*/ 880 h 1190"/>
                              <a:gd name="T16" fmla="*/ 313 w 589"/>
                              <a:gd name="T17" fmla="*/ 900 h 1190"/>
                              <a:gd name="T18" fmla="*/ 361 w 589"/>
                              <a:gd name="T19" fmla="*/ 880 h 1190"/>
                              <a:gd name="T20" fmla="*/ 409 w 589"/>
                              <a:gd name="T21" fmla="*/ 800 h 1190"/>
                              <a:gd name="T22" fmla="*/ 493 w 589"/>
                              <a:gd name="T23" fmla="*/ 590 h 1190"/>
                              <a:gd name="T24" fmla="*/ 505 w 589"/>
                              <a:gd name="T25" fmla="*/ 470 h 1190"/>
                              <a:gd name="T26" fmla="*/ 505 w 589"/>
                              <a:gd name="T27" fmla="*/ 410 h 1190"/>
                              <a:gd name="T28" fmla="*/ 493 w 589"/>
                              <a:gd name="T29" fmla="*/ 350 h 1190"/>
                              <a:gd name="T30" fmla="*/ 481 w 589"/>
                              <a:gd name="T31" fmla="*/ 290 h 1190"/>
                              <a:gd name="T32" fmla="*/ 493 w 589"/>
                              <a:gd name="T33" fmla="*/ 250 h 1190"/>
                              <a:gd name="T34" fmla="*/ 505 w 589"/>
                              <a:gd name="T35" fmla="*/ 160 h 1190"/>
                              <a:gd name="T36" fmla="*/ 529 w 589"/>
                              <a:gd name="T37" fmla="*/ 80 h 1190"/>
                              <a:gd name="T38" fmla="*/ 541 w 589"/>
                              <a:gd name="T39" fmla="*/ 40 h 1190"/>
                              <a:gd name="T40" fmla="*/ 541 w 589"/>
                              <a:gd name="T41" fmla="*/ 0 h 1190"/>
                              <a:gd name="T42" fmla="*/ 553 w 589"/>
                              <a:gd name="T43" fmla="*/ 20 h 1190"/>
                              <a:gd name="T44" fmla="*/ 577 w 589"/>
                              <a:gd name="T45" fmla="*/ 120 h 1190"/>
                              <a:gd name="T46" fmla="*/ 589 w 589"/>
                              <a:gd name="T47" fmla="*/ 230 h 1190"/>
                              <a:gd name="T48" fmla="*/ 589 w 589"/>
                              <a:gd name="T49" fmla="*/ 350 h 1190"/>
                              <a:gd name="T50" fmla="*/ 577 w 589"/>
                              <a:gd name="T51" fmla="*/ 470 h 1190"/>
                              <a:gd name="T52" fmla="*/ 517 w 589"/>
                              <a:gd name="T53" fmla="*/ 680 h 1190"/>
                              <a:gd name="T54" fmla="*/ 445 w 589"/>
                              <a:gd name="T55" fmla="*/ 880 h 1190"/>
                              <a:gd name="T56" fmla="*/ 385 w 589"/>
                              <a:gd name="T57" fmla="*/ 1020 h 1190"/>
                              <a:gd name="T58" fmla="*/ 325 w 589"/>
                              <a:gd name="T59" fmla="*/ 1090 h 1190"/>
                              <a:gd name="T60" fmla="*/ 265 w 589"/>
                              <a:gd name="T61" fmla="*/ 1150 h 1190"/>
                              <a:gd name="T62" fmla="*/ 217 w 589"/>
                              <a:gd name="T63" fmla="*/ 1190 h 1190"/>
                              <a:gd name="T64" fmla="*/ 168 w 589"/>
                              <a:gd name="T65" fmla="*/ 1190 h 1190"/>
                              <a:gd name="T66" fmla="*/ 120 w 589"/>
                              <a:gd name="T67" fmla="*/ 1150 h 1190"/>
                              <a:gd name="T68" fmla="*/ 48 w 589"/>
                              <a:gd name="T69" fmla="*/ 1050 h 1190"/>
                              <a:gd name="T70" fmla="*/ 12 w 589"/>
                              <a:gd name="T71" fmla="*/ 960 h 1190"/>
                              <a:gd name="T72" fmla="*/ 0 w 589"/>
                              <a:gd name="T73" fmla="*/ 840 h 1190"/>
                              <a:gd name="T74" fmla="*/ 0 w 589"/>
                              <a:gd name="T75" fmla="*/ 720 h 1190"/>
                              <a:gd name="T76" fmla="*/ 12 w 589"/>
                              <a:gd name="T77" fmla="*/ 610 h 1190"/>
                              <a:gd name="T78" fmla="*/ 36 w 589"/>
                              <a:gd name="T79" fmla="*/ 490 h 1190"/>
                              <a:gd name="T80" fmla="*/ 72 w 589"/>
                              <a:gd name="T81" fmla="*/ 410 h 1190"/>
                              <a:gd name="T82" fmla="*/ 108 w 589"/>
                              <a:gd name="T83" fmla="*/ 350 h 1190"/>
                              <a:gd name="T84" fmla="*/ 144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144" y="310"/>
                                </a:moveTo>
                                <a:lnTo>
                                  <a:pt x="168" y="330"/>
                                </a:lnTo>
                                <a:lnTo>
                                  <a:pt x="156" y="390"/>
                                </a:lnTo>
                                <a:lnTo>
                                  <a:pt x="144" y="450"/>
                                </a:lnTo>
                                <a:lnTo>
                                  <a:pt x="144" y="550"/>
                                </a:lnTo>
                                <a:lnTo>
                                  <a:pt x="144" y="660"/>
                                </a:lnTo>
                                <a:lnTo>
                                  <a:pt x="193" y="800"/>
                                </a:lnTo>
                                <a:lnTo>
                                  <a:pt x="253" y="880"/>
                                </a:lnTo>
                                <a:lnTo>
                                  <a:pt x="313" y="900"/>
                                </a:lnTo>
                                <a:lnTo>
                                  <a:pt x="361" y="880"/>
                                </a:lnTo>
                                <a:lnTo>
                                  <a:pt x="409" y="800"/>
                                </a:lnTo>
                                <a:lnTo>
                                  <a:pt x="493" y="590"/>
                                </a:lnTo>
                                <a:lnTo>
                                  <a:pt x="505" y="470"/>
                                </a:lnTo>
                                <a:lnTo>
                                  <a:pt x="505" y="410"/>
                                </a:lnTo>
                                <a:lnTo>
                                  <a:pt x="493" y="350"/>
                                </a:lnTo>
                                <a:lnTo>
                                  <a:pt x="481" y="290"/>
                                </a:lnTo>
                                <a:lnTo>
                                  <a:pt x="493" y="250"/>
                                </a:lnTo>
                                <a:lnTo>
                                  <a:pt x="505" y="160"/>
                                </a:lnTo>
                                <a:lnTo>
                                  <a:pt x="529" y="80"/>
                                </a:lnTo>
                                <a:lnTo>
                                  <a:pt x="541" y="40"/>
                                </a:lnTo>
                                <a:lnTo>
                                  <a:pt x="541" y="0"/>
                                </a:lnTo>
                                <a:lnTo>
                                  <a:pt x="553" y="20"/>
                                </a:lnTo>
                                <a:lnTo>
                                  <a:pt x="577" y="120"/>
                                </a:lnTo>
                                <a:lnTo>
                                  <a:pt x="589" y="230"/>
                                </a:lnTo>
                                <a:lnTo>
                                  <a:pt x="589" y="350"/>
                                </a:lnTo>
                                <a:lnTo>
                                  <a:pt x="577" y="470"/>
                                </a:lnTo>
                                <a:lnTo>
                                  <a:pt x="517" y="680"/>
                                </a:lnTo>
                                <a:lnTo>
                                  <a:pt x="445" y="880"/>
                                </a:lnTo>
                                <a:lnTo>
                                  <a:pt x="385" y="1020"/>
                                </a:lnTo>
                                <a:lnTo>
                                  <a:pt x="325" y="1090"/>
                                </a:lnTo>
                                <a:lnTo>
                                  <a:pt x="265" y="1150"/>
                                </a:lnTo>
                                <a:lnTo>
                                  <a:pt x="217" y="1190"/>
                                </a:lnTo>
                                <a:lnTo>
                                  <a:pt x="168" y="1190"/>
                                </a:lnTo>
                                <a:lnTo>
                                  <a:pt x="120" y="1150"/>
                                </a:lnTo>
                                <a:lnTo>
                                  <a:pt x="48" y="1050"/>
                                </a:lnTo>
                                <a:lnTo>
                                  <a:pt x="12" y="960"/>
                                </a:lnTo>
                                <a:lnTo>
                                  <a:pt x="0" y="840"/>
                                </a:lnTo>
                                <a:lnTo>
                                  <a:pt x="0" y="720"/>
                                </a:lnTo>
                                <a:lnTo>
                                  <a:pt x="12" y="610"/>
                                </a:lnTo>
                                <a:lnTo>
                                  <a:pt x="36" y="490"/>
                                </a:lnTo>
                                <a:lnTo>
                                  <a:pt x="72" y="410"/>
                                </a:lnTo>
                                <a:lnTo>
                                  <a:pt x="108" y="350"/>
                                </a:lnTo>
                                <a:lnTo>
                                  <a:pt x="144"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7"/>
                        <wps:cNvSpPr>
                          <a:spLocks/>
                        </wps:cNvSpPr>
                        <wps:spPr bwMode="auto">
                          <a:xfrm>
                            <a:off x="10315" y="1543"/>
                            <a:ext cx="524" cy="1325"/>
                          </a:xfrm>
                          <a:custGeom>
                            <a:avLst/>
                            <a:gdLst>
                              <a:gd name="T0" fmla="*/ 396 w 540"/>
                              <a:gd name="T1" fmla="*/ 940 h 1270"/>
                              <a:gd name="T2" fmla="*/ 396 w 540"/>
                              <a:gd name="T3" fmla="*/ 900 h 1270"/>
                              <a:gd name="T4" fmla="*/ 372 w 540"/>
                              <a:gd name="T5" fmla="*/ 940 h 1270"/>
                              <a:gd name="T6" fmla="*/ 348 w 540"/>
                              <a:gd name="T7" fmla="*/ 960 h 1270"/>
                              <a:gd name="T8" fmla="*/ 300 w 540"/>
                              <a:gd name="T9" fmla="*/ 980 h 1270"/>
                              <a:gd name="T10" fmla="*/ 240 w 540"/>
                              <a:gd name="T11" fmla="*/ 960 h 1270"/>
                              <a:gd name="T12" fmla="*/ 180 w 540"/>
                              <a:gd name="T13" fmla="*/ 860 h 1270"/>
                              <a:gd name="T14" fmla="*/ 144 w 540"/>
                              <a:gd name="T15" fmla="*/ 730 h 1270"/>
                              <a:gd name="T16" fmla="*/ 132 w 540"/>
                              <a:gd name="T17" fmla="*/ 610 h 1270"/>
                              <a:gd name="T18" fmla="*/ 144 w 540"/>
                              <a:gd name="T19" fmla="*/ 470 h 1270"/>
                              <a:gd name="T20" fmla="*/ 180 w 540"/>
                              <a:gd name="T21" fmla="*/ 370 h 1270"/>
                              <a:gd name="T22" fmla="*/ 276 w 540"/>
                              <a:gd name="T23" fmla="*/ 200 h 1270"/>
                              <a:gd name="T24" fmla="*/ 336 w 540"/>
                              <a:gd name="T25" fmla="*/ 160 h 1270"/>
                              <a:gd name="T26" fmla="*/ 360 w 540"/>
                              <a:gd name="T27" fmla="*/ 180 h 1270"/>
                              <a:gd name="T28" fmla="*/ 384 w 540"/>
                              <a:gd name="T29" fmla="*/ 220 h 1270"/>
                              <a:gd name="T30" fmla="*/ 408 w 540"/>
                              <a:gd name="T31" fmla="*/ 240 h 1270"/>
                              <a:gd name="T32" fmla="*/ 432 w 540"/>
                              <a:gd name="T33" fmla="*/ 200 h 1270"/>
                              <a:gd name="T34" fmla="*/ 468 w 540"/>
                              <a:gd name="T35" fmla="*/ 160 h 1270"/>
                              <a:gd name="T36" fmla="*/ 504 w 540"/>
                              <a:gd name="T37" fmla="*/ 120 h 1270"/>
                              <a:gd name="T38" fmla="*/ 528 w 540"/>
                              <a:gd name="T39" fmla="*/ 100 h 1270"/>
                              <a:gd name="T40" fmla="*/ 540 w 540"/>
                              <a:gd name="T41" fmla="*/ 100 h 1270"/>
                              <a:gd name="T42" fmla="*/ 540 w 540"/>
                              <a:gd name="T43" fmla="*/ 80 h 1270"/>
                              <a:gd name="T44" fmla="*/ 492 w 540"/>
                              <a:gd name="T45" fmla="*/ 20 h 1270"/>
                              <a:gd name="T46" fmla="*/ 444 w 540"/>
                              <a:gd name="T47" fmla="*/ 0 h 1270"/>
                              <a:gd name="T48" fmla="*/ 396 w 540"/>
                              <a:gd name="T49" fmla="*/ 0 h 1270"/>
                              <a:gd name="T50" fmla="*/ 336 w 540"/>
                              <a:gd name="T51" fmla="*/ 20 h 1270"/>
                              <a:gd name="T52" fmla="*/ 228 w 540"/>
                              <a:gd name="T53" fmla="*/ 140 h 1270"/>
                              <a:gd name="T54" fmla="*/ 144 w 540"/>
                              <a:gd name="T55" fmla="*/ 300 h 1270"/>
                              <a:gd name="T56" fmla="*/ 84 w 540"/>
                              <a:gd name="T57" fmla="*/ 450 h 1270"/>
                              <a:gd name="T58" fmla="*/ 36 w 540"/>
                              <a:gd name="T59" fmla="*/ 570 h 1270"/>
                              <a:gd name="T60" fmla="*/ 12 w 540"/>
                              <a:gd name="T61" fmla="*/ 710 h 1270"/>
                              <a:gd name="T62" fmla="*/ 0 w 540"/>
                              <a:gd name="T63" fmla="*/ 800 h 1270"/>
                              <a:gd name="T64" fmla="*/ 0 w 540"/>
                              <a:gd name="T65" fmla="*/ 920 h 1270"/>
                              <a:gd name="T66" fmla="*/ 12 w 540"/>
                              <a:gd name="T67" fmla="*/ 1020 h 1270"/>
                              <a:gd name="T68" fmla="*/ 72 w 540"/>
                              <a:gd name="T69" fmla="*/ 1180 h 1270"/>
                              <a:gd name="T70" fmla="*/ 108 w 540"/>
                              <a:gd name="T71" fmla="*/ 1230 h 1270"/>
                              <a:gd name="T72" fmla="*/ 156 w 540"/>
                              <a:gd name="T73" fmla="*/ 1270 h 1270"/>
                              <a:gd name="T74" fmla="*/ 216 w 540"/>
                              <a:gd name="T75" fmla="*/ 1270 h 1270"/>
                              <a:gd name="T76" fmla="*/ 276 w 540"/>
                              <a:gd name="T77" fmla="*/ 1230 h 1270"/>
                              <a:gd name="T78" fmla="*/ 324 w 540"/>
                              <a:gd name="T79" fmla="*/ 1190 h 1270"/>
                              <a:gd name="T80" fmla="*/ 360 w 540"/>
                              <a:gd name="T81" fmla="*/ 1140 h 1270"/>
                              <a:gd name="T82" fmla="*/ 396 w 540"/>
                              <a:gd name="T83" fmla="*/ 1040 h 1270"/>
                              <a:gd name="T84" fmla="*/ 396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940"/>
                                </a:moveTo>
                                <a:lnTo>
                                  <a:pt x="396" y="900"/>
                                </a:lnTo>
                                <a:lnTo>
                                  <a:pt x="372" y="940"/>
                                </a:lnTo>
                                <a:lnTo>
                                  <a:pt x="348" y="960"/>
                                </a:lnTo>
                                <a:lnTo>
                                  <a:pt x="300" y="980"/>
                                </a:lnTo>
                                <a:lnTo>
                                  <a:pt x="240" y="960"/>
                                </a:lnTo>
                                <a:lnTo>
                                  <a:pt x="180" y="860"/>
                                </a:lnTo>
                                <a:lnTo>
                                  <a:pt x="144" y="730"/>
                                </a:lnTo>
                                <a:lnTo>
                                  <a:pt x="132" y="610"/>
                                </a:lnTo>
                                <a:lnTo>
                                  <a:pt x="144" y="470"/>
                                </a:lnTo>
                                <a:lnTo>
                                  <a:pt x="180" y="370"/>
                                </a:lnTo>
                                <a:lnTo>
                                  <a:pt x="276" y="200"/>
                                </a:lnTo>
                                <a:lnTo>
                                  <a:pt x="336" y="160"/>
                                </a:lnTo>
                                <a:lnTo>
                                  <a:pt x="360" y="180"/>
                                </a:lnTo>
                                <a:lnTo>
                                  <a:pt x="384" y="220"/>
                                </a:lnTo>
                                <a:lnTo>
                                  <a:pt x="408" y="240"/>
                                </a:lnTo>
                                <a:lnTo>
                                  <a:pt x="432" y="200"/>
                                </a:lnTo>
                                <a:lnTo>
                                  <a:pt x="468" y="160"/>
                                </a:lnTo>
                                <a:lnTo>
                                  <a:pt x="504" y="120"/>
                                </a:lnTo>
                                <a:lnTo>
                                  <a:pt x="528" y="100"/>
                                </a:lnTo>
                                <a:lnTo>
                                  <a:pt x="540" y="100"/>
                                </a:lnTo>
                                <a:lnTo>
                                  <a:pt x="540" y="80"/>
                                </a:lnTo>
                                <a:lnTo>
                                  <a:pt x="492" y="20"/>
                                </a:lnTo>
                                <a:lnTo>
                                  <a:pt x="444" y="0"/>
                                </a:lnTo>
                                <a:lnTo>
                                  <a:pt x="396" y="0"/>
                                </a:lnTo>
                                <a:lnTo>
                                  <a:pt x="336" y="20"/>
                                </a:lnTo>
                                <a:lnTo>
                                  <a:pt x="228" y="140"/>
                                </a:lnTo>
                                <a:lnTo>
                                  <a:pt x="144" y="300"/>
                                </a:lnTo>
                                <a:lnTo>
                                  <a:pt x="84" y="450"/>
                                </a:lnTo>
                                <a:lnTo>
                                  <a:pt x="36" y="570"/>
                                </a:lnTo>
                                <a:lnTo>
                                  <a:pt x="12" y="710"/>
                                </a:lnTo>
                                <a:lnTo>
                                  <a:pt x="0" y="800"/>
                                </a:lnTo>
                                <a:lnTo>
                                  <a:pt x="0" y="920"/>
                                </a:lnTo>
                                <a:lnTo>
                                  <a:pt x="12" y="1020"/>
                                </a:lnTo>
                                <a:lnTo>
                                  <a:pt x="72" y="1180"/>
                                </a:lnTo>
                                <a:lnTo>
                                  <a:pt x="108" y="1230"/>
                                </a:lnTo>
                                <a:lnTo>
                                  <a:pt x="156" y="1270"/>
                                </a:lnTo>
                                <a:lnTo>
                                  <a:pt x="216" y="1270"/>
                                </a:lnTo>
                                <a:lnTo>
                                  <a:pt x="276" y="1230"/>
                                </a:lnTo>
                                <a:lnTo>
                                  <a:pt x="324" y="1190"/>
                                </a:lnTo>
                                <a:lnTo>
                                  <a:pt x="360" y="1140"/>
                                </a:lnTo>
                                <a:lnTo>
                                  <a:pt x="396" y="1040"/>
                                </a:lnTo>
                                <a:lnTo>
                                  <a:pt x="396"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8"/>
                        <wps:cNvSpPr>
                          <a:spLocks/>
                        </wps:cNvSpPr>
                        <wps:spPr bwMode="auto">
                          <a:xfrm>
                            <a:off x="9989" y="1324"/>
                            <a:ext cx="815" cy="1889"/>
                          </a:xfrm>
                          <a:custGeom>
                            <a:avLst/>
                            <a:gdLst>
                              <a:gd name="T0" fmla="*/ 829 w 841"/>
                              <a:gd name="T1" fmla="*/ 0 h 1810"/>
                              <a:gd name="T2" fmla="*/ 841 w 841"/>
                              <a:gd name="T3" fmla="*/ 100 h 1810"/>
                              <a:gd name="T4" fmla="*/ 817 w 841"/>
                              <a:gd name="T5" fmla="*/ 250 h 1810"/>
                              <a:gd name="T6" fmla="*/ 805 w 841"/>
                              <a:gd name="T7" fmla="*/ 370 h 1810"/>
                              <a:gd name="T8" fmla="*/ 829 w 841"/>
                              <a:gd name="T9" fmla="*/ 470 h 1810"/>
                              <a:gd name="T10" fmla="*/ 817 w 841"/>
                              <a:gd name="T11" fmla="*/ 490 h 1810"/>
                              <a:gd name="T12" fmla="*/ 805 w 841"/>
                              <a:gd name="T13" fmla="*/ 510 h 1810"/>
                              <a:gd name="T14" fmla="*/ 793 w 841"/>
                              <a:gd name="T15" fmla="*/ 490 h 1810"/>
                              <a:gd name="T16" fmla="*/ 757 w 841"/>
                              <a:gd name="T17" fmla="*/ 510 h 1810"/>
                              <a:gd name="T18" fmla="*/ 661 w 841"/>
                              <a:gd name="T19" fmla="*/ 580 h 1810"/>
                              <a:gd name="T20" fmla="*/ 553 w 841"/>
                              <a:gd name="T21" fmla="*/ 700 h 1810"/>
                              <a:gd name="T22" fmla="*/ 445 w 841"/>
                              <a:gd name="T23" fmla="*/ 880 h 1810"/>
                              <a:gd name="T24" fmla="*/ 397 w 841"/>
                              <a:gd name="T25" fmla="*/ 1030 h 1810"/>
                              <a:gd name="T26" fmla="*/ 337 w 841"/>
                              <a:gd name="T27" fmla="*/ 1210 h 1810"/>
                              <a:gd name="T28" fmla="*/ 301 w 841"/>
                              <a:gd name="T29" fmla="*/ 1420 h 1810"/>
                              <a:gd name="T30" fmla="*/ 301 w 841"/>
                              <a:gd name="T31" fmla="*/ 1540 h 1810"/>
                              <a:gd name="T32" fmla="*/ 313 w 841"/>
                              <a:gd name="T33" fmla="*/ 1640 h 1810"/>
                              <a:gd name="T34" fmla="*/ 313 w 841"/>
                              <a:gd name="T35" fmla="*/ 1700 h 1810"/>
                              <a:gd name="T36" fmla="*/ 313 w 841"/>
                              <a:gd name="T37" fmla="*/ 1720 h 1810"/>
                              <a:gd name="T38" fmla="*/ 277 w 841"/>
                              <a:gd name="T39" fmla="*/ 1740 h 1810"/>
                              <a:gd name="T40" fmla="*/ 217 w 841"/>
                              <a:gd name="T41" fmla="*/ 1720 h 1810"/>
                              <a:gd name="T42" fmla="*/ 193 w 841"/>
                              <a:gd name="T43" fmla="*/ 1720 h 1810"/>
                              <a:gd name="T44" fmla="*/ 120 w 841"/>
                              <a:gd name="T45" fmla="*/ 1760 h 1810"/>
                              <a:gd name="T46" fmla="*/ 24 w 841"/>
                              <a:gd name="T47" fmla="*/ 1790 h 1810"/>
                              <a:gd name="T48" fmla="*/ 12 w 841"/>
                              <a:gd name="T49" fmla="*/ 1810 h 1810"/>
                              <a:gd name="T50" fmla="*/ 0 w 841"/>
                              <a:gd name="T51" fmla="*/ 1810 h 1810"/>
                              <a:gd name="T52" fmla="*/ 0 w 841"/>
                              <a:gd name="T53" fmla="*/ 1790 h 1810"/>
                              <a:gd name="T54" fmla="*/ 0 w 841"/>
                              <a:gd name="T55" fmla="*/ 1740 h 1810"/>
                              <a:gd name="T56" fmla="*/ 24 w 841"/>
                              <a:gd name="T57" fmla="*/ 1540 h 1810"/>
                              <a:gd name="T58" fmla="*/ 48 w 841"/>
                              <a:gd name="T59" fmla="*/ 1400 h 1810"/>
                              <a:gd name="T60" fmla="*/ 48 w 841"/>
                              <a:gd name="T61" fmla="*/ 1350 h 1810"/>
                              <a:gd name="T62" fmla="*/ 24 w 841"/>
                              <a:gd name="T63" fmla="*/ 1210 h 1810"/>
                              <a:gd name="T64" fmla="*/ 36 w 841"/>
                              <a:gd name="T65" fmla="*/ 1110 h 1810"/>
                              <a:gd name="T66" fmla="*/ 48 w 841"/>
                              <a:gd name="T67" fmla="*/ 1110 h 1810"/>
                              <a:gd name="T68" fmla="*/ 72 w 841"/>
                              <a:gd name="T69" fmla="*/ 1130 h 1810"/>
                              <a:gd name="T70" fmla="*/ 120 w 841"/>
                              <a:gd name="T71" fmla="*/ 1150 h 1810"/>
                              <a:gd name="T72" fmla="*/ 181 w 841"/>
                              <a:gd name="T73" fmla="*/ 1150 h 1810"/>
                              <a:gd name="T74" fmla="*/ 265 w 841"/>
                              <a:gd name="T75" fmla="*/ 1070 h 1810"/>
                              <a:gd name="T76" fmla="*/ 361 w 841"/>
                              <a:gd name="T77" fmla="*/ 950 h 1810"/>
                              <a:gd name="T78" fmla="*/ 433 w 841"/>
                              <a:gd name="T79" fmla="*/ 820 h 1810"/>
                              <a:gd name="T80" fmla="*/ 505 w 841"/>
                              <a:gd name="T81" fmla="*/ 600 h 1810"/>
                              <a:gd name="T82" fmla="*/ 565 w 841"/>
                              <a:gd name="T83" fmla="*/ 370 h 1810"/>
                              <a:gd name="T84" fmla="*/ 601 w 841"/>
                              <a:gd name="T85" fmla="*/ 150 h 1810"/>
                              <a:gd name="T86" fmla="*/ 601 w 841"/>
                              <a:gd name="T87" fmla="*/ 100 h 1810"/>
                              <a:gd name="T88" fmla="*/ 601 w 841"/>
                              <a:gd name="T89" fmla="*/ 60 h 1810"/>
                              <a:gd name="T90" fmla="*/ 601 w 841"/>
                              <a:gd name="T91" fmla="*/ 20 h 1810"/>
                              <a:gd name="T92" fmla="*/ 625 w 841"/>
                              <a:gd name="T93" fmla="*/ 20 h 1810"/>
                              <a:gd name="T94" fmla="*/ 661 w 841"/>
                              <a:gd name="T95" fmla="*/ 60 h 1810"/>
                              <a:gd name="T96" fmla="*/ 721 w 841"/>
                              <a:gd name="T97" fmla="*/ 40 h 1810"/>
                              <a:gd name="T98" fmla="*/ 781 w 841"/>
                              <a:gd name="T99" fmla="*/ 0 h 1810"/>
                              <a:gd name="T100" fmla="*/ 829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829" y="0"/>
                                </a:moveTo>
                                <a:lnTo>
                                  <a:pt x="841" y="100"/>
                                </a:lnTo>
                                <a:lnTo>
                                  <a:pt x="817" y="250"/>
                                </a:lnTo>
                                <a:lnTo>
                                  <a:pt x="805" y="370"/>
                                </a:lnTo>
                                <a:lnTo>
                                  <a:pt x="829" y="470"/>
                                </a:lnTo>
                                <a:lnTo>
                                  <a:pt x="817" y="490"/>
                                </a:lnTo>
                                <a:lnTo>
                                  <a:pt x="805" y="510"/>
                                </a:lnTo>
                                <a:lnTo>
                                  <a:pt x="793" y="490"/>
                                </a:lnTo>
                                <a:lnTo>
                                  <a:pt x="757" y="510"/>
                                </a:lnTo>
                                <a:lnTo>
                                  <a:pt x="661" y="580"/>
                                </a:lnTo>
                                <a:lnTo>
                                  <a:pt x="553" y="700"/>
                                </a:lnTo>
                                <a:lnTo>
                                  <a:pt x="445" y="880"/>
                                </a:lnTo>
                                <a:lnTo>
                                  <a:pt x="397" y="1030"/>
                                </a:lnTo>
                                <a:lnTo>
                                  <a:pt x="337" y="1210"/>
                                </a:lnTo>
                                <a:lnTo>
                                  <a:pt x="301" y="1420"/>
                                </a:lnTo>
                                <a:lnTo>
                                  <a:pt x="301" y="1540"/>
                                </a:lnTo>
                                <a:lnTo>
                                  <a:pt x="313" y="1640"/>
                                </a:lnTo>
                                <a:lnTo>
                                  <a:pt x="313" y="1700"/>
                                </a:lnTo>
                                <a:lnTo>
                                  <a:pt x="313" y="1720"/>
                                </a:lnTo>
                                <a:lnTo>
                                  <a:pt x="277" y="1740"/>
                                </a:lnTo>
                                <a:lnTo>
                                  <a:pt x="217" y="1720"/>
                                </a:lnTo>
                                <a:lnTo>
                                  <a:pt x="193" y="1720"/>
                                </a:lnTo>
                                <a:lnTo>
                                  <a:pt x="120" y="1760"/>
                                </a:lnTo>
                                <a:lnTo>
                                  <a:pt x="24" y="1790"/>
                                </a:lnTo>
                                <a:lnTo>
                                  <a:pt x="12" y="1810"/>
                                </a:lnTo>
                                <a:lnTo>
                                  <a:pt x="0" y="1810"/>
                                </a:lnTo>
                                <a:lnTo>
                                  <a:pt x="0" y="1790"/>
                                </a:lnTo>
                                <a:lnTo>
                                  <a:pt x="0" y="1740"/>
                                </a:lnTo>
                                <a:lnTo>
                                  <a:pt x="24" y="1540"/>
                                </a:lnTo>
                                <a:lnTo>
                                  <a:pt x="48" y="1400"/>
                                </a:lnTo>
                                <a:lnTo>
                                  <a:pt x="48" y="1350"/>
                                </a:lnTo>
                                <a:lnTo>
                                  <a:pt x="24" y="1210"/>
                                </a:lnTo>
                                <a:lnTo>
                                  <a:pt x="36" y="1110"/>
                                </a:lnTo>
                                <a:lnTo>
                                  <a:pt x="48" y="1110"/>
                                </a:lnTo>
                                <a:lnTo>
                                  <a:pt x="72" y="1130"/>
                                </a:lnTo>
                                <a:lnTo>
                                  <a:pt x="120" y="1150"/>
                                </a:lnTo>
                                <a:lnTo>
                                  <a:pt x="181" y="1150"/>
                                </a:lnTo>
                                <a:lnTo>
                                  <a:pt x="265" y="1070"/>
                                </a:lnTo>
                                <a:lnTo>
                                  <a:pt x="361" y="950"/>
                                </a:lnTo>
                                <a:lnTo>
                                  <a:pt x="433" y="820"/>
                                </a:lnTo>
                                <a:lnTo>
                                  <a:pt x="505" y="600"/>
                                </a:lnTo>
                                <a:lnTo>
                                  <a:pt x="565" y="370"/>
                                </a:lnTo>
                                <a:lnTo>
                                  <a:pt x="601" y="150"/>
                                </a:lnTo>
                                <a:lnTo>
                                  <a:pt x="601" y="100"/>
                                </a:lnTo>
                                <a:lnTo>
                                  <a:pt x="601" y="60"/>
                                </a:lnTo>
                                <a:lnTo>
                                  <a:pt x="601" y="20"/>
                                </a:lnTo>
                                <a:lnTo>
                                  <a:pt x="625" y="20"/>
                                </a:lnTo>
                                <a:lnTo>
                                  <a:pt x="661" y="60"/>
                                </a:lnTo>
                                <a:lnTo>
                                  <a:pt x="721" y="40"/>
                                </a:lnTo>
                                <a:lnTo>
                                  <a:pt x="781" y="0"/>
                                </a:lnTo>
                                <a:lnTo>
                                  <a:pt x="829"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9"/>
                        <wps:cNvSpPr>
                          <a:spLocks/>
                        </wps:cNvSpPr>
                        <wps:spPr bwMode="auto">
                          <a:xfrm>
                            <a:off x="1847" y="1324"/>
                            <a:ext cx="572" cy="1241"/>
                          </a:xfrm>
                          <a:custGeom>
                            <a:avLst/>
                            <a:gdLst>
                              <a:gd name="T0" fmla="*/ 433 w 589"/>
                              <a:gd name="T1" fmla="*/ 310 h 1190"/>
                              <a:gd name="T2" fmla="*/ 421 w 589"/>
                              <a:gd name="T3" fmla="*/ 330 h 1190"/>
                              <a:gd name="T4" fmla="*/ 433 w 589"/>
                              <a:gd name="T5" fmla="*/ 390 h 1190"/>
                              <a:gd name="T6" fmla="*/ 445 w 589"/>
                              <a:gd name="T7" fmla="*/ 450 h 1190"/>
                              <a:gd name="T8" fmla="*/ 457 w 589"/>
                              <a:gd name="T9" fmla="*/ 550 h 1190"/>
                              <a:gd name="T10" fmla="*/ 445 w 589"/>
                              <a:gd name="T11" fmla="*/ 660 h 1190"/>
                              <a:gd name="T12" fmla="*/ 397 w 589"/>
                              <a:gd name="T13" fmla="*/ 800 h 1190"/>
                              <a:gd name="T14" fmla="*/ 336 w 589"/>
                              <a:gd name="T15" fmla="*/ 880 h 1190"/>
                              <a:gd name="T16" fmla="*/ 276 w 589"/>
                              <a:gd name="T17" fmla="*/ 900 h 1190"/>
                              <a:gd name="T18" fmla="*/ 216 w 589"/>
                              <a:gd name="T19" fmla="*/ 880 h 1190"/>
                              <a:gd name="T20" fmla="*/ 168 w 589"/>
                              <a:gd name="T21" fmla="*/ 800 h 1190"/>
                              <a:gd name="T22" fmla="*/ 96 w 589"/>
                              <a:gd name="T23" fmla="*/ 590 h 1190"/>
                              <a:gd name="T24" fmla="*/ 72 w 589"/>
                              <a:gd name="T25" fmla="*/ 470 h 1190"/>
                              <a:gd name="T26" fmla="*/ 84 w 589"/>
                              <a:gd name="T27" fmla="*/ 410 h 1190"/>
                              <a:gd name="T28" fmla="*/ 96 w 589"/>
                              <a:gd name="T29" fmla="*/ 350 h 1190"/>
                              <a:gd name="T30" fmla="*/ 108 w 589"/>
                              <a:gd name="T31" fmla="*/ 290 h 1190"/>
                              <a:gd name="T32" fmla="*/ 96 w 589"/>
                              <a:gd name="T33" fmla="*/ 250 h 1190"/>
                              <a:gd name="T34" fmla="*/ 72 w 589"/>
                              <a:gd name="T35" fmla="*/ 160 h 1190"/>
                              <a:gd name="T36" fmla="*/ 60 w 589"/>
                              <a:gd name="T37" fmla="*/ 80 h 1190"/>
                              <a:gd name="T38" fmla="*/ 48 w 589"/>
                              <a:gd name="T39" fmla="*/ 40 h 1190"/>
                              <a:gd name="T40" fmla="*/ 48 w 589"/>
                              <a:gd name="T41" fmla="*/ 0 h 1190"/>
                              <a:gd name="T42" fmla="*/ 36 w 589"/>
                              <a:gd name="T43" fmla="*/ 20 h 1190"/>
                              <a:gd name="T44" fmla="*/ 12 w 589"/>
                              <a:gd name="T45" fmla="*/ 120 h 1190"/>
                              <a:gd name="T46" fmla="*/ 0 w 589"/>
                              <a:gd name="T47" fmla="*/ 230 h 1190"/>
                              <a:gd name="T48" fmla="*/ 0 w 589"/>
                              <a:gd name="T49" fmla="*/ 350 h 1190"/>
                              <a:gd name="T50" fmla="*/ 12 w 589"/>
                              <a:gd name="T51" fmla="*/ 470 h 1190"/>
                              <a:gd name="T52" fmla="*/ 60 w 589"/>
                              <a:gd name="T53" fmla="*/ 680 h 1190"/>
                              <a:gd name="T54" fmla="*/ 132 w 589"/>
                              <a:gd name="T55" fmla="*/ 880 h 1190"/>
                              <a:gd name="T56" fmla="*/ 204 w 589"/>
                              <a:gd name="T57" fmla="*/ 1020 h 1190"/>
                              <a:gd name="T58" fmla="*/ 264 w 589"/>
                              <a:gd name="T59" fmla="*/ 1090 h 1190"/>
                              <a:gd name="T60" fmla="*/ 324 w 589"/>
                              <a:gd name="T61" fmla="*/ 1150 h 1190"/>
                              <a:gd name="T62" fmla="*/ 372 w 589"/>
                              <a:gd name="T63" fmla="*/ 1190 h 1190"/>
                              <a:gd name="T64" fmla="*/ 433 w 589"/>
                              <a:gd name="T65" fmla="*/ 1190 h 1190"/>
                              <a:gd name="T66" fmla="*/ 469 w 589"/>
                              <a:gd name="T67" fmla="*/ 1150 h 1190"/>
                              <a:gd name="T68" fmla="*/ 541 w 589"/>
                              <a:gd name="T69" fmla="*/ 1050 h 1190"/>
                              <a:gd name="T70" fmla="*/ 577 w 589"/>
                              <a:gd name="T71" fmla="*/ 960 h 1190"/>
                              <a:gd name="T72" fmla="*/ 589 w 589"/>
                              <a:gd name="T73" fmla="*/ 840 h 1190"/>
                              <a:gd name="T74" fmla="*/ 589 w 589"/>
                              <a:gd name="T75" fmla="*/ 720 h 1190"/>
                              <a:gd name="T76" fmla="*/ 577 w 589"/>
                              <a:gd name="T77" fmla="*/ 610 h 1190"/>
                              <a:gd name="T78" fmla="*/ 553 w 589"/>
                              <a:gd name="T79" fmla="*/ 490 h 1190"/>
                              <a:gd name="T80" fmla="*/ 517 w 589"/>
                              <a:gd name="T81" fmla="*/ 410 h 1190"/>
                              <a:gd name="T82" fmla="*/ 481 w 589"/>
                              <a:gd name="T83" fmla="*/ 350 h 1190"/>
                              <a:gd name="T84" fmla="*/ 433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433" y="310"/>
                                </a:moveTo>
                                <a:lnTo>
                                  <a:pt x="421" y="330"/>
                                </a:lnTo>
                                <a:lnTo>
                                  <a:pt x="433" y="390"/>
                                </a:lnTo>
                                <a:lnTo>
                                  <a:pt x="445" y="450"/>
                                </a:lnTo>
                                <a:lnTo>
                                  <a:pt x="457" y="550"/>
                                </a:lnTo>
                                <a:lnTo>
                                  <a:pt x="445" y="660"/>
                                </a:lnTo>
                                <a:lnTo>
                                  <a:pt x="397" y="800"/>
                                </a:lnTo>
                                <a:lnTo>
                                  <a:pt x="336" y="880"/>
                                </a:lnTo>
                                <a:lnTo>
                                  <a:pt x="276" y="900"/>
                                </a:lnTo>
                                <a:lnTo>
                                  <a:pt x="216" y="880"/>
                                </a:lnTo>
                                <a:lnTo>
                                  <a:pt x="168" y="800"/>
                                </a:lnTo>
                                <a:lnTo>
                                  <a:pt x="96" y="590"/>
                                </a:lnTo>
                                <a:lnTo>
                                  <a:pt x="72" y="470"/>
                                </a:lnTo>
                                <a:lnTo>
                                  <a:pt x="84" y="410"/>
                                </a:lnTo>
                                <a:lnTo>
                                  <a:pt x="96" y="350"/>
                                </a:lnTo>
                                <a:lnTo>
                                  <a:pt x="108" y="290"/>
                                </a:lnTo>
                                <a:lnTo>
                                  <a:pt x="96" y="250"/>
                                </a:lnTo>
                                <a:lnTo>
                                  <a:pt x="72" y="160"/>
                                </a:lnTo>
                                <a:lnTo>
                                  <a:pt x="60" y="80"/>
                                </a:lnTo>
                                <a:lnTo>
                                  <a:pt x="48" y="40"/>
                                </a:lnTo>
                                <a:lnTo>
                                  <a:pt x="48" y="0"/>
                                </a:lnTo>
                                <a:lnTo>
                                  <a:pt x="36" y="20"/>
                                </a:lnTo>
                                <a:lnTo>
                                  <a:pt x="12" y="120"/>
                                </a:lnTo>
                                <a:lnTo>
                                  <a:pt x="0" y="230"/>
                                </a:lnTo>
                                <a:lnTo>
                                  <a:pt x="0" y="350"/>
                                </a:lnTo>
                                <a:lnTo>
                                  <a:pt x="12" y="470"/>
                                </a:lnTo>
                                <a:lnTo>
                                  <a:pt x="60" y="680"/>
                                </a:lnTo>
                                <a:lnTo>
                                  <a:pt x="132" y="880"/>
                                </a:lnTo>
                                <a:lnTo>
                                  <a:pt x="204" y="1020"/>
                                </a:lnTo>
                                <a:lnTo>
                                  <a:pt x="264" y="1090"/>
                                </a:lnTo>
                                <a:lnTo>
                                  <a:pt x="324" y="1150"/>
                                </a:lnTo>
                                <a:lnTo>
                                  <a:pt x="372" y="1190"/>
                                </a:lnTo>
                                <a:lnTo>
                                  <a:pt x="433" y="1190"/>
                                </a:lnTo>
                                <a:lnTo>
                                  <a:pt x="469" y="1150"/>
                                </a:lnTo>
                                <a:lnTo>
                                  <a:pt x="541" y="1050"/>
                                </a:lnTo>
                                <a:lnTo>
                                  <a:pt x="577" y="960"/>
                                </a:lnTo>
                                <a:lnTo>
                                  <a:pt x="589" y="840"/>
                                </a:lnTo>
                                <a:lnTo>
                                  <a:pt x="589" y="720"/>
                                </a:lnTo>
                                <a:lnTo>
                                  <a:pt x="577" y="610"/>
                                </a:lnTo>
                                <a:lnTo>
                                  <a:pt x="553" y="490"/>
                                </a:lnTo>
                                <a:lnTo>
                                  <a:pt x="517" y="410"/>
                                </a:lnTo>
                                <a:lnTo>
                                  <a:pt x="481" y="350"/>
                                </a:lnTo>
                                <a:lnTo>
                                  <a:pt x="433"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10"/>
                        <wps:cNvSpPr>
                          <a:spLocks/>
                        </wps:cNvSpPr>
                        <wps:spPr bwMode="auto">
                          <a:xfrm>
                            <a:off x="1545" y="1543"/>
                            <a:ext cx="524" cy="1325"/>
                          </a:xfrm>
                          <a:custGeom>
                            <a:avLst/>
                            <a:gdLst>
                              <a:gd name="T0" fmla="*/ 132 w 540"/>
                              <a:gd name="T1" fmla="*/ 940 h 1270"/>
                              <a:gd name="T2" fmla="*/ 144 w 540"/>
                              <a:gd name="T3" fmla="*/ 900 h 1270"/>
                              <a:gd name="T4" fmla="*/ 168 w 540"/>
                              <a:gd name="T5" fmla="*/ 940 h 1270"/>
                              <a:gd name="T6" fmla="*/ 192 w 540"/>
                              <a:gd name="T7" fmla="*/ 960 h 1270"/>
                              <a:gd name="T8" fmla="*/ 240 w 540"/>
                              <a:gd name="T9" fmla="*/ 980 h 1270"/>
                              <a:gd name="T10" fmla="*/ 300 w 540"/>
                              <a:gd name="T11" fmla="*/ 960 h 1270"/>
                              <a:gd name="T12" fmla="*/ 360 w 540"/>
                              <a:gd name="T13" fmla="*/ 860 h 1270"/>
                              <a:gd name="T14" fmla="*/ 396 w 540"/>
                              <a:gd name="T15" fmla="*/ 730 h 1270"/>
                              <a:gd name="T16" fmla="*/ 408 w 540"/>
                              <a:gd name="T17" fmla="*/ 610 h 1270"/>
                              <a:gd name="T18" fmla="*/ 396 w 540"/>
                              <a:gd name="T19" fmla="*/ 470 h 1270"/>
                              <a:gd name="T20" fmla="*/ 360 w 540"/>
                              <a:gd name="T21" fmla="*/ 370 h 1270"/>
                              <a:gd name="T22" fmla="*/ 264 w 540"/>
                              <a:gd name="T23" fmla="*/ 200 h 1270"/>
                              <a:gd name="T24" fmla="*/ 204 w 540"/>
                              <a:gd name="T25" fmla="*/ 160 h 1270"/>
                              <a:gd name="T26" fmla="*/ 180 w 540"/>
                              <a:gd name="T27" fmla="*/ 180 h 1270"/>
                              <a:gd name="T28" fmla="*/ 156 w 540"/>
                              <a:gd name="T29" fmla="*/ 220 h 1270"/>
                              <a:gd name="T30" fmla="*/ 120 w 540"/>
                              <a:gd name="T31" fmla="*/ 240 h 1270"/>
                              <a:gd name="T32" fmla="*/ 108 w 540"/>
                              <a:gd name="T33" fmla="*/ 200 h 1270"/>
                              <a:gd name="T34" fmla="*/ 72 w 540"/>
                              <a:gd name="T35" fmla="*/ 160 h 1270"/>
                              <a:gd name="T36" fmla="*/ 24 w 540"/>
                              <a:gd name="T37" fmla="*/ 120 h 1270"/>
                              <a:gd name="T38" fmla="*/ 12 w 540"/>
                              <a:gd name="T39" fmla="*/ 100 h 1270"/>
                              <a:gd name="T40" fmla="*/ 0 w 540"/>
                              <a:gd name="T41" fmla="*/ 100 h 1270"/>
                              <a:gd name="T42" fmla="*/ 12 w 540"/>
                              <a:gd name="T43" fmla="*/ 80 h 1270"/>
                              <a:gd name="T44" fmla="*/ 48 w 540"/>
                              <a:gd name="T45" fmla="*/ 20 h 1270"/>
                              <a:gd name="T46" fmla="*/ 96 w 540"/>
                              <a:gd name="T47" fmla="*/ 0 h 1270"/>
                              <a:gd name="T48" fmla="*/ 156 w 540"/>
                              <a:gd name="T49" fmla="*/ 0 h 1270"/>
                              <a:gd name="T50" fmla="*/ 204 w 540"/>
                              <a:gd name="T51" fmla="*/ 20 h 1270"/>
                              <a:gd name="T52" fmla="*/ 300 w 540"/>
                              <a:gd name="T53" fmla="*/ 140 h 1270"/>
                              <a:gd name="T54" fmla="*/ 396 w 540"/>
                              <a:gd name="T55" fmla="*/ 300 h 1270"/>
                              <a:gd name="T56" fmla="*/ 456 w 540"/>
                              <a:gd name="T57" fmla="*/ 450 h 1270"/>
                              <a:gd name="T58" fmla="*/ 492 w 540"/>
                              <a:gd name="T59" fmla="*/ 570 h 1270"/>
                              <a:gd name="T60" fmla="*/ 516 w 540"/>
                              <a:gd name="T61" fmla="*/ 710 h 1270"/>
                              <a:gd name="T62" fmla="*/ 540 w 540"/>
                              <a:gd name="T63" fmla="*/ 800 h 1270"/>
                              <a:gd name="T64" fmla="*/ 540 w 540"/>
                              <a:gd name="T65" fmla="*/ 920 h 1270"/>
                              <a:gd name="T66" fmla="*/ 516 w 540"/>
                              <a:gd name="T67" fmla="*/ 1020 h 1270"/>
                              <a:gd name="T68" fmla="*/ 480 w 540"/>
                              <a:gd name="T69" fmla="*/ 1180 h 1270"/>
                              <a:gd name="T70" fmla="*/ 432 w 540"/>
                              <a:gd name="T71" fmla="*/ 1230 h 1270"/>
                              <a:gd name="T72" fmla="*/ 372 w 540"/>
                              <a:gd name="T73" fmla="*/ 1270 h 1270"/>
                              <a:gd name="T74" fmla="*/ 324 w 540"/>
                              <a:gd name="T75" fmla="*/ 1270 h 1270"/>
                              <a:gd name="T76" fmla="*/ 264 w 540"/>
                              <a:gd name="T77" fmla="*/ 1230 h 1270"/>
                              <a:gd name="T78" fmla="*/ 216 w 540"/>
                              <a:gd name="T79" fmla="*/ 1190 h 1270"/>
                              <a:gd name="T80" fmla="*/ 180 w 540"/>
                              <a:gd name="T81" fmla="*/ 1140 h 1270"/>
                              <a:gd name="T82" fmla="*/ 156 w 540"/>
                              <a:gd name="T83" fmla="*/ 1040 h 1270"/>
                              <a:gd name="T84" fmla="*/ 132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940"/>
                                </a:moveTo>
                                <a:lnTo>
                                  <a:pt x="144" y="900"/>
                                </a:lnTo>
                                <a:lnTo>
                                  <a:pt x="168" y="940"/>
                                </a:lnTo>
                                <a:lnTo>
                                  <a:pt x="192" y="960"/>
                                </a:lnTo>
                                <a:lnTo>
                                  <a:pt x="240" y="980"/>
                                </a:lnTo>
                                <a:lnTo>
                                  <a:pt x="300" y="960"/>
                                </a:lnTo>
                                <a:lnTo>
                                  <a:pt x="360" y="860"/>
                                </a:lnTo>
                                <a:lnTo>
                                  <a:pt x="396" y="730"/>
                                </a:lnTo>
                                <a:lnTo>
                                  <a:pt x="408" y="610"/>
                                </a:lnTo>
                                <a:lnTo>
                                  <a:pt x="396" y="470"/>
                                </a:lnTo>
                                <a:lnTo>
                                  <a:pt x="360" y="370"/>
                                </a:lnTo>
                                <a:lnTo>
                                  <a:pt x="264" y="200"/>
                                </a:lnTo>
                                <a:lnTo>
                                  <a:pt x="204" y="160"/>
                                </a:lnTo>
                                <a:lnTo>
                                  <a:pt x="180" y="180"/>
                                </a:lnTo>
                                <a:lnTo>
                                  <a:pt x="156" y="220"/>
                                </a:lnTo>
                                <a:lnTo>
                                  <a:pt x="120" y="240"/>
                                </a:lnTo>
                                <a:lnTo>
                                  <a:pt x="108" y="200"/>
                                </a:lnTo>
                                <a:lnTo>
                                  <a:pt x="72" y="160"/>
                                </a:lnTo>
                                <a:lnTo>
                                  <a:pt x="24" y="120"/>
                                </a:lnTo>
                                <a:lnTo>
                                  <a:pt x="12" y="100"/>
                                </a:lnTo>
                                <a:lnTo>
                                  <a:pt x="0" y="100"/>
                                </a:lnTo>
                                <a:lnTo>
                                  <a:pt x="12" y="80"/>
                                </a:lnTo>
                                <a:lnTo>
                                  <a:pt x="48" y="20"/>
                                </a:lnTo>
                                <a:lnTo>
                                  <a:pt x="96" y="0"/>
                                </a:lnTo>
                                <a:lnTo>
                                  <a:pt x="156" y="0"/>
                                </a:lnTo>
                                <a:lnTo>
                                  <a:pt x="204" y="20"/>
                                </a:lnTo>
                                <a:lnTo>
                                  <a:pt x="300" y="140"/>
                                </a:lnTo>
                                <a:lnTo>
                                  <a:pt x="396" y="300"/>
                                </a:lnTo>
                                <a:lnTo>
                                  <a:pt x="456" y="450"/>
                                </a:lnTo>
                                <a:lnTo>
                                  <a:pt x="492" y="570"/>
                                </a:lnTo>
                                <a:lnTo>
                                  <a:pt x="516" y="710"/>
                                </a:lnTo>
                                <a:lnTo>
                                  <a:pt x="540" y="800"/>
                                </a:lnTo>
                                <a:lnTo>
                                  <a:pt x="540" y="920"/>
                                </a:lnTo>
                                <a:lnTo>
                                  <a:pt x="516" y="1020"/>
                                </a:lnTo>
                                <a:lnTo>
                                  <a:pt x="480" y="1180"/>
                                </a:lnTo>
                                <a:lnTo>
                                  <a:pt x="432" y="1230"/>
                                </a:lnTo>
                                <a:lnTo>
                                  <a:pt x="372" y="1270"/>
                                </a:lnTo>
                                <a:lnTo>
                                  <a:pt x="324" y="1270"/>
                                </a:lnTo>
                                <a:lnTo>
                                  <a:pt x="264" y="1230"/>
                                </a:lnTo>
                                <a:lnTo>
                                  <a:pt x="216" y="1190"/>
                                </a:lnTo>
                                <a:lnTo>
                                  <a:pt x="180" y="1140"/>
                                </a:lnTo>
                                <a:lnTo>
                                  <a:pt x="156" y="1040"/>
                                </a:lnTo>
                                <a:lnTo>
                                  <a:pt x="132"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11"/>
                        <wps:cNvSpPr>
                          <a:spLocks/>
                        </wps:cNvSpPr>
                        <wps:spPr bwMode="auto">
                          <a:xfrm>
                            <a:off x="1591" y="1324"/>
                            <a:ext cx="816" cy="1889"/>
                          </a:xfrm>
                          <a:custGeom>
                            <a:avLst/>
                            <a:gdLst>
                              <a:gd name="T0" fmla="*/ 0 w 841"/>
                              <a:gd name="T1" fmla="*/ 0 h 1810"/>
                              <a:gd name="T2" fmla="*/ 0 w 841"/>
                              <a:gd name="T3" fmla="*/ 100 h 1810"/>
                              <a:gd name="T4" fmla="*/ 12 w 841"/>
                              <a:gd name="T5" fmla="*/ 250 h 1810"/>
                              <a:gd name="T6" fmla="*/ 24 w 841"/>
                              <a:gd name="T7" fmla="*/ 370 h 1810"/>
                              <a:gd name="T8" fmla="*/ 0 w 841"/>
                              <a:gd name="T9" fmla="*/ 470 h 1810"/>
                              <a:gd name="T10" fmla="*/ 0 w 841"/>
                              <a:gd name="T11" fmla="*/ 490 h 1810"/>
                              <a:gd name="T12" fmla="*/ 24 w 841"/>
                              <a:gd name="T13" fmla="*/ 510 h 1810"/>
                              <a:gd name="T14" fmla="*/ 36 w 841"/>
                              <a:gd name="T15" fmla="*/ 490 h 1810"/>
                              <a:gd name="T16" fmla="*/ 72 w 841"/>
                              <a:gd name="T17" fmla="*/ 510 h 1810"/>
                              <a:gd name="T18" fmla="*/ 168 w 841"/>
                              <a:gd name="T19" fmla="*/ 580 h 1810"/>
                              <a:gd name="T20" fmla="*/ 276 w 841"/>
                              <a:gd name="T21" fmla="*/ 700 h 1810"/>
                              <a:gd name="T22" fmla="*/ 372 w 841"/>
                              <a:gd name="T23" fmla="*/ 880 h 1810"/>
                              <a:gd name="T24" fmla="*/ 432 w 841"/>
                              <a:gd name="T25" fmla="*/ 1030 h 1810"/>
                              <a:gd name="T26" fmla="*/ 492 w 841"/>
                              <a:gd name="T27" fmla="*/ 1210 h 1810"/>
                              <a:gd name="T28" fmla="*/ 528 w 841"/>
                              <a:gd name="T29" fmla="*/ 1420 h 1810"/>
                              <a:gd name="T30" fmla="*/ 528 w 841"/>
                              <a:gd name="T31" fmla="*/ 1540 h 1810"/>
                              <a:gd name="T32" fmla="*/ 516 w 841"/>
                              <a:gd name="T33" fmla="*/ 1640 h 1810"/>
                              <a:gd name="T34" fmla="*/ 504 w 841"/>
                              <a:gd name="T35" fmla="*/ 1700 h 1810"/>
                              <a:gd name="T36" fmla="*/ 504 w 841"/>
                              <a:gd name="T37" fmla="*/ 1720 h 1810"/>
                              <a:gd name="T38" fmla="*/ 552 w 841"/>
                              <a:gd name="T39" fmla="*/ 1740 h 1810"/>
                              <a:gd name="T40" fmla="*/ 612 w 841"/>
                              <a:gd name="T41" fmla="*/ 1720 h 1810"/>
                              <a:gd name="T42" fmla="*/ 648 w 841"/>
                              <a:gd name="T43" fmla="*/ 1720 h 1810"/>
                              <a:gd name="T44" fmla="*/ 709 w 841"/>
                              <a:gd name="T45" fmla="*/ 1760 h 1810"/>
                              <a:gd name="T46" fmla="*/ 805 w 841"/>
                              <a:gd name="T47" fmla="*/ 1790 h 1810"/>
                              <a:gd name="T48" fmla="*/ 829 w 841"/>
                              <a:gd name="T49" fmla="*/ 1810 h 1810"/>
                              <a:gd name="T50" fmla="*/ 841 w 841"/>
                              <a:gd name="T51" fmla="*/ 1810 h 1810"/>
                              <a:gd name="T52" fmla="*/ 841 w 841"/>
                              <a:gd name="T53" fmla="*/ 1790 h 1810"/>
                              <a:gd name="T54" fmla="*/ 829 w 841"/>
                              <a:gd name="T55" fmla="*/ 1740 h 1810"/>
                              <a:gd name="T56" fmla="*/ 805 w 841"/>
                              <a:gd name="T57" fmla="*/ 1540 h 1810"/>
                              <a:gd name="T58" fmla="*/ 793 w 841"/>
                              <a:gd name="T59" fmla="*/ 1400 h 1810"/>
                              <a:gd name="T60" fmla="*/ 793 w 841"/>
                              <a:gd name="T61" fmla="*/ 1350 h 1810"/>
                              <a:gd name="T62" fmla="*/ 805 w 841"/>
                              <a:gd name="T63" fmla="*/ 1210 h 1810"/>
                              <a:gd name="T64" fmla="*/ 793 w 841"/>
                              <a:gd name="T65" fmla="*/ 1110 h 1810"/>
                              <a:gd name="T66" fmla="*/ 781 w 841"/>
                              <a:gd name="T67" fmla="*/ 1110 h 1810"/>
                              <a:gd name="T68" fmla="*/ 757 w 841"/>
                              <a:gd name="T69" fmla="*/ 1130 h 1810"/>
                              <a:gd name="T70" fmla="*/ 697 w 841"/>
                              <a:gd name="T71" fmla="*/ 1150 h 1810"/>
                              <a:gd name="T72" fmla="*/ 648 w 841"/>
                              <a:gd name="T73" fmla="*/ 1150 h 1810"/>
                              <a:gd name="T74" fmla="*/ 552 w 841"/>
                              <a:gd name="T75" fmla="*/ 1070 h 1810"/>
                              <a:gd name="T76" fmla="*/ 468 w 841"/>
                              <a:gd name="T77" fmla="*/ 950 h 1810"/>
                              <a:gd name="T78" fmla="*/ 396 w 841"/>
                              <a:gd name="T79" fmla="*/ 820 h 1810"/>
                              <a:gd name="T80" fmla="*/ 324 w 841"/>
                              <a:gd name="T81" fmla="*/ 600 h 1810"/>
                              <a:gd name="T82" fmla="*/ 264 w 841"/>
                              <a:gd name="T83" fmla="*/ 370 h 1810"/>
                              <a:gd name="T84" fmla="*/ 228 w 841"/>
                              <a:gd name="T85" fmla="*/ 150 h 1810"/>
                              <a:gd name="T86" fmla="*/ 216 w 841"/>
                              <a:gd name="T87" fmla="*/ 100 h 1810"/>
                              <a:gd name="T88" fmla="*/ 228 w 841"/>
                              <a:gd name="T89" fmla="*/ 60 h 1810"/>
                              <a:gd name="T90" fmla="*/ 216 w 841"/>
                              <a:gd name="T91" fmla="*/ 20 h 1810"/>
                              <a:gd name="T92" fmla="*/ 216 w 841"/>
                              <a:gd name="T93" fmla="*/ 20 h 1810"/>
                              <a:gd name="T94" fmla="*/ 168 w 841"/>
                              <a:gd name="T95" fmla="*/ 60 h 1810"/>
                              <a:gd name="T96" fmla="*/ 108 w 841"/>
                              <a:gd name="T97" fmla="*/ 40 h 1810"/>
                              <a:gd name="T98" fmla="*/ 36 w 841"/>
                              <a:gd name="T99" fmla="*/ 0 h 1810"/>
                              <a:gd name="T100" fmla="*/ 0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0" y="0"/>
                                </a:moveTo>
                                <a:lnTo>
                                  <a:pt x="0" y="100"/>
                                </a:lnTo>
                                <a:lnTo>
                                  <a:pt x="12" y="250"/>
                                </a:lnTo>
                                <a:lnTo>
                                  <a:pt x="24" y="370"/>
                                </a:lnTo>
                                <a:lnTo>
                                  <a:pt x="0" y="470"/>
                                </a:lnTo>
                                <a:lnTo>
                                  <a:pt x="0" y="490"/>
                                </a:lnTo>
                                <a:lnTo>
                                  <a:pt x="24" y="510"/>
                                </a:lnTo>
                                <a:lnTo>
                                  <a:pt x="36" y="490"/>
                                </a:lnTo>
                                <a:lnTo>
                                  <a:pt x="72" y="510"/>
                                </a:lnTo>
                                <a:lnTo>
                                  <a:pt x="168" y="580"/>
                                </a:lnTo>
                                <a:lnTo>
                                  <a:pt x="276" y="700"/>
                                </a:lnTo>
                                <a:lnTo>
                                  <a:pt x="372" y="880"/>
                                </a:lnTo>
                                <a:lnTo>
                                  <a:pt x="432" y="1030"/>
                                </a:lnTo>
                                <a:lnTo>
                                  <a:pt x="492" y="1210"/>
                                </a:lnTo>
                                <a:lnTo>
                                  <a:pt x="528" y="1420"/>
                                </a:lnTo>
                                <a:lnTo>
                                  <a:pt x="528" y="1540"/>
                                </a:lnTo>
                                <a:lnTo>
                                  <a:pt x="516" y="1640"/>
                                </a:lnTo>
                                <a:lnTo>
                                  <a:pt x="504" y="1700"/>
                                </a:lnTo>
                                <a:lnTo>
                                  <a:pt x="504" y="1720"/>
                                </a:lnTo>
                                <a:lnTo>
                                  <a:pt x="552" y="1740"/>
                                </a:lnTo>
                                <a:lnTo>
                                  <a:pt x="612" y="1720"/>
                                </a:lnTo>
                                <a:lnTo>
                                  <a:pt x="648" y="1720"/>
                                </a:lnTo>
                                <a:lnTo>
                                  <a:pt x="709" y="1760"/>
                                </a:lnTo>
                                <a:lnTo>
                                  <a:pt x="805" y="1790"/>
                                </a:lnTo>
                                <a:lnTo>
                                  <a:pt x="829" y="1810"/>
                                </a:lnTo>
                                <a:lnTo>
                                  <a:pt x="841" y="1810"/>
                                </a:lnTo>
                                <a:lnTo>
                                  <a:pt x="841" y="1790"/>
                                </a:lnTo>
                                <a:lnTo>
                                  <a:pt x="829" y="1740"/>
                                </a:lnTo>
                                <a:lnTo>
                                  <a:pt x="805" y="1540"/>
                                </a:lnTo>
                                <a:lnTo>
                                  <a:pt x="793" y="1400"/>
                                </a:lnTo>
                                <a:lnTo>
                                  <a:pt x="793" y="1350"/>
                                </a:lnTo>
                                <a:lnTo>
                                  <a:pt x="805" y="1210"/>
                                </a:lnTo>
                                <a:lnTo>
                                  <a:pt x="793" y="1110"/>
                                </a:lnTo>
                                <a:lnTo>
                                  <a:pt x="781" y="1110"/>
                                </a:lnTo>
                                <a:lnTo>
                                  <a:pt x="757" y="1130"/>
                                </a:lnTo>
                                <a:lnTo>
                                  <a:pt x="697" y="1150"/>
                                </a:lnTo>
                                <a:lnTo>
                                  <a:pt x="648" y="1150"/>
                                </a:lnTo>
                                <a:lnTo>
                                  <a:pt x="552" y="1070"/>
                                </a:lnTo>
                                <a:lnTo>
                                  <a:pt x="468" y="950"/>
                                </a:lnTo>
                                <a:lnTo>
                                  <a:pt x="396" y="820"/>
                                </a:lnTo>
                                <a:lnTo>
                                  <a:pt x="324" y="600"/>
                                </a:lnTo>
                                <a:lnTo>
                                  <a:pt x="264" y="370"/>
                                </a:lnTo>
                                <a:lnTo>
                                  <a:pt x="228" y="150"/>
                                </a:lnTo>
                                <a:lnTo>
                                  <a:pt x="216" y="100"/>
                                </a:lnTo>
                                <a:lnTo>
                                  <a:pt x="228" y="60"/>
                                </a:lnTo>
                                <a:lnTo>
                                  <a:pt x="216" y="20"/>
                                </a:lnTo>
                                <a:lnTo>
                                  <a:pt x="216" y="20"/>
                                </a:lnTo>
                                <a:lnTo>
                                  <a:pt x="168" y="60"/>
                                </a:lnTo>
                                <a:lnTo>
                                  <a:pt x="108" y="40"/>
                                </a:lnTo>
                                <a:lnTo>
                                  <a:pt x="36" y="0"/>
                                </a:lnTo>
                                <a:lnTo>
                                  <a:pt x="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12"/>
                        <wps:cNvSpPr>
                          <a:spLocks/>
                        </wps:cNvSpPr>
                        <wps:spPr bwMode="auto">
                          <a:xfrm>
                            <a:off x="9965" y="14492"/>
                            <a:ext cx="572" cy="1220"/>
                          </a:xfrm>
                          <a:custGeom>
                            <a:avLst/>
                            <a:gdLst>
                              <a:gd name="T0" fmla="*/ 144 w 589"/>
                              <a:gd name="T1" fmla="*/ 860 h 1170"/>
                              <a:gd name="T2" fmla="*/ 168 w 589"/>
                              <a:gd name="T3" fmla="*/ 840 h 1170"/>
                              <a:gd name="T4" fmla="*/ 156 w 589"/>
                              <a:gd name="T5" fmla="*/ 800 h 1170"/>
                              <a:gd name="T6" fmla="*/ 144 w 589"/>
                              <a:gd name="T7" fmla="*/ 740 h 1170"/>
                              <a:gd name="T8" fmla="*/ 144 w 589"/>
                              <a:gd name="T9" fmla="*/ 640 h 1170"/>
                              <a:gd name="T10" fmla="*/ 144 w 589"/>
                              <a:gd name="T11" fmla="*/ 510 h 1170"/>
                              <a:gd name="T12" fmla="*/ 193 w 589"/>
                              <a:gd name="T13" fmla="*/ 390 h 1170"/>
                              <a:gd name="T14" fmla="*/ 253 w 589"/>
                              <a:gd name="T15" fmla="*/ 290 h 1170"/>
                              <a:gd name="T16" fmla="*/ 313 w 589"/>
                              <a:gd name="T17" fmla="*/ 270 h 1170"/>
                              <a:gd name="T18" fmla="*/ 361 w 589"/>
                              <a:gd name="T19" fmla="*/ 310 h 1170"/>
                              <a:gd name="T20" fmla="*/ 409 w 589"/>
                              <a:gd name="T21" fmla="*/ 370 h 1170"/>
                              <a:gd name="T22" fmla="*/ 493 w 589"/>
                              <a:gd name="T23" fmla="*/ 580 h 1170"/>
                              <a:gd name="T24" fmla="*/ 505 w 589"/>
                              <a:gd name="T25" fmla="*/ 720 h 1170"/>
                              <a:gd name="T26" fmla="*/ 505 w 589"/>
                              <a:gd name="T27" fmla="*/ 780 h 1170"/>
                              <a:gd name="T28" fmla="*/ 493 w 589"/>
                              <a:gd name="T29" fmla="*/ 820 h 1170"/>
                              <a:gd name="T30" fmla="*/ 481 w 589"/>
                              <a:gd name="T31" fmla="*/ 880 h 1170"/>
                              <a:gd name="T32" fmla="*/ 493 w 589"/>
                              <a:gd name="T33" fmla="*/ 940 h 1170"/>
                              <a:gd name="T34" fmla="*/ 505 w 589"/>
                              <a:gd name="T35" fmla="*/ 1010 h 1170"/>
                              <a:gd name="T36" fmla="*/ 529 w 589"/>
                              <a:gd name="T37" fmla="*/ 1090 h 1170"/>
                              <a:gd name="T38" fmla="*/ 541 w 589"/>
                              <a:gd name="T39" fmla="*/ 1150 h 1170"/>
                              <a:gd name="T40" fmla="*/ 541 w 589"/>
                              <a:gd name="T41" fmla="*/ 1170 h 1170"/>
                              <a:gd name="T42" fmla="*/ 553 w 589"/>
                              <a:gd name="T43" fmla="*/ 1150 h 1170"/>
                              <a:gd name="T44" fmla="*/ 577 w 589"/>
                              <a:gd name="T45" fmla="*/ 1050 h 1170"/>
                              <a:gd name="T46" fmla="*/ 589 w 589"/>
                              <a:gd name="T47" fmla="*/ 950 h 1170"/>
                              <a:gd name="T48" fmla="*/ 589 w 589"/>
                              <a:gd name="T49" fmla="*/ 840 h 1170"/>
                              <a:gd name="T50" fmla="*/ 577 w 589"/>
                              <a:gd name="T51" fmla="*/ 720 h 1170"/>
                              <a:gd name="T52" fmla="*/ 517 w 589"/>
                              <a:gd name="T53" fmla="*/ 490 h 1170"/>
                              <a:gd name="T54" fmla="*/ 445 w 589"/>
                              <a:gd name="T55" fmla="*/ 290 h 1170"/>
                              <a:gd name="T56" fmla="*/ 385 w 589"/>
                              <a:gd name="T57" fmla="*/ 170 h 1170"/>
                              <a:gd name="T58" fmla="*/ 325 w 589"/>
                              <a:gd name="T59" fmla="*/ 80 h 1170"/>
                              <a:gd name="T60" fmla="*/ 265 w 589"/>
                              <a:gd name="T61" fmla="*/ 20 h 1170"/>
                              <a:gd name="T62" fmla="*/ 217 w 589"/>
                              <a:gd name="T63" fmla="*/ 0 h 1170"/>
                              <a:gd name="T64" fmla="*/ 168 w 589"/>
                              <a:gd name="T65" fmla="*/ 0 h 1170"/>
                              <a:gd name="T66" fmla="*/ 120 w 589"/>
                              <a:gd name="T67" fmla="*/ 20 h 1170"/>
                              <a:gd name="T68" fmla="*/ 48 w 589"/>
                              <a:gd name="T69" fmla="*/ 130 h 1170"/>
                              <a:gd name="T70" fmla="*/ 12 w 589"/>
                              <a:gd name="T71" fmla="*/ 230 h 1170"/>
                              <a:gd name="T72" fmla="*/ 0 w 589"/>
                              <a:gd name="T73" fmla="*/ 330 h 1170"/>
                              <a:gd name="T74" fmla="*/ 0 w 589"/>
                              <a:gd name="T75" fmla="*/ 470 h 1170"/>
                              <a:gd name="T76" fmla="*/ 12 w 589"/>
                              <a:gd name="T77" fmla="*/ 580 h 1170"/>
                              <a:gd name="T78" fmla="*/ 36 w 589"/>
                              <a:gd name="T79" fmla="*/ 680 h 1170"/>
                              <a:gd name="T80" fmla="*/ 72 w 589"/>
                              <a:gd name="T81" fmla="*/ 780 h 1170"/>
                              <a:gd name="T82" fmla="*/ 108 w 589"/>
                              <a:gd name="T83" fmla="*/ 840 h 1170"/>
                              <a:gd name="T84" fmla="*/ 144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144" y="860"/>
                                </a:moveTo>
                                <a:lnTo>
                                  <a:pt x="168" y="840"/>
                                </a:lnTo>
                                <a:lnTo>
                                  <a:pt x="156" y="800"/>
                                </a:lnTo>
                                <a:lnTo>
                                  <a:pt x="144" y="740"/>
                                </a:lnTo>
                                <a:lnTo>
                                  <a:pt x="144" y="640"/>
                                </a:lnTo>
                                <a:lnTo>
                                  <a:pt x="144" y="510"/>
                                </a:lnTo>
                                <a:lnTo>
                                  <a:pt x="193" y="390"/>
                                </a:lnTo>
                                <a:lnTo>
                                  <a:pt x="253" y="290"/>
                                </a:lnTo>
                                <a:lnTo>
                                  <a:pt x="313" y="270"/>
                                </a:lnTo>
                                <a:lnTo>
                                  <a:pt x="361" y="310"/>
                                </a:lnTo>
                                <a:lnTo>
                                  <a:pt x="409" y="370"/>
                                </a:lnTo>
                                <a:lnTo>
                                  <a:pt x="493" y="580"/>
                                </a:lnTo>
                                <a:lnTo>
                                  <a:pt x="505" y="720"/>
                                </a:lnTo>
                                <a:lnTo>
                                  <a:pt x="505" y="780"/>
                                </a:lnTo>
                                <a:lnTo>
                                  <a:pt x="493" y="820"/>
                                </a:lnTo>
                                <a:lnTo>
                                  <a:pt x="481" y="880"/>
                                </a:lnTo>
                                <a:lnTo>
                                  <a:pt x="493" y="940"/>
                                </a:lnTo>
                                <a:lnTo>
                                  <a:pt x="505" y="1010"/>
                                </a:lnTo>
                                <a:lnTo>
                                  <a:pt x="529" y="1090"/>
                                </a:lnTo>
                                <a:lnTo>
                                  <a:pt x="541" y="1150"/>
                                </a:lnTo>
                                <a:lnTo>
                                  <a:pt x="541" y="1170"/>
                                </a:lnTo>
                                <a:lnTo>
                                  <a:pt x="553" y="1150"/>
                                </a:lnTo>
                                <a:lnTo>
                                  <a:pt x="577" y="1050"/>
                                </a:lnTo>
                                <a:lnTo>
                                  <a:pt x="589" y="950"/>
                                </a:lnTo>
                                <a:lnTo>
                                  <a:pt x="589" y="840"/>
                                </a:lnTo>
                                <a:lnTo>
                                  <a:pt x="577" y="720"/>
                                </a:lnTo>
                                <a:lnTo>
                                  <a:pt x="517" y="490"/>
                                </a:lnTo>
                                <a:lnTo>
                                  <a:pt x="445" y="290"/>
                                </a:lnTo>
                                <a:lnTo>
                                  <a:pt x="385" y="170"/>
                                </a:lnTo>
                                <a:lnTo>
                                  <a:pt x="325" y="80"/>
                                </a:lnTo>
                                <a:lnTo>
                                  <a:pt x="265" y="20"/>
                                </a:lnTo>
                                <a:lnTo>
                                  <a:pt x="217" y="0"/>
                                </a:lnTo>
                                <a:lnTo>
                                  <a:pt x="168" y="0"/>
                                </a:lnTo>
                                <a:lnTo>
                                  <a:pt x="120" y="20"/>
                                </a:lnTo>
                                <a:lnTo>
                                  <a:pt x="48" y="130"/>
                                </a:lnTo>
                                <a:lnTo>
                                  <a:pt x="12" y="230"/>
                                </a:lnTo>
                                <a:lnTo>
                                  <a:pt x="0" y="330"/>
                                </a:lnTo>
                                <a:lnTo>
                                  <a:pt x="0" y="470"/>
                                </a:lnTo>
                                <a:lnTo>
                                  <a:pt x="12" y="580"/>
                                </a:lnTo>
                                <a:lnTo>
                                  <a:pt x="36" y="680"/>
                                </a:lnTo>
                                <a:lnTo>
                                  <a:pt x="72" y="780"/>
                                </a:lnTo>
                                <a:lnTo>
                                  <a:pt x="108" y="840"/>
                                </a:lnTo>
                                <a:lnTo>
                                  <a:pt x="144"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13"/>
                        <wps:cNvSpPr>
                          <a:spLocks/>
                        </wps:cNvSpPr>
                        <wps:spPr bwMode="auto">
                          <a:xfrm>
                            <a:off x="10315" y="13677"/>
                            <a:ext cx="524" cy="1326"/>
                          </a:xfrm>
                          <a:custGeom>
                            <a:avLst/>
                            <a:gdLst>
                              <a:gd name="T0" fmla="*/ 396 w 540"/>
                              <a:gd name="T1" fmla="*/ 310 h 1270"/>
                              <a:gd name="T2" fmla="*/ 396 w 540"/>
                              <a:gd name="T3" fmla="*/ 350 h 1270"/>
                              <a:gd name="T4" fmla="*/ 372 w 540"/>
                              <a:gd name="T5" fmla="*/ 330 h 1270"/>
                              <a:gd name="T6" fmla="*/ 348 w 540"/>
                              <a:gd name="T7" fmla="*/ 290 h 1270"/>
                              <a:gd name="T8" fmla="*/ 300 w 540"/>
                              <a:gd name="T9" fmla="*/ 270 h 1270"/>
                              <a:gd name="T10" fmla="*/ 240 w 540"/>
                              <a:gd name="T11" fmla="*/ 310 h 1270"/>
                              <a:gd name="T12" fmla="*/ 180 w 540"/>
                              <a:gd name="T13" fmla="*/ 390 h 1270"/>
                              <a:gd name="T14" fmla="*/ 144 w 540"/>
                              <a:gd name="T15" fmla="*/ 520 h 1270"/>
                              <a:gd name="T16" fmla="*/ 132 w 540"/>
                              <a:gd name="T17" fmla="*/ 660 h 1270"/>
                              <a:gd name="T18" fmla="*/ 144 w 540"/>
                              <a:gd name="T19" fmla="*/ 780 h 1270"/>
                              <a:gd name="T20" fmla="*/ 180 w 540"/>
                              <a:gd name="T21" fmla="*/ 880 h 1270"/>
                              <a:gd name="T22" fmla="*/ 276 w 540"/>
                              <a:gd name="T23" fmla="*/ 1050 h 1270"/>
                              <a:gd name="T24" fmla="*/ 336 w 540"/>
                              <a:gd name="T25" fmla="*/ 1090 h 1270"/>
                              <a:gd name="T26" fmla="*/ 360 w 540"/>
                              <a:gd name="T27" fmla="*/ 1070 h 1270"/>
                              <a:gd name="T28" fmla="*/ 384 w 540"/>
                              <a:gd name="T29" fmla="*/ 1050 h 1270"/>
                              <a:gd name="T30" fmla="*/ 408 w 540"/>
                              <a:gd name="T31" fmla="*/ 1030 h 1270"/>
                              <a:gd name="T32" fmla="*/ 432 w 540"/>
                              <a:gd name="T33" fmla="*/ 1050 h 1270"/>
                              <a:gd name="T34" fmla="*/ 468 w 540"/>
                              <a:gd name="T35" fmla="*/ 1090 h 1270"/>
                              <a:gd name="T36" fmla="*/ 504 w 540"/>
                              <a:gd name="T37" fmla="*/ 1130 h 1270"/>
                              <a:gd name="T38" fmla="*/ 528 w 540"/>
                              <a:gd name="T39" fmla="*/ 1150 h 1270"/>
                              <a:gd name="T40" fmla="*/ 540 w 540"/>
                              <a:gd name="T41" fmla="*/ 1150 h 1270"/>
                              <a:gd name="T42" fmla="*/ 540 w 540"/>
                              <a:gd name="T43" fmla="*/ 1190 h 1270"/>
                              <a:gd name="T44" fmla="*/ 492 w 540"/>
                              <a:gd name="T45" fmla="*/ 1250 h 1270"/>
                              <a:gd name="T46" fmla="*/ 444 w 540"/>
                              <a:gd name="T47" fmla="*/ 1270 h 1270"/>
                              <a:gd name="T48" fmla="*/ 396 w 540"/>
                              <a:gd name="T49" fmla="*/ 1270 h 1270"/>
                              <a:gd name="T50" fmla="*/ 336 w 540"/>
                              <a:gd name="T51" fmla="*/ 1230 h 1270"/>
                              <a:gd name="T52" fmla="*/ 228 w 540"/>
                              <a:gd name="T53" fmla="*/ 1110 h 1270"/>
                              <a:gd name="T54" fmla="*/ 144 w 540"/>
                              <a:gd name="T55" fmla="*/ 950 h 1270"/>
                              <a:gd name="T56" fmla="*/ 84 w 540"/>
                              <a:gd name="T57" fmla="*/ 820 h 1270"/>
                              <a:gd name="T58" fmla="*/ 36 w 540"/>
                              <a:gd name="T59" fmla="*/ 680 h 1270"/>
                              <a:gd name="T60" fmla="*/ 12 w 540"/>
                              <a:gd name="T61" fmla="*/ 560 h 1270"/>
                              <a:gd name="T62" fmla="*/ 0 w 540"/>
                              <a:gd name="T63" fmla="*/ 450 h 1270"/>
                              <a:gd name="T64" fmla="*/ 0 w 540"/>
                              <a:gd name="T65" fmla="*/ 350 h 1270"/>
                              <a:gd name="T66" fmla="*/ 12 w 540"/>
                              <a:gd name="T67" fmla="*/ 250 h 1270"/>
                              <a:gd name="T68" fmla="*/ 72 w 540"/>
                              <a:gd name="T69" fmla="*/ 90 h 1270"/>
                              <a:gd name="T70" fmla="*/ 108 w 540"/>
                              <a:gd name="T71" fmla="*/ 20 h 1270"/>
                              <a:gd name="T72" fmla="*/ 156 w 540"/>
                              <a:gd name="T73" fmla="*/ 0 h 1270"/>
                              <a:gd name="T74" fmla="*/ 216 w 540"/>
                              <a:gd name="T75" fmla="*/ 0 h 1270"/>
                              <a:gd name="T76" fmla="*/ 276 w 540"/>
                              <a:gd name="T77" fmla="*/ 20 h 1270"/>
                              <a:gd name="T78" fmla="*/ 324 w 540"/>
                              <a:gd name="T79" fmla="*/ 70 h 1270"/>
                              <a:gd name="T80" fmla="*/ 360 w 540"/>
                              <a:gd name="T81" fmla="*/ 130 h 1270"/>
                              <a:gd name="T82" fmla="*/ 396 w 540"/>
                              <a:gd name="T83" fmla="*/ 210 h 1270"/>
                              <a:gd name="T84" fmla="*/ 396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310"/>
                                </a:moveTo>
                                <a:lnTo>
                                  <a:pt x="396" y="350"/>
                                </a:lnTo>
                                <a:lnTo>
                                  <a:pt x="372" y="330"/>
                                </a:lnTo>
                                <a:lnTo>
                                  <a:pt x="348" y="290"/>
                                </a:lnTo>
                                <a:lnTo>
                                  <a:pt x="300" y="270"/>
                                </a:lnTo>
                                <a:lnTo>
                                  <a:pt x="240" y="310"/>
                                </a:lnTo>
                                <a:lnTo>
                                  <a:pt x="180" y="390"/>
                                </a:lnTo>
                                <a:lnTo>
                                  <a:pt x="144" y="520"/>
                                </a:lnTo>
                                <a:lnTo>
                                  <a:pt x="132" y="660"/>
                                </a:lnTo>
                                <a:lnTo>
                                  <a:pt x="144" y="780"/>
                                </a:lnTo>
                                <a:lnTo>
                                  <a:pt x="180" y="880"/>
                                </a:lnTo>
                                <a:lnTo>
                                  <a:pt x="276" y="1050"/>
                                </a:lnTo>
                                <a:lnTo>
                                  <a:pt x="336" y="1090"/>
                                </a:lnTo>
                                <a:lnTo>
                                  <a:pt x="360" y="1070"/>
                                </a:lnTo>
                                <a:lnTo>
                                  <a:pt x="384" y="1050"/>
                                </a:lnTo>
                                <a:lnTo>
                                  <a:pt x="408" y="1030"/>
                                </a:lnTo>
                                <a:lnTo>
                                  <a:pt x="432" y="1050"/>
                                </a:lnTo>
                                <a:lnTo>
                                  <a:pt x="468" y="1090"/>
                                </a:lnTo>
                                <a:lnTo>
                                  <a:pt x="504" y="1130"/>
                                </a:lnTo>
                                <a:lnTo>
                                  <a:pt x="528" y="1150"/>
                                </a:lnTo>
                                <a:lnTo>
                                  <a:pt x="540" y="1150"/>
                                </a:lnTo>
                                <a:lnTo>
                                  <a:pt x="540" y="1190"/>
                                </a:lnTo>
                                <a:lnTo>
                                  <a:pt x="492" y="1250"/>
                                </a:lnTo>
                                <a:lnTo>
                                  <a:pt x="444" y="1270"/>
                                </a:lnTo>
                                <a:lnTo>
                                  <a:pt x="396" y="1270"/>
                                </a:lnTo>
                                <a:lnTo>
                                  <a:pt x="336" y="1230"/>
                                </a:lnTo>
                                <a:lnTo>
                                  <a:pt x="228" y="1110"/>
                                </a:lnTo>
                                <a:lnTo>
                                  <a:pt x="144" y="950"/>
                                </a:lnTo>
                                <a:lnTo>
                                  <a:pt x="84" y="820"/>
                                </a:lnTo>
                                <a:lnTo>
                                  <a:pt x="36" y="680"/>
                                </a:lnTo>
                                <a:lnTo>
                                  <a:pt x="12" y="560"/>
                                </a:lnTo>
                                <a:lnTo>
                                  <a:pt x="0" y="450"/>
                                </a:lnTo>
                                <a:lnTo>
                                  <a:pt x="0" y="350"/>
                                </a:lnTo>
                                <a:lnTo>
                                  <a:pt x="12" y="250"/>
                                </a:lnTo>
                                <a:lnTo>
                                  <a:pt x="72" y="90"/>
                                </a:lnTo>
                                <a:lnTo>
                                  <a:pt x="108" y="20"/>
                                </a:lnTo>
                                <a:lnTo>
                                  <a:pt x="156" y="0"/>
                                </a:lnTo>
                                <a:lnTo>
                                  <a:pt x="216" y="0"/>
                                </a:lnTo>
                                <a:lnTo>
                                  <a:pt x="276" y="20"/>
                                </a:lnTo>
                                <a:lnTo>
                                  <a:pt x="324" y="70"/>
                                </a:lnTo>
                                <a:lnTo>
                                  <a:pt x="360" y="130"/>
                                </a:lnTo>
                                <a:lnTo>
                                  <a:pt x="396" y="210"/>
                                </a:lnTo>
                                <a:lnTo>
                                  <a:pt x="396"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14"/>
                        <wps:cNvSpPr>
                          <a:spLocks/>
                        </wps:cNvSpPr>
                        <wps:spPr bwMode="auto">
                          <a:xfrm>
                            <a:off x="9989" y="13730"/>
                            <a:ext cx="815" cy="1900"/>
                          </a:xfrm>
                          <a:custGeom>
                            <a:avLst/>
                            <a:gdLst>
                              <a:gd name="T0" fmla="*/ 829 w 841"/>
                              <a:gd name="T1" fmla="*/ 1800 h 1820"/>
                              <a:gd name="T2" fmla="*/ 841 w 841"/>
                              <a:gd name="T3" fmla="*/ 1700 h 1820"/>
                              <a:gd name="T4" fmla="*/ 817 w 841"/>
                              <a:gd name="T5" fmla="*/ 1570 h 1820"/>
                              <a:gd name="T6" fmla="*/ 805 w 841"/>
                              <a:gd name="T7" fmla="*/ 1450 h 1820"/>
                              <a:gd name="T8" fmla="*/ 829 w 841"/>
                              <a:gd name="T9" fmla="*/ 1350 h 1820"/>
                              <a:gd name="T10" fmla="*/ 817 w 841"/>
                              <a:gd name="T11" fmla="*/ 1310 h 1820"/>
                              <a:gd name="T12" fmla="*/ 805 w 841"/>
                              <a:gd name="T13" fmla="*/ 1310 h 1820"/>
                              <a:gd name="T14" fmla="*/ 793 w 841"/>
                              <a:gd name="T15" fmla="*/ 1310 h 1820"/>
                              <a:gd name="T16" fmla="*/ 757 w 841"/>
                              <a:gd name="T17" fmla="*/ 1310 h 1820"/>
                              <a:gd name="T18" fmla="*/ 661 w 841"/>
                              <a:gd name="T19" fmla="*/ 1240 h 1820"/>
                              <a:gd name="T20" fmla="*/ 553 w 841"/>
                              <a:gd name="T21" fmla="*/ 1100 h 1820"/>
                              <a:gd name="T22" fmla="*/ 445 w 841"/>
                              <a:gd name="T23" fmla="*/ 940 h 1820"/>
                              <a:gd name="T24" fmla="*/ 397 w 841"/>
                              <a:gd name="T25" fmla="*/ 790 h 1820"/>
                              <a:gd name="T26" fmla="*/ 337 w 841"/>
                              <a:gd name="T27" fmla="*/ 590 h 1820"/>
                              <a:gd name="T28" fmla="*/ 301 w 841"/>
                              <a:gd name="T29" fmla="*/ 380 h 1820"/>
                              <a:gd name="T30" fmla="*/ 301 w 841"/>
                              <a:gd name="T31" fmla="*/ 280 h 1820"/>
                              <a:gd name="T32" fmla="*/ 313 w 841"/>
                              <a:gd name="T33" fmla="*/ 160 h 1820"/>
                              <a:gd name="T34" fmla="*/ 313 w 841"/>
                              <a:gd name="T35" fmla="*/ 120 h 1820"/>
                              <a:gd name="T36" fmla="*/ 313 w 841"/>
                              <a:gd name="T37" fmla="*/ 80 h 1820"/>
                              <a:gd name="T38" fmla="*/ 277 w 841"/>
                              <a:gd name="T39" fmla="*/ 60 h 1820"/>
                              <a:gd name="T40" fmla="*/ 217 w 841"/>
                              <a:gd name="T41" fmla="*/ 100 h 1820"/>
                              <a:gd name="T42" fmla="*/ 193 w 841"/>
                              <a:gd name="T43" fmla="*/ 100 h 1820"/>
                              <a:gd name="T44" fmla="*/ 120 w 841"/>
                              <a:gd name="T45" fmla="*/ 60 h 1820"/>
                              <a:gd name="T46" fmla="*/ 24 w 841"/>
                              <a:gd name="T47" fmla="*/ 0 h 1820"/>
                              <a:gd name="T48" fmla="*/ 12 w 841"/>
                              <a:gd name="T49" fmla="*/ 0 h 1820"/>
                              <a:gd name="T50" fmla="*/ 0 w 841"/>
                              <a:gd name="T51" fmla="*/ 0 h 1820"/>
                              <a:gd name="T52" fmla="*/ 0 w 841"/>
                              <a:gd name="T53" fmla="*/ 20 h 1820"/>
                              <a:gd name="T54" fmla="*/ 0 w 841"/>
                              <a:gd name="T55" fmla="*/ 60 h 1820"/>
                              <a:gd name="T56" fmla="*/ 24 w 841"/>
                              <a:gd name="T57" fmla="*/ 260 h 1820"/>
                              <a:gd name="T58" fmla="*/ 48 w 841"/>
                              <a:gd name="T59" fmla="*/ 410 h 1820"/>
                              <a:gd name="T60" fmla="*/ 48 w 841"/>
                              <a:gd name="T61" fmla="*/ 470 h 1820"/>
                              <a:gd name="T62" fmla="*/ 24 w 841"/>
                              <a:gd name="T63" fmla="*/ 610 h 1820"/>
                              <a:gd name="T64" fmla="*/ 24 w 841"/>
                              <a:gd name="T65" fmla="*/ 650 h 1820"/>
                              <a:gd name="T66" fmla="*/ 36 w 841"/>
                              <a:gd name="T67" fmla="*/ 690 h 1820"/>
                              <a:gd name="T68" fmla="*/ 48 w 841"/>
                              <a:gd name="T69" fmla="*/ 690 h 1820"/>
                              <a:gd name="T70" fmla="*/ 72 w 841"/>
                              <a:gd name="T71" fmla="*/ 670 h 1820"/>
                              <a:gd name="T72" fmla="*/ 120 w 841"/>
                              <a:gd name="T73" fmla="*/ 650 h 1820"/>
                              <a:gd name="T74" fmla="*/ 181 w 841"/>
                              <a:gd name="T75" fmla="*/ 670 h 1820"/>
                              <a:gd name="T76" fmla="*/ 265 w 841"/>
                              <a:gd name="T77" fmla="*/ 730 h 1820"/>
                              <a:gd name="T78" fmla="*/ 361 w 841"/>
                              <a:gd name="T79" fmla="*/ 860 h 1820"/>
                              <a:gd name="T80" fmla="*/ 433 w 841"/>
                              <a:gd name="T81" fmla="*/ 980 h 1820"/>
                              <a:gd name="T82" fmla="*/ 505 w 841"/>
                              <a:gd name="T83" fmla="*/ 1200 h 1820"/>
                              <a:gd name="T84" fmla="*/ 565 w 841"/>
                              <a:gd name="T85" fmla="*/ 1450 h 1820"/>
                              <a:gd name="T86" fmla="*/ 601 w 841"/>
                              <a:gd name="T87" fmla="*/ 1650 h 1820"/>
                              <a:gd name="T88" fmla="*/ 601 w 841"/>
                              <a:gd name="T89" fmla="*/ 1720 h 1820"/>
                              <a:gd name="T90" fmla="*/ 601 w 841"/>
                              <a:gd name="T91" fmla="*/ 1760 h 1820"/>
                              <a:gd name="T92" fmla="*/ 601 w 841"/>
                              <a:gd name="T93" fmla="*/ 1780 h 1820"/>
                              <a:gd name="T94" fmla="*/ 625 w 841"/>
                              <a:gd name="T95" fmla="*/ 1800 h 1820"/>
                              <a:gd name="T96" fmla="*/ 661 w 841"/>
                              <a:gd name="T97" fmla="*/ 1760 h 1820"/>
                              <a:gd name="T98" fmla="*/ 721 w 841"/>
                              <a:gd name="T99" fmla="*/ 1780 h 1820"/>
                              <a:gd name="T100" fmla="*/ 781 w 841"/>
                              <a:gd name="T101" fmla="*/ 1820 h 1820"/>
                              <a:gd name="T102" fmla="*/ 829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829" y="1800"/>
                                </a:moveTo>
                                <a:lnTo>
                                  <a:pt x="841" y="1700"/>
                                </a:lnTo>
                                <a:lnTo>
                                  <a:pt x="817" y="1570"/>
                                </a:lnTo>
                                <a:lnTo>
                                  <a:pt x="805" y="1450"/>
                                </a:lnTo>
                                <a:lnTo>
                                  <a:pt x="829" y="1350"/>
                                </a:lnTo>
                                <a:lnTo>
                                  <a:pt x="817" y="1310"/>
                                </a:lnTo>
                                <a:lnTo>
                                  <a:pt x="805" y="1310"/>
                                </a:lnTo>
                                <a:lnTo>
                                  <a:pt x="793" y="1310"/>
                                </a:lnTo>
                                <a:lnTo>
                                  <a:pt x="757" y="1310"/>
                                </a:lnTo>
                                <a:lnTo>
                                  <a:pt x="661" y="1240"/>
                                </a:lnTo>
                                <a:lnTo>
                                  <a:pt x="553" y="1100"/>
                                </a:lnTo>
                                <a:lnTo>
                                  <a:pt x="445" y="940"/>
                                </a:lnTo>
                                <a:lnTo>
                                  <a:pt x="397" y="790"/>
                                </a:lnTo>
                                <a:lnTo>
                                  <a:pt x="337" y="590"/>
                                </a:lnTo>
                                <a:lnTo>
                                  <a:pt x="301" y="380"/>
                                </a:lnTo>
                                <a:lnTo>
                                  <a:pt x="301" y="280"/>
                                </a:lnTo>
                                <a:lnTo>
                                  <a:pt x="313" y="160"/>
                                </a:lnTo>
                                <a:lnTo>
                                  <a:pt x="313" y="120"/>
                                </a:lnTo>
                                <a:lnTo>
                                  <a:pt x="313" y="80"/>
                                </a:lnTo>
                                <a:lnTo>
                                  <a:pt x="277" y="60"/>
                                </a:lnTo>
                                <a:lnTo>
                                  <a:pt x="217" y="100"/>
                                </a:lnTo>
                                <a:lnTo>
                                  <a:pt x="193" y="100"/>
                                </a:lnTo>
                                <a:lnTo>
                                  <a:pt x="120" y="60"/>
                                </a:lnTo>
                                <a:lnTo>
                                  <a:pt x="24" y="0"/>
                                </a:lnTo>
                                <a:lnTo>
                                  <a:pt x="12" y="0"/>
                                </a:lnTo>
                                <a:lnTo>
                                  <a:pt x="0" y="0"/>
                                </a:lnTo>
                                <a:lnTo>
                                  <a:pt x="0" y="20"/>
                                </a:lnTo>
                                <a:lnTo>
                                  <a:pt x="0" y="60"/>
                                </a:lnTo>
                                <a:lnTo>
                                  <a:pt x="24" y="260"/>
                                </a:lnTo>
                                <a:lnTo>
                                  <a:pt x="48" y="410"/>
                                </a:lnTo>
                                <a:lnTo>
                                  <a:pt x="48" y="470"/>
                                </a:lnTo>
                                <a:lnTo>
                                  <a:pt x="24" y="610"/>
                                </a:lnTo>
                                <a:lnTo>
                                  <a:pt x="24" y="650"/>
                                </a:lnTo>
                                <a:lnTo>
                                  <a:pt x="36" y="690"/>
                                </a:lnTo>
                                <a:lnTo>
                                  <a:pt x="48" y="690"/>
                                </a:lnTo>
                                <a:lnTo>
                                  <a:pt x="72" y="670"/>
                                </a:lnTo>
                                <a:lnTo>
                                  <a:pt x="120" y="650"/>
                                </a:lnTo>
                                <a:lnTo>
                                  <a:pt x="181" y="670"/>
                                </a:lnTo>
                                <a:lnTo>
                                  <a:pt x="265" y="730"/>
                                </a:lnTo>
                                <a:lnTo>
                                  <a:pt x="361" y="860"/>
                                </a:lnTo>
                                <a:lnTo>
                                  <a:pt x="433" y="980"/>
                                </a:lnTo>
                                <a:lnTo>
                                  <a:pt x="505" y="1200"/>
                                </a:lnTo>
                                <a:lnTo>
                                  <a:pt x="565" y="1450"/>
                                </a:lnTo>
                                <a:lnTo>
                                  <a:pt x="601" y="1650"/>
                                </a:lnTo>
                                <a:lnTo>
                                  <a:pt x="601" y="1720"/>
                                </a:lnTo>
                                <a:lnTo>
                                  <a:pt x="601" y="1760"/>
                                </a:lnTo>
                                <a:lnTo>
                                  <a:pt x="601" y="1780"/>
                                </a:lnTo>
                                <a:lnTo>
                                  <a:pt x="625" y="1800"/>
                                </a:lnTo>
                                <a:lnTo>
                                  <a:pt x="661" y="1760"/>
                                </a:lnTo>
                                <a:lnTo>
                                  <a:pt x="721" y="1780"/>
                                </a:lnTo>
                                <a:lnTo>
                                  <a:pt x="781" y="1820"/>
                                </a:lnTo>
                                <a:lnTo>
                                  <a:pt x="829"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15"/>
                        <wps:cNvSpPr>
                          <a:spLocks/>
                        </wps:cNvSpPr>
                        <wps:spPr bwMode="auto">
                          <a:xfrm>
                            <a:off x="1847" y="14492"/>
                            <a:ext cx="572" cy="1220"/>
                          </a:xfrm>
                          <a:custGeom>
                            <a:avLst/>
                            <a:gdLst>
                              <a:gd name="T0" fmla="*/ 433 w 589"/>
                              <a:gd name="T1" fmla="*/ 860 h 1170"/>
                              <a:gd name="T2" fmla="*/ 421 w 589"/>
                              <a:gd name="T3" fmla="*/ 840 h 1170"/>
                              <a:gd name="T4" fmla="*/ 433 w 589"/>
                              <a:gd name="T5" fmla="*/ 800 h 1170"/>
                              <a:gd name="T6" fmla="*/ 445 w 589"/>
                              <a:gd name="T7" fmla="*/ 740 h 1170"/>
                              <a:gd name="T8" fmla="*/ 457 w 589"/>
                              <a:gd name="T9" fmla="*/ 640 h 1170"/>
                              <a:gd name="T10" fmla="*/ 445 w 589"/>
                              <a:gd name="T11" fmla="*/ 510 h 1170"/>
                              <a:gd name="T12" fmla="*/ 397 w 589"/>
                              <a:gd name="T13" fmla="*/ 390 h 1170"/>
                              <a:gd name="T14" fmla="*/ 336 w 589"/>
                              <a:gd name="T15" fmla="*/ 290 h 1170"/>
                              <a:gd name="T16" fmla="*/ 276 w 589"/>
                              <a:gd name="T17" fmla="*/ 270 h 1170"/>
                              <a:gd name="T18" fmla="*/ 216 w 589"/>
                              <a:gd name="T19" fmla="*/ 310 h 1170"/>
                              <a:gd name="T20" fmla="*/ 168 w 589"/>
                              <a:gd name="T21" fmla="*/ 370 h 1170"/>
                              <a:gd name="T22" fmla="*/ 96 w 589"/>
                              <a:gd name="T23" fmla="*/ 580 h 1170"/>
                              <a:gd name="T24" fmla="*/ 72 w 589"/>
                              <a:gd name="T25" fmla="*/ 720 h 1170"/>
                              <a:gd name="T26" fmla="*/ 84 w 589"/>
                              <a:gd name="T27" fmla="*/ 780 h 1170"/>
                              <a:gd name="T28" fmla="*/ 96 w 589"/>
                              <a:gd name="T29" fmla="*/ 820 h 1170"/>
                              <a:gd name="T30" fmla="*/ 108 w 589"/>
                              <a:gd name="T31" fmla="*/ 880 h 1170"/>
                              <a:gd name="T32" fmla="*/ 96 w 589"/>
                              <a:gd name="T33" fmla="*/ 940 h 1170"/>
                              <a:gd name="T34" fmla="*/ 72 w 589"/>
                              <a:gd name="T35" fmla="*/ 1010 h 1170"/>
                              <a:gd name="T36" fmla="*/ 60 w 589"/>
                              <a:gd name="T37" fmla="*/ 1090 h 1170"/>
                              <a:gd name="T38" fmla="*/ 48 w 589"/>
                              <a:gd name="T39" fmla="*/ 1150 h 1170"/>
                              <a:gd name="T40" fmla="*/ 48 w 589"/>
                              <a:gd name="T41" fmla="*/ 1170 h 1170"/>
                              <a:gd name="T42" fmla="*/ 36 w 589"/>
                              <a:gd name="T43" fmla="*/ 1150 h 1170"/>
                              <a:gd name="T44" fmla="*/ 12 w 589"/>
                              <a:gd name="T45" fmla="*/ 1050 h 1170"/>
                              <a:gd name="T46" fmla="*/ 0 w 589"/>
                              <a:gd name="T47" fmla="*/ 950 h 1170"/>
                              <a:gd name="T48" fmla="*/ 0 w 589"/>
                              <a:gd name="T49" fmla="*/ 840 h 1170"/>
                              <a:gd name="T50" fmla="*/ 12 w 589"/>
                              <a:gd name="T51" fmla="*/ 720 h 1170"/>
                              <a:gd name="T52" fmla="*/ 60 w 589"/>
                              <a:gd name="T53" fmla="*/ 490 h 1170"/>
                              <a:gd name="T54" fmla="*/ 132 w 589"/>
                              <a:gd name="T55" fmla="*/ 290 h 1170"/>
                              <a:gd name="T56" fmla="*/ 204 w 589"/>
                              <a:gd name="T57" fmla="*/ 170 h 1170"/>
                              <a:gd name="T58" fmla="*/ 264 w 589"/>
                              <a:gd name="T59" fmla="*/ 80 h 1170"/>
                              <a:gd name="T60" fmla="*/ 324 w 589"/>
                              <a:gd name="T61" fmla="*/ 20 h 1170"/>
                              <a:gd name="T62" fmla="*/ 372 w 589"/>
                              <a:gd name="T63" fmla="*/ 0 h 1170"/>
                              <a:gd name="T64" fmla="*/ 433 w 589"/>
                              <a:gd name="T65" fmla="*/ 0 h 1170"/>
                              <a:gd name="T66" fmla="*/ 469 w 589"/>
                              <a:gd name="T67" fmla="*/ 20 h 1170"/>
                              <a:gd name="T68" fmla="*/ 541 w 589"/>
                              <a:gd name="T69" fmla="*/ 130 h 1170"/>
                              <a:gd name="T70" fmla="*/ 577 w 589"/>
                              <a:gd name="T71" fmla="*/ 230 h 1170"/>
                              <a:gd name="T72" fmla="*/ 589 w 589"/>
                              <a:gd name="T73" fmla="*/ 330 h 1170"/>
                              <a:gd name="T74" fmla="*/ 589 w 589"/>
                              <a:gd name="T75" fmla="*/ 470 h 1170"/>
                              <a:gd name="T76" fmla="*/ 577 w 589"/>
                              <a:gd name="T77" fmla="*/ 580 h 1170"/>
                              <a:gd name="T78" fmla="*/ 553 w 589"/>
                              <a:gd name="T79" fmla="*/ 680 h 1170"/>
                              <a:gd name="T80" fmla="*/ 517 w 589"/>
                              <a:gd name="T81" fmla="*/ 780 h 1170"/>
                              <a:gd name="T82" fmla="*/ 481 w 589"/>
                              <a:gd name="T83" fmla="*/ 840 h 1170"/>
                              <a:gd name="T84" fmla="*/ 433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433" y="860"/>
                                </a:moveTo>
                                <a:lnTo>
                                  <a:pt x="421" y="840"/>
                                </a:lnTo>
                                <a:lnTo>
                                  <a:pt x="433" y="800"/>
                                </a:lnTo>
                                <a:lnTo>
                                  <a:pt x="445" y="740"/>
                                </a:lnTo>
                                <a:lnTo>
                                  <a:pt x="457" y="640"/>
                                </a:lnTo>
                                <a:lnTo>
                                  <a:pt x="445" y="510"/>
                                </a:lnTo>
                                <a:lnTo>
                                  <a:pt x="397" y="390"/>
                                </a:lnTo>
                                <a:lnTo>
                                  <a:pt x="336" y="290"/>
                                </a:lnTo>
                                <a:lnTo>
                                  <a:pt x="276" y="270"/>
                                </a:lnTo>
                                <a:lnTo>
                                  <a:pt x="216" y="310"/>
                                </a:lnTo>
                                <a:lnTo>
                                  <a:pt x="168" y="370"/>
                                </a:lnTo>
                                <a:lnTo>
                                  <a:pt x="96" y="580"/>
                                </a:lnTo>
                                <a:lnTo>
                                  <a:pt x="72" y="720"/>
                                </a:lnTo>
                                <a:lnTo>
                                  <a:pt x="84" y="780"/>
                                </a:lnTo>
                                <a:lnTo>
                                  <a:pt x="96" y="820"/>
                                </a:lnTo>
                                <a:lnTo>
                                  <a:pt x="108" y="880"/>
                                </a:lnTo>
                                <a:lnTo>
                                  <a:pt x="96" y="940"/>
                                </a:lnTo>
                                <a:lnTo>
                                  <a:pt x="72" y="1010"/>
                                </a:lnTo>
                                <a:lnTo>
                                  <a:pt x="60" y="1090"/>
                                </a:lnTo>
                                <a:lnTo>
                                  <a:pt x="48" y="1150"/>
                                </a:lnTo>
                                <a:lnTo>
                                  <a:pt x="48" y="1170"/>
                                </a:lnTo>
                                <a:lnTo>
                                  <a:pt x="36" y="1150"/>
                                </a:lnTo>
                                <a:lnTo>
                                  <a:pt x="12" y="1050"/>
                                </a:lnTo>
                                <a:lnTo>
                                  <a:pt x="0" y="950"/>
                                </a:lnTo>
                                <a:lnTo>
                                  <a:pt x="0" y="840"/>
                                </a:lnTo>
                                <a:lnTo>
                                  <a:pt x="12" y="720"/>
                                </a:lnTo>
                                <a:lnTo>
                                  <a:pt x="60" y="490"/>
                                </a:lnTo>
                                <a:lnTo>
                                  <a:pt x="132" y="290"/>
                                </a:lnTo>
                                <a:lnTo>
                                  <a:pt x="204" y="170"/>
                                </a:lnTo>
                                <a:lnTo>
                                  <a:pt x="264" y="80"/>
                                </a:lnTo>
                                <a:lnTo>
                                  <a:pt x="324" y="20"/>
                                </a:lnTo>
                                <a:lnTo>
                                  <a:pt x="372" y="0"/>
                                </a:lnTo>
                                <a:lnTo>
                                  <a:pt x="433" y="0"/>
                                </a:lnTo>
                                <a:lnTo>
                                  <a:pt x="469" y="20"/>
                                </a:lnTo>
                                <a:lnTo>
                                  <a:pt x="541" y="130"/>
                                </a:lnTo>
                                <a:lnTo>
                                  <a:pt x="577" y="230"/>
                                </a:lnTo>
                                <a:lnTo>
                                  <a:pt x="589" y="330"/>
                                </a:lnTo>
                                <a:lnTo>
                                  <a:pt x="589" y="470"/>
                                </a:lnTo>
                                <a:lnTo>
                                  <a:pt x="577" y="580"/>
                                </a:lnTo>
                                <a:lnTo>
                                  <a:pt x="553" y="680"/>
                                </a:lnTo>
                                <a:lnTo>
                                  <a:pt x="517" y="780"/>
                                </a:lnTo>
                                <a:lnTo>
                                  <a:pt x="481" y="840"/>
                                </a:lnTo>
                                <a:lnTo>
                                  <a:pt x="433"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16"/>
                        <wps:cNvSpPr>
                          <a:spLocks/>
                        </wps:cNvSpPr>
                        <wps:spPr bwMode="auto">
                          <a:xfrm>
                            <a:off x="1545" y="13677"/>
                            <a:ext cx="524" cy="1326"/>
                          </a:xfrm>
                          <a:custGeom>
                            <a:avLst/>
                            <a:gdLst>
                              <a:gd name="T0" fmla="*/ 132 w 540"/>
                              <a:gd name="T1" fmla="*/ 310 h 1270"/>
                              <a:gd name="T2" fmla="*/ 144 w 540"/>
                              <a:gd name="T3" fmla="*/ 350 h 1270"/>
                              <a:gd name="T4" fmla="*/ 168 w 540"/>
                              <a:gd name="T5" fmla="*/ 330 h 1270"/>
                              <a:gd name="T6" fmla="*/ 192 w 540"/>
                              <a:gd name="T7" fmla="*/ 290 h 1270"/>
                              <a:gd name="T8" fmla="*/ 240 w 540"/>
                              <a:gd name="T9" fmla="*/ 270 h 1270"/>
                              <a:gd name="T10" fmla="*/ 300 w 540"/>
                              <a:gd name="T11" fmla="*/ 310 h 1270"/>
                              <a:gd name="T12" fmla="*/ 360 w 540"/>
                              <a:gd name="T13" fmla="*/ 390 h 1270"/>
                              <a:gd name="T14" fmla="*/ 396 w 540"/>
                              <a:gd name="T15" fmla="*/ 520 h 1270"/>
                              <a:gd name="T16" fmla="*/ 408 w 540"/>
                              <a:gd name="T17" fmla="*/ 660 h 1270"/>
                              <a:gd name="T18" fmla="*/ 396 w 540"/>
                              <a:gd name="T19" fmla="*/ 780 h 1270"/>
                              <a:gd name="T20" fmla="*/ 360 w 540"/>
                              <a:gd name="T21" fmla="*/ 880 h 1270"/>
                              <a:gd name="T22" fmla="*/ 264 w 540"/>
                              <a:gd name="T23" fmla="*/ 1050 h 1270"/>
                              <a:gd name="T24" fmla="*/ 204 w 540"/>
                              <a:gd name="T25" fmla="*/ 1090 h 1270"/>
                              <a:gd name="T26" fmla="*/ 180 w 540"/>
                              <a:gd name="T27" fmla="*/ 1070 h 1270"/>
                              <a:gd name="T28" fmla="*/ 156 w 540"/>
                              <a:gd name="T29" fmla="*/ 1050 h 1270"/>
                              <a:gd name="T30" fmla="*/ 120 w 540"/>
                              <a:gd name="T31" fmla="*/ 1030 h 1270"/>
                              <a:gd name="T32" fmla="*/ 108 w 540"/>
                              <a:gd name="T33" fmla="*/ 1050 h 1270"/>
                              <a:gd name="T34" fmla="*/ 72 w 540"/>
                              <a:gd name="T35" fmla="*/ 1090 h 1270"/>
                              <a:gd name="T36" fmla="*/ 24 w 540"/>
                              <a:gd name="T37" fmla="*/ 1130 h 1270"/>
                              <a:gd name="T38" fmla="*/ 12 w 540"/>
                              <a:gd name="T39" fmla="*/ 1150 h 1270"/>
                              <a:gd name="T40" fmla="*/ 0 w 540"/>
                              <a:gd name="T41" fmla="*/ 1150 h 1270"/>
                              <a:gd name="T42" fmla="*/ 12 w 540"/>
                              <a:gd name="T43" fmla="*/ 1190 h 1270"/>
                              <a:gd name="T44" fmla="*/ 48 w 540"/>
                              <a:gd name="T45" fmla="*/ 1250 h 1270"/>
                              <a:gd name="T46" fmla="*/ 96 w 540"/>
                              <a:gd name="T47" fmla="*/ 1270 h 1270"/>
                              <a:gd name="T48" fmla="*/ 156 w 540"/>
                              <a:gd name="T49" fmla="*/ 1270 h 1270"/>
                              <a:gd name="T50" fmla="*/ 204 w 540"/>
                              <a:gd name="T51" fmla="*/ 1230 h 1270"/>
                              <a:gd name="T52" fmla="*/ 300 w 540"/>
                              <a:gd name="T53" fmla="*/ 1110 h 1270"/>
                              <a:gd name="T54" fmla="*/ 396 w 540"/>
                              <a:gd name="T55" fmla="*/ 950 h 1270"/>
                              <a:gd name="T56" fmla="*/ 456 w 540"/>
                              <a:gd name="T57" fmla="*/ 820 h 1270"/>
                              <a:gd name="T58" fmla="*/ 492 w 540"/>
                              <a:gd name="T59" fmla="*/ 680 h 1270"/>
                              <a:gd name="T60" fmla="*/ 516 w 540"/>
                              <a:gd name="T61" fmla="*/ 560 h 1270"/>
                              <a:gd name="T62" fmla="*/ 540 w 540"/>
                              <a:gd name="T63" fmla="*/ 450 h 1270"/>
                              <a:gd name="T64" fmla="*/ 540 w 540"/>
                              <a:gd name="T65" fmla="*/ 350 h 1270"/>
                              <a:gd name="T66" fmla="*/ 516 w 540"/>
                              <a:gd name="T67" fmla="*/ 250 h 1270"/>
                              <a:gd name="T68" fmla="*/ 480 w 540"/>
                              <a:gd name="T69" fmla="*/ 90 h 1270"/>
                              <a:gd name="T70" fmla="*/ 432 w 540"/>
                              <a:gd name="T71" fmla="*/ 20 h 1270"/>
                              <a:gd name="T72" fmla="*/ 372 w 540"/>
                              <a:gd name="T73" fmla="*/ 0 h 1270"/>
                              <a:gd name="T74" fmla="*/ 324 w 540"/>
                              <a:gd name="T75" fmla="*/ 0 h 1270"/>
                              <a:gd name="T76" fmla="*/ 264 w 540"/>
                              <a:gd name="T77" fmla="*/ 20 h 1270"/>
                              <a:gd name="T78" fmla="*/ 216 w 540"/>
                              <a:gd name="T79" fmla="*/ 70 h 1270"/>
                              <a:gd name="T80" fmla="*/ 180 w 540"/>
                              <a:gd name="T81" fmla="*/ 130 h 1270"/>
                              <a:gd name="T82" fmla="*/ 156 w 540"/>
                              <a:gd name="T83" fmla="*/ 210 h 1270"/>
                              <a:gd name="T84" fmla="*/ 132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310"/>
                                </a:moveTo>
                                <a:lnTo>
                                  <a:pt x="144" y="350"/>
                                </a:lnTo>
                                <a:lnTo>
                                  <a:pt x="168" y="330"/>
                                </a:lnTo>
                                <a:lnTo>
                                  <a:pt x="192" y="290"/>
                                </a:lnTo>
                                <a:lnTo>
                                  <a:pt x="240" y="270"/>
                                </a:lnTo>
                                <a:lnTo>
                                  <a:pt x="300" y="310"/>
                                </a:lnTo>
                                <a:lnTo>
                                  <a:pt x="360" y="390"/>
                                </a:lnTo>
                                <a:lnTo>
                                  <a:pt x="396" y="520"/>
                                </a:lnTo>
                                <a:lnTo>
                                  <a:pt x="408" y="660"/>
                                </a:lnTo>
                                <a:lnTo>
                                  <a:pt x="396" y="780"/>
                                </a:lnTo>
                                <a:lnTo>
                                  <a:pt x="360" y="880"/>
                                </a:lnTo>
                                <a:lnTo>
                                  <a:pt x="264" y="1050"/>
                                </a:lnTo>
                                <a:lnTo>
                                  <a:pt x="204" y="1090"/>
                                </a:lnTo>
                                <a:lnTo>
                                  <a:pt x="180" y="1070"/>
                                </a:lnTo>
                                <a:lnTo>
                                  <a:pt x="156" y="1050"/>
                                </a:lnTo>
                                <a:lnTo>
                                  <a:pt x="120" y="1030"/>
                                </a:lnTo>
                                <a:lnTo>
                                  <a:pt x="108" y="1050"/>
                                </a:lnTo>
                                <a:lnTo>
                                  <a:pt x="72" y="1090"/>
                                </a:lnTo>
                                <a:lnTo>
                                  <a:pt x="24" y="1130"/>
                                </a:lnTo>
                                <a:lnTo>
                                  <a:pt x="12" y="1150"/>
                                </a:lnTo>
                                <a:lnTo>
                                  <a:pt x="0" y="1150"/>
                                </a:lnTo>
                                <a:lnTo>
                                  <a:pt x="12" y="1190"/>
                                </a:lnTo>
                                <a:lnTo>
                                  <a:pt x="48" y="1250"/>
                                </a:lnTo>
                                <a:lnTo>
                                  <a:pt x="96" y="1270"/>
                                </a:lnTo>
                                <a:lnTo>
                                  <a:pt x="156" y="1270"/>
                                </a:lnTo>
                                <a:lnTo>
                                  <a:pt x="204" y="1230"/>
                                </a:lnTo>
                                <a:lnTo>
                                  <a:pt x="300" y="1110"/>
                                </a:lnTo>
                                <a:lnTo>
                                  <a:pt x="396" y="950"/>
                                </a:lnTo>
                                <a:lnTo>
                                  <a:pt x="456" y="820"/>
                                </a:lnTo>
                                <a:lnTo>
                                  <a:pt x="492" y="680"/>
                                </a:lnTo>
                                <a:lnTo>
                                  <a:pt x="516" y="560"/>
                                </a:lnTo>
                                <a:lnTo>
                                  <a:pt x="540" y="450"/>
                                </a:lnTo>
                                <a:lnTo>
                                  <a:pt x="540" y="350"/>
                                </a:lnTo>
                                <a:lnTo>
                                  <a:pt x="516" y="250"/>
                                </a:lnTo>
                                <a:lnTo>
                                  <a:pt x="480" y="90"/>
                                </a:lnTo>
                                <a:lnTo>
                                  <a:pt x="432" y="20"/>
                                </a:lnTo>
                                <a:lnTo>
                                  <a:pt x="372" y="0"/>
                                </a:lnTo>
                                <a:lnTo>
                                  <a:pt x="324" y="0"/>
                                </a:lnTo>
                                <a:lnTo>
                                  <a:pt x="264" y="20"/>
                                </a:lnTo>
                                <a:lnTo>
                                  <a:pt x="216" y="70"/>
                                </a:lnTo>
                                <a:lnTo>
                                  <a:pt x="180" y="130"/>
                                </a:lnTo>
                                <a:lnTo>
                                  <a:pt x="156" y="210"/>
                                </a:lnTo>
                                <a:lnTo>
                                  <a:pt x="132"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17"/>
                        <wps:cNvSpPr>
                          <a:spLocks/>
                        </wps:cNvSpPr>
                        <wps:spPr bwMode="auto">
                          <a:xfrm>
                            <a:off x="1591" y="13730"/>
                            <a:ext cx="816" cy="1900"/>
                          </a:xfrm>
                          <a:custGeom>
                            <a:avLst/>
                            <a:gdLst>
                              <a:gd name="T0" fmla="*/ 0 w 841"/>
                              <a:gd name="T1" fmla="*/ 1800 h 1820"/>
                              <a:gd name="T2" fmla="*/ 0 w 841"/>
                              <a:gd name="T3" fmla="*/ 1700 h 1820"/>
                              <a:gd name="T4" fmla="*/ 12 w 841"/>
                              <a:gd name="T5" fmla="*/ 1570 h 1820"/>
                              <a:gd name="T6" fmla="*/ 24 w 841"/>
                              <a:gd name="T7" fmla="*/ 1450 h 1820"/>
                              <a:gd name="T8" fmla="*/ 0 w 841"/>
                              <a:gd name="T9" fmla="*/ 1350 h 1820"/>
                              <a:gd name="T10" fmla="*/ 0 w 841"/>
                              <a:gd name="T11" fmla="*/ 1310 h 1820"/>
                              <a:gd name="T12" fmla="*/ 24 w 841"/>
                              <a:gd name="T13" fmla="*/ 1310 h 1820"/>
                              <a:gd name="T14" fmla="*/ 36 w 841"/>
                              <a:gd name="T15" fmla="*/ 1310 h 1820"/>
                              <a:gd name="T16" fmla="*/ 72 w 841"/>
                              <a:gd name="T17" fmla="*/ 1310 h 1820"/>
                              <a:gd name="T18" fmla="*/ 168 w 841"/>
                              <a:gd name="T19" fmla="*/ 1240 h 1820"/>
                              <a:gd name="T20" fmla="*/ 276 w 841"/>
                              <a:gd name="T21" fmla="*/ 1100 h 1820"/>
                              <a:gd name="T22" fmla="*/ 372 w 841"/>
                              <a:gd name="T23" fmla="*/ 940 h 1820"/>
                              <a:gd name="T24" fmla="*/ 432 w 841"/>
                              <a:gd name="T25" fmla="*/ 790 h 1820"/>
                              <a:gd name="T26" fmla="*/ 492 w 841"/>
                              <a:gd name="T27" fmla="*/ 590 h 1820"/>
                              <a:gd name="T28" fmla="*/ 528 w 841"/>
                              <a:gd name="T29" fmla="*/ 380 h 1820"/>
                              <a:gd name="T30" fmla="*/ 528 w 841"/>
                              <a:gd name="T31" fmla="*/ 280 h 1820"/>
                              <a:gd name="T32" fmla="*/ 516 w 841"/>
                              <a:gd name="T33" fmla="*/ 160 h 1820"/>
                              <a:gd name="T34" fmla="*/ 504 w 841"/>
                              <a:gd name="T35" fmla="*/ 120 h 1820"/>
                              <a:gd name="T36" fmla="*/ 504 w 841"/>
                              <a:gd name="T37" fmla="*/ 80 h 1820"/>
                              <a:gd name="T38" fmla="*/ 552 w 841"/>
                              <a:gd name="T39" fmla="*/ 60 h 1820"/>
                              <a:gd name="T40" fmla="*/ 612 w 841"/>
                              <a:gd name="T41" fmla="*/ 100 h 1820"/>
                              <a:gd name="T42" fmla="*/ 648 w 841"/>
                              <a:gd name="T43" fmla="*/ 100 h 1820"/>
                              <a:gd name="T44" fmla="*/ 709 w 841"/>
                              <a:gd name="T45" fmla="*/ 60 h 1820"/>
                              <a:gd name="T46" fmla="*/ 805 w 841"/>
                              <a:gd name="T47" fmla="*/ 0 h 1820"/>
                              <a:gd name="T48" fmla="*/ 829 w 841"/>
                              <a:gd name="T49" fmla="*/ 0 h 1820"/>
                              <a:gd name="T50" fmla="*/ 841 w 841"/>
                              <a:gd name="T51" fmla="*/ 0 h 1820"/>
                              <a:gd name="T52" fmla="*/ 841 w 841"/>
                              <a:gd name="T53" fmla="*/ 20 h 1820"/>
                              <a:gd name="T54" fmla="*/ 829 w 841"/>
                              <a:gd name="T55" fmla="*/ 60 h 1820"/>
                              <a:gd name="T56" fmla="*/ 805 w 841"/>
                              <a:gd name="T57" fmla="*/ 260 h 1820"/>
                              <a:gd name="T58" fmla="*/ 793 w 841"/>
                              <a:gd name="T59" fmla="*/ 410 h 1820"/>
                              <a:gd name="T60" fmla="*/ 793 w 841"/>
                              <a:gd name="T61" fmla="*/ 470 h 1820"/>
                              <a:gd name="T62" fmla="*/ 805 w 841"/>
                              <a:gd name="T63" fmla="*/ 610 h 1820"/>
                              <a:gd name="T64" fmla="*/ 805 w 841"/>
                              <a:gd name="T65" fmla="*/ 650 h 1820"/>
                              <a:gd name="T66" fmla="*/ 793 w 841"/>
                              <a:gd name="T67" fmla="*/ 690 h 1820"/>
                              <a:gd name="T68" fmla="*/ 781 w 841"/>
                              <a:gd name="T69" fmla="*/ 690 h 1820"/>
                              <a:gd name="T70" fmla="*/ 757 w 841"/>
                              <a:gd name="T71" fmla="*/ 670 h 1820"/>
                              <a:gd name="T72" fmla="*/ 697 w 841"/>
                              <a:gd name="T73" fmla="*/ 650 h 1820"/>
                              <a:gd name="T74" fmla="*/ 648 w 841"/>
                              <a:gd name="T75" fmla="*/ 670 h 1820"/>
                              <a:gd name="T76" fmla="*/ 552 w 841"/>
                              <a:gd name="T77" fmla="*/ 730 h 1820"/>
                              <a:gd name="T78" fmla="*/ 468 w 841"/>
                              <a:gd name="T79" fmla="*/ 860 h 1820"/>
                              <a:gd name="T80" fmla="*/ 396 w 841"/>
                              <a:gd name="T81" fmla="*/ 980 h 1820"/>
                              <a:gd name="T82" fmla="*/ 324 w 841"/>
                              <a:gd name="T83" fmla="*/ 1200 h 1820"/>
                              <a:gd name="T84" fmla="*/ 264 w 841"/>
                              <a:gd name="T85" fmla="*/ 1450 h 1820"/>
                              <a:gd name="T86" fmla="*/ 228 w 841"/>
                              <a:gd name="T87" fmla="*/ 1650 h 1820"/>
                              <a:gd name="T88" fmla="*/ 216 w 841"/>
                              <a:gd name="T89" fmla="*/ 1720 h 1820"/>
                              <a:gd name="T90" fmla="*/ 228 w 841"/>
                              <a:gd name="T91" fmla="*/ 1760 h 1820"/>
                              <a:gd name="T92" fmla="*/ 216 w 841"/>
                              <a:gd name="T93" fmla="*/ 1780 h 1820"/>
                              <a:gd name="T94" fmla="*/ 216 w 841"/>
                              <a:gd name="T95" fmla="*/ 1800 h 1820"/>
                              <a:gd name="T96" fmla="*/ 168 w 841"/>
                              <a:gd name="T97" fmla="*/ 1760 h 1820"/>
                              <a:gd name="T98" fmla="*/ 108 w 841"/>
                              <a:gd name="T99" fmla="*/ 1780 h 1820"/>
                              <a:gd name="T100" fmla="*/ 36 w 841"/>
                              <a:gd name="T101" fmla="*/ 1820 h 1820"/>
                              <a:gd name="T102" fmla="*/ 0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0" y="1800"/>
                                </a:moveTo>
                                <a:lnTo>
                                  <a:pt x="0" y="1700"/>
                                </a:lnTo>
                                <a:lnTo>
                                  <a:pt x="12" y="1570"/>
                                </a:lnTo>
                                <a:lnTo>
                                  <a:pt x="24" y="1450"/>
                                </a:lnTo>
                                <a:lnTo>
                                  <a:pt x="0" y="1350"/>
                                </a:lnTo>
                                <a:lnTo>
                                  <a:pt x="0" y="1310"/>
                                </a:lnTo>
                                <a:lnTo>
                                  <a:pt x="24" y="1310"/>
                                </a:lnTo>
                                <a:lnTo>
                                  <a:pt x="36" y="1310"/>
                                </a:lnTo>
                                <a:lnTo>
                                  <a:pt x="72" y="1310"/>
                                </a:lnTo>
                                <a:lnTo>
                                  <a:pt x="168" y="1240"/>
                                </a:lnTo>
                                <a:lnTo>
                                  <a:pt x="276" y="1100"/>
                                </a:lnTo>
                                <a:lnTo>
                                  <a:pt x="372" y="940"/>
                                </a:lnTo>
                                <a:lnTo>
                                  <a:pt x="432" y="790"/>
                                </a:lnTo>
                                <a:lnTo>
                                  <a:pt x="492" y="590"/>
                                </a:lnTo>
                                <a:lnTo>
                                  <a:pt x="528" y="380"/>
                                </a:lnTo>
                                <a:lnTo>
                                  <a:pt x="528" y="280"/>
                                </a:lnTo>
                                <a:lnTo>
                                  <a:pt x="516" y="160"/>
                                </a:lnTo>
                                <a:lnTo>
                                  <a:pt x="504" y="120"/>
                                </a:lnTo>
                                <a:lnTo>
                                  <a:pt x="504" y="80"/>
                                </a:lnTo>
                                <a:lnTo>
                                  <a:pt x="552" y="60"/>
                                </a:lnTo>
                                <a:lnTo>
                                  <a:pt x="612" y="100"/>
                                </a:lnTo>
                                <a:lnTo>
                                  <a:pt x="648" y="100"/>
                                </a:lnTo>
                                <a:lnTo>
                                  <a:pt x="709" y="60"/>
                                </a:lnTo>
                                <a:lnTo>
                                  <a:pt x="805" y="0"/>
                                </a:lnTo>
                                <a:lnTo>
                                  <a:pt x="829" y="0"/>
                                </a:lnTo>
                                <a:lnTo>
                                  <a:pt x="841" y="0"/>
                                </a:lnTo>
                                <a:lnTo>
                                  <a:pt x="841" y="20"/>
                                </a:lnTo>
                                <a:lnTo>
                                  <a:pt x="829" y="60"/>
                                </a:lnTo>
                                <a:lnTo>
                                  <a:pt x="805" y="260"/>
                                </a:lnTo>
                                <a:lnTo>
                                  <a:pt x="793" y="410"/>
                                </a:lnTo>
                                <a:lnTo>
                                  <a:pt x="793" y="470"/>
                                </a:lnTo>
                                <a:lnTo>
                                  <a:pt x="805" y="610"/>
                                </a:lnTo>
                                <a:lnTo>
                                  <a:pt x="805" y="650"/>
                                </a:lnTo>
                                <a:lnTo>
                                  <a:pt x="793" y="690"/>
                                </a:lnTo>
                                <a:lnTo>
                                  <a:pt x="781" y="690"/>
                                </a:lnTo>
                                <a:lnTo>
                                  <a:pt x="757" y="670"/>
                                </a:lnTo>
                                <a:lnTo>
                                  <a:pt x="697" y="650"/>
                                </a:lnTo>
                                <a:lnTo>
                                  <a:pt x="648" y="670"/>
                                </a:lnTo>
                                <a:lnTo>
                                  <a:pt x="552" y="730"/>
                                </a:lnTo>
                                <a:lnTo>
                                  <a:pt x="468" y="860"/>
                                </a:lnTo>
                                <a:lnTo>
                                  <a:pt x="396" y="980"/>
                                </a:lnTo>
                                <a:lnTo>
                                  <a:pt x="324" y="1200"/>
                                </a:lnTo>
                                <a:lnTo>
                                  <a:pt x="264" y="1450"/>
                                </a:lnTo>
                                <a:lnTo>
                                  <a:pt x="228" y="1650"/>
                                </a:lnTo>
                                <a:lnTo>
                                  <a:pt x="216" y="1720"/>
                                </a:lnTo>
                                <a:lnTo>
                                  <a:pt x="228" y="1760"/>
                                </a:lnTo>
                                <a:lnTo>
                                  <a:pt x="216" y="1780"/>
                                </a:lnTo>
                                <a:lnTo>
                                  <a:pt x="216" y="1800"/>
                                </a:lnTo>
                                <a:lnTo>
                                  <a:pt x="168" y="1760"/>
                                </a:lnTo>
                                <a:lnTo>
                                  <a:pt x="108" y="1780"/>
                                </a:lnTo>
                                <a:lnTo>
                                  <a:pt x="36" y="1820"/>
                                </a:lnTo>
                                <a:lnTo>
                                  <a:pt x="0"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18"/>
                        <wps:cNvSpPr>
                          <a:spLocks/>
                        </wps:cNvSpPr>
                        <wps:spPr bwMode="auto">
                          <a:xfrm>
                            <a:off x="10035" y="2033"/>
                            <a:ext cx="292" cy="722"/>
                          </a:xfrm>
                          <a:custGeom>
                            <a:avLst/>
                            <a:gdLst>
                              <a:gd name="T0" fmla="*/ 181 w 301"/>
                              <a:gd name="T1" fmla="*/ 610 h 690"/>
                              <a:gd name="T2" fmla="*/ 217 w 301"/>
                              <a:gd name="T3" fmla="*/ 650 h 690"/>
                              <a:gd name="T4" fmla="*/ 253 w 301"/>
                              <a:gd name="T5" fmla="*/ 650 h 690"/>
                              <a:gd name="T6" fmla="*/ 253 w 301"/>
                              <a:gd name="T7" fmla="*/ 570 h 690"/>
                              <a:gd name="T8" fmla="*/ 241 w 301"/>
                              <a:gd name="T9" fmla="*/ 450 h 690"/>
                              <a:gd name="T10" fmla="*/ 253 w 301"/>
                              <a:gd name="T11" fmla="*/ 280 h 690"/>
                              <a:gd name="T12" fmla="*/ 265 w 301"/>
                              <a:gd name="T13" fmla="*/ 180 h 690"/>
                              <a:gd name="T14" fmla="*/ 289 w 301"/>
                              <a:gd name="T15" fmla="*/ 40 h 690"/>
                              <a:gd name="T16" fmla="*/ 301 w 301"/>
                              <a:gd name="T17" fmla="*/ 20 h 690"/>
                              <a:gd name="T18" fmla="*/ 289 w 301"/>
                              <a:gd name="T19" fmla="*/ 0 h 690"/>
                              <a:gd name="T20" fmla="*/ 277 w 301"/>
                              <a:gd name="T21" fmla="*/ 40 h 690"/>
                              <a:gd name="T22" fmla="*/ 241 w 301"/>
                              <a:gd name="T23" fmla="*/ 120 h 690"/>
                              <a:gd name="T24" fmla="*/ 145 w 301"/>
                              <a:gd name="T25" fmla="*/ 330 h 690"/>
                              <a:gd name="T26" fmla="*/ 48 w 301"/>
                              <a:gd name="T27" fmla="*/ 550 h 690"/>
                              <a:gd name="T28" fmla="*/ 12 w 301"/>
                              <a:gd name="T29" fmla="*/ 610 h 690"/>
                              <a:gd name="T30" fmla="*/ 0 w 301"/>
                              <a:gd name="T31" fmla="*/ 650 h 690"/>
                              <a:gd name="T32" fmla="*/ 0 w 301"/>
                              <a:gd name="T33" fmla="*/ 690 h 690"/>
                              <a:gd name="T34" fmla="*/ 12 w 301"/>
                              <a:gd name="T35" fmla="*/ 690 h 690"/>
                              <a:gd name="T36" fmla="*/ 60 w 301"/>
                              <a:gd name="T37" fmla="*/ 670 h 690"/>
                              <a:gd name="T38" fmla="*/ 108 w 301"/>
                              <a:gd name="T39" fmla="*/ 650 h 690"/>
                              <a:gd name="T40" fmla="*/ 145 w 301"/>
                              <a:gd name="T41" fmla="*/ 610 h 690"/>
                              <a:gd name="T42" fmla="*/ 157 w 301"/>
                              <a:gd name="T43" fmla="*/ 610 h 690"/>
                              <a:gd name="T44" fmla="*/ 181 w 301"/>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90">
                                <a:moveTo>
                                  <a:pt x="181" y="610"/>
                                </a:moveTo>
                                <a:lnTo>
                                  <a:pt x="217" y="650"/>
                                </a:lnTo>
                                <a:lnTo>
                                  <a:pt x="253" y="650"/>
                                </a:lnTo>
                                <a:lnTo>
                                  <a:pt x="253" y="570"/>
                                </a:lnTo>
                                <a:lnTo>
                                  <a:pt x="241" y="450"/>
                                </a:lnTo>
                                <a:lnTo>
                                  <a:pt x="253" y="280"/>
                                </a:lnTo>
                                <a:lnTo>
                                  <a:pt x="265" y="180"/>
                                </a:lnTo>
                                <a:lnTo>
                                  <a:pt x="289" y="40"/>
                                </a:lnTo>
                                <a:lnTo>
                                  <a:pt x="301" y="20"/>
                                </a:lnTo>
                                <a:lnTo>
                                  <a:pt x="289" y="0"/>
                                </a:lnTo>
                                <a:lnTo>
                                  <a:pt x="277" y="40"/>
                                </a:lnTo>
                                <a:lnTo>
                                  <a:pt x="241" y="120"/>
                                </a:lnTo>
                                <a:lnTo>
                                  <a:pt x="145" y="330"/>
                                </a:lnTo>
                                <a:lnTo>
                                  <a:pt x="48" y="550"/>
                                </a:lnTo>
                                <a:lnTo>
                                  <a:pt x="12" y="610"/>
                                </a:lnTo>
                                <a:lnTo>
                                  <a:pt x="0" y="650"/>
                                </a:lnTo>
                                <a:lnTo>
                                  <a:pt x="0" y="690"/>
                                </a:lnTo>
                                <a:lnTo>
                                  <a:pt x="12" y="690"/>
                                </a:lnTo>
                                <a:lnTo>
                                  <a:pt x="60" y="670"/>
                                </a:lnTo>
                                <a:lnTo>
                                  <a:pt x="108" y="650"/>
                                </a:lnTo>
                                <a:lnTo>
                                  <a:pt x="145" y="610"/>
                                </a:lnTo>
                                <a:lnTo>
                                  <a:pt x="157" y="610"/>
                                </a:lnTo>
                                <a:lnTo>
                                  <a:pt x="181"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8" name="Freeform 19"/>
                        <wps:cNvSpPr>
                          <a:spLocks/>
                        </wps:cNvSpPr>
                        <wps:spPr bwMode="auto">
                          <a:xfrm>
                            <a:off x="10385" y="1950"/>
                            <a:ext cx="82" cy="554"/>
                          </a:xfrm>
                          <a:custGeom>
                            <a:avLst/>
                            <a:gdLst>
                              <a:gd name="T0" fmla="*/ 60 w 84"/>
                              <a:gd name="T1" fmla="*/ 0 h 530"/>
                              <a:gd name="T2" fmla="*/ 12 w 84"/>
                              <a:gd name="T3" fmla="*/ 140 h 530"/>
                              <a:gd name="T4" fmla="*/ 0 w 84"/>
                              <a:gd name="T5" fmla="*/ 300 h 530"/>
                              <a:gd name="T6" fmla="*/ 0 w 84"/>
                              <a:gd name="T7" fmla="*/ 410 h 530"/>
                              <a:gd name="T8" fmla="*/ 24 w 84"/>
                              <a:gd name="T9" fmla="*/ 510 h 530"/>
                              <a:gd name="T10" fmla="*/ 48 w 84"/>
                              <a:gd name="T11" fmla="*/ 530 h 530"/>
                              <a:gd name="T12" fmla="*/ 72 w 84"/>
                              <a:gd name="T13" fmla="*/ 490 h 530"/>
                              <a:gd name="T14" fmla="*/ 84 w 84"/>
                              <a:gd name="T15" fmla="*/ 470 h 530"/>
                              <a:gd name="T16" fmla="*/ 72 w 84"/>
                              <a:gd name="T17" fmla="*/ 430 h 530"/>
                              <a:gd name="T18" fmla="*/ 48 w 84"/>
                              <a:gd name="T19" fmla="*/ 320 h 530"/>
                              <a:gd name="T20" fmla="*/ 36 w 84"/>
                              <a:gd name="T21" fmla="*/ 220 h 530"/>
                              <a:gd name="T22" fmla="*/ 48 w 84"/>
                              <a:gd name="T23" fmla="*/ 120 h 530"/>
                              <a:gd name="T24" fmla="*/ 72 w 84"/>
                              <a:gd name="T25" fmla="*/ 40 h 530"/>
                              <a:gd name="T26" fmla="*/ 72 w 84"/>
                              <a:gd name="T27" fmla="*/ 0 h 530"/>
                              <a:gd name="T28" fmla="*/ 60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60" y="0"/>
                                </a:moveTo>
                                <a:lnTo>
                                  <a:pt x="12" y="140"/>
                                </a:lnTo>
                                <a:lnTo>
                                  <a:pt x="0" y="300"/>
                                </a:lnTo>
                                <a:lnTo>
                                  <a:pt x="0" y="410"/>
                                </a:lnTo>
                                <a:lnTo>
                                  <a:pt x="24" y="510"/>
                                </a:lnTo>
                                <a:lnTo>
                                  <a:pt x="48" y="530"/>
                                </a:lnTo>
                                <a:lnTo>
                                  <a:pt x="72" y="490"/>
                                </a:lnTo>
                                <a:lnTo>
                                  <a:pt x="84" y="470"/>
                                </a:lnTo>
                                <a:lnTo>
                                  <a:pt x="72" y="430"/>
                                </a:lnTo>
                                <a:lnTo>
                                  <a:pt x="48" y="320"/>
                                </a:lnTo>
                                <a:lnTo>
                                  <a:pt x="36" y="220"/>
                                </a:lnTo>
                                <a:lnTo>
                                  <a:pt x="48" y="120"/>
                                </a:lnTo>
                                <a:lnTo>
                                  <a:pt x="72" y="40"/>
                                </a:lnTo>
                                <a:lnTo>
                                  <a:pt x="72" y="0"/>
                                </a:lnTo>
                                <a:lnTo>
                                  <a:pt x="60"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9" name="Freeform 20"/>
                        <wps:cNvSpPr>
                          <a:spLocks/>
                        </wps:cNvSpPr>
                        <wps:spPr bwMode="auto">
                          <a:xfrm>
                            <a:off x="10374" y="2608"/>
                            <a:ext cx="221" cy="219"/>
                          </a:xfrm>
                          <a:custGeom>
                            <a:avLst/>
                            <a:gdLst>
                              <a:gd name="T0" fmla="*/ 12 w 228"/>
                              <a:gd name="T1" fmla="*/ 140 h 210"/>
                              <a:gd name="T2" fmla="*/ 48 w 228"/>
                              <a:gd name="T3" fmla="*/ 190 h 210"/>
                              <a:gd name="T4" fmla="*/ 108 w 228"/>
                              <a:gd name="T5" fmla="*/ 210 h 210"/>
                              <a:gd name="T6" fmla="*/ 156 w 228"/>
                              <a:gd name="T7" fmla="*/ 210 h 210"/>
                              <a:gd name="T8" fmla="*/ 216 w 228"/>
                              <a:gd name="T9" fmla="*/ 170 h 210"/>
                              <a:gd name="T10" fmla="*/ 228 w 228"/>
                              <a:gd name="T11" fmla="*/ 160 h 210"/>
                              <a:gd name="T12" fmla="*/ 228 w 228"/>
                              <a:gd name="T13" fmla="*/ 140 h 210"/>
                              <a:gd name="T14" fmla="*/ 228 w 228"/>
                              <a:gd name="T15" fmla="*/ 140 h 210"/>
                              <a:gd name="T16" fmla="*/ 204 w 228"/>
                              <a:gd name="T17" fmla="*/ 140 h 210"/>
                              <a:gd name="T18" fmla="*/ 120 w 228"/>
                              <a:gd name="T19" fmla="*/ 120 h 210"/>
                              <a:gd name="T20" fmla="*/ 84 w 228"/>
                              <a:gd name="T21" fmla="*/ 80 h 210"/>
                              <a:gd name="T22" fmla="*/ 48 w 228"/>
                              <a:gd name="T23" fmla="*/ 20 h 210"/>
                              <a:gd name="T24" fmla="*/ 24 w 228"/>
                              <a:gd name="T25" fmla="*/ 0 h 210"/>
                              <a:gd name="T26" fmla="*/ 12 w 228"/>
                              <a:gd name="T27" fmla="*/ 40 h 210"/>
                              <a:gd name="T28" fmla="*/ 0 w 228"/>
                              <a:gd name="T29" fmla="*/ 80 h 210"/>
                              <a:gd name="T30" fmla="*/ 12 w 228"/>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140"/>
                                </a:moveTo>
                                <a:lnTo>
                                  <a:pt x="48" y="190"/>
                                </a:lnTo>
                                <a:lnTo>
                                  <a:pt x="108" y="210"/>
                                </a:lnTo>
                                <a:lnTo>
                                  <a:pt x="156" y="210"/>
                                </a:lnTo>
                                <a:lnTo>
                                  <a:pt x="216" y="170"/>
                                </a:lnTo>
                                <a:lnTo>
                                  <a:pt x="228" y="160"/>
                                </a:lnTo>
                                <a:lnTo>
                                  <a:pt x="228" y="140"/>
                                </a:lnTo>
                                <a:lnTo>
                                  <a:pt x="228" y="140"/>
                                </a:lnTo>
                                <a:lnTo>
                                  <a:pt x="204" y="140"/>
                                </a:lnTo>
                                <a:lnTo>
                                  <a:pt x="120" y="120"/>
                                </a:lnTo>
                                <a:lnTo>
                                  <a:pt x="84" y="80"/>
                                </a:lnTo>
                                <a:lnTo>
                                  <a:pt x="48" y="20"/>
                                </a:lnTo>
                                <a:lnTo>
                                  <a:pt x="24" y="0"/>
                                </a:lnTo>
                                <a:lnTo>
                                  <a:pt x="12" y="40"/>
                                </a:lnTo>
                                <a:lnTo>
                                  <a:pt x="0" y="80"/>
                                </a:lnTo>
                                <a:lnTo>
                                  <a:pt x="12"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0" name="Freeform 21"/>
                        <wps:cNvSpPr>
                          <a:spLocks/>
                        </wps:cNvSpPr>
                        <wps:spPr bwMode="auto">
                          <a:xfrm>
                            <a:off x="10606" y="1647"/>
                            <a:ext cx="187" cy="105"/>
                          </a:xfrm>
                          <a:custGeom>
                            <a:avLst/>
                            <a:gdLst>
                              <a:gd name="T0" fmla="*/ 12 w 192"/>
                              <a:gd name="T1" fmla="*/ 20 h 100"/>
                              <a:gd name="T2" fmla="*/ 48 w 192"/>
                              <a:gd name="T3" fmla="*/ 20 h 100"/>
                              <a:gd name="T4" fmla="*/ 84 w 192"/>
                              <a:gd name="T5" fmla="*/ 80 h 100"/>
                              <a:gd name="T6" fmla="*/ 96 w 192"/>
                              <a:gd name="T7" fmla="*/ 100 h 100"/>
                              <a:gd name="T8" fmla="*/ 120 w 192"/>
                              <a:gd name="T9" fmla="*/ 80 h 100"/>
                              <a:gd name="T10" fmla="*/ 180 w 192"/>
                              <a:gd name="T11" fmla="*/ 20 h 100"/>
                              <a:gd name="T12" fmla="*/ 192 w 192"/>
                              <a:gd name="T13" fmla="*/ 0 h 100"/>
                              <a:gd name="T14" fmla="*/ 168 w 192"/>
                              <a:gd name="T15" fmla="*/ 0 h 100"/>
                              <a:gd name="T16" fmla="*/ 120 w 192"/>
                              <a:gd name="T17" fmla="*/ 20 h 100"/>
                              <a:gd name="T18" fmla="*/ 96 w 192"/>
                              <a:gd name="T19" fmla="*/ 20 h 100"/>
                              <a:gd name="T20" fmla="*/ 60 w 192"/>
                              <a:gd name="T21" fmla="*/ 0 h 100"/>
                              <a:gd name="T22" fmla="*/ 24 w 192"/>
                              <a:gd name="T23" fmla="*/ 0 h 100"/>
                              <a:gd name="T24" fmla="*/ 0 w 192"/>
                              <a:gd name="T25" fmla="*/ 20 h 100"/>
                              <a:gd name="T26" fmla="*/ 0 w 192"/>
                              <a:gd name="T27" fmla="*/ 40 h 100"/>
                              <a:gd name="T28" fmla="*/ 12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2" y="20"/>
                                </a:moveTo>
                                <a:lnTo>
                                  <a:pt x="48" y="20"/>
                                </a:lnTo>
                                <a:lnTo>
                                  <a:pt x="84" y="80"/>
                                </a:lnTo>
                                <a:lnTo>
                                  <a:pt x="96" y="100"/>
                                </a:lnTo>
                                <a:lnTo>
                                  <a:pt x="120" y="80"/>
                                </a:lnTo>
                                <a:lnTo>
                                  <a:pt x="180" y="20"/>
                                </a:lnTo>
                                <a:lnTo>
                                  <a:pt x="192" y="0"/>
                                </a:lnTo>
                                <a:lnTo>
                                  <a:pt x="168" y="0"/>
                                </a:lnTo>
                                <a:lnTo>
                                  <a:pt x="120" y="20"/>
                                </a:lnTo>
                                <a:lnTo>
                                  <a:pt x="96" y="20"/>
                                </a:lnTo>
                                <a:lnTo>
                                  <a:pt x="60" y="0"/>
                                </a:lnTo>
                                <a:lnTo>
                                  <a:pt x="24" y="0"/>
                                </a:lnTo>
                                <a:lnTo>
                                  <a:pt x="0" y="20"/>
                                </a:lnTo>
                                <a:lnTo>
                                  <a:pt x="0" y="40"/>
                                </a:lnTo>
                                <a:lnTo>
                                  <a:pt x="12"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1" name="Freeform 22"/>
                        <wps:cNvSpPr>
                          <a:spLocks/>
                        </wps:cNvSpPr>
                        <wps:spPr bwMode="auto">
                          <a:xfrm>
                            <a:off x="10490" y="1324"/>
                            <a:ext cx="291" cy="669"/>
                          </a:xfrm>
                          <a:custGeom>
                            <a:avLst/>
                            <a:gdLst>
                              <a:gd name="T0" fmla="*/ 0 w 300"/>
                              <a:gd name="T1" fmla="*/ 620 h 640"/>
                              <a:gd name="T2" fmla="*/ 24 w 300"/>
                              <a:gd name="T3" fmla="*/ 600 h 640"/>
                              <a:gd name="T4" fmla="*/ 60 w 300"/>
                              <a:gd name="T5" fmla="*/ 520 h 640"/>
                              <a:gd name="T6" fmla="*/ 144 w 300"/>
                              <a:gd name="T7" fmla="*/ 330 h 640"/>
                              <a:gd name="T8" fmla="*/ 240 w 300"/>
                              <a:gd name="T9" fmla="*/ 110 h 640"/>
                              <a:gd name="T10" fmla="*/ 276 w 300"/>
                              <a:gd name="T11" fmla="*/ 40 h 640"/>
                              <a:gd name="T12" fmla="*/ 288 w 300"/>
                              <a:gd name="T13" fmla="*/ 0 h 640"/>
                              <a:gd name="T14" fmla="*/ 300 w 300"/>
                              <a:gd name="T15" fmla="*/ 20 h 640"/>
                              <a:gd name="T16" fmla="*/ 300 w 300"/>
                              <a:gd name="T17" fmla="*/ 70 h 640"/>
                              <a:gd name="T18" fmla="*/ 276 w 300"/>
                              <a:gd name="T19" fmla="*/ 230 h 640"/>
                              <a:gd name="T20" fmla="*/ 276 w 300"/>
                              <a:gd name="T21" fmla="*/ 310 h 640"/>
                              <a:gd name="T22" fmla="*/ 288 w 300"/>
                              <a:gd name="T23" fmla="*/ 390 h 640"/>
                              <a:gd name="T24" fmla="*/ 288 w 300"/>
                              <a:gd name="T25" fmla="*/ 410 h 640"/>
                              <a:gd name="T26" fmla="*/ 276 w 300"/>
                              <a:gd name="T27" fmla="*/ 410 h 640"/>
                              <a:gd name="T28" fmla="*/ 216 w 300"/>
                              <a:gd name="T29" fmla="*/ 410 h 640"/>
                              <a:gd name="T30" fmla="*/ 156 w 300"/>
                              <a:gd name="T31" fmla="*/ 470 h 640"/>
                              <a:gd name="T32" fmla="*/ 84 w 300"/>
                              <a:gd name="T33" fmla="*/ 540 h 640"/>
                              <a:gd name="T34" fmla="*/ 36 w 300"/>
                              <a:gd name="T35" fmla="*/ 620 h 640"/>
                              <a:gd name="T36" fmla="*/ 0 w 300"/>
                              <a:gd name="T37" fmla="*/ 640 h 640"/>
                              <a:gd name="T38" fmla="*/ 0 w 300"/>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620"/>
                                </a:moveTo>
                                <a:lnTo>
                                  <a:pt x="24" y="600"/>
                                </a:lnTo>
                                <a:lnTo>
                                  <a:pt x="60" y="520"/>
                                </a:lnTo>
                                <a:lnTo>
                                  <a:pt x="144" y="330"/>
                                </a:lnTo>
                                <a:lnTo>
                                  <a:pt x="240" y="110"/>
                                </a:lnTo>
                                <a:lnTo>
                                  <a:pt x="276" y="40"/>
                                </a:lnTo>
                                <a:lnTo>
                                  <a:pt x="288" y="0"/>
                                </a:lnTo>
                                <a:lnTo>
                                  <a:pt x="300" y="20"/>
                                </a:lnTo>
                                <a:lnTo>
                                  <a:pt x="300" y="70"/>
                                </a:lnTo>
                                <a:lnTo>
                                  <a:pt x="276" y="230"/>
                                </a:lnTo>
                                <a:lnTo>
                                  <a:pt x="276" y="310"/>
                                </a:lnTo>
                                <a:lnTo>
                                  <a:pt x="288" y="390"/>
                                </a:lnTo>
                                <a:lnTo>
                                  <a:pt x="288" y="410"/>
                                </a:lnTo>
                                <a:lnTo>
                                  <a:pt x="276" y="410"/>
                                </a:lnTo>
                                <a:lnTo>
                                  <a:pt x="216" y="410"/>
                                </a:lnTo>
                                <a:lnTo>
                                  <a:pt x="156" y="470"/>
                                </a:lnTo>
                                <a:lnTo>
                                  <a:pt x="84" y="540"/>
                                </a:lnTo>
                                <a:lnTo>
                                  <a:pt x="36" y="620"/>
                                </a:lnTo>
                                <a:lnTo>
                                  <a:pt x="0" y="640"/>
                                </a:lnTo>
                                <a:lnTo>
                                  <a:pt x="0"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2" name="Freeform 23"/>
                        <wps:cNvSpPr>
                          <a:spLocks/>
                        </wps:cNvSpPr>
                        <wps:spPr bwMode="auto">
                          <a:xfrm>
                            <a:off x="10467" y="1324"/>
                            <a:ext cx="58" cy="490"/>
                          </a:xfrm>
                          <a:custGeom>
                            <a:avLst/>
                            <a:gdLst>
                              <a:gd name="T0" fmla="*/ 24 w 60"/>
                              <a:gd name="T1" fmla="*/ 20 h 470"/>
                              <a:gd name="T2" fmla="*/ 0 w 60"/>
                              <a:gd name="T3" fmla="*/ 120 h 470"/>
                              <a:gd name="T4" fmla="*/ 0 w 60"/>
                              <a:gd name="T5" fmla="*/ 160 h 470"/>
                              <a:gd name="T6" fmla="*/ 12 w 60"/>
                              <a:gd name="T7" fmla="*/ 190 h 470"/>
                              <a:gd name="T8" fmla="*/ 24 w 60"/>
                              <a:gd name="T9" fmla="*/ 270 h 470"/>
                              <a:gd name="T10" fmla="*/ 24 w 60"/>
                              <a:gd name="T11" fmla="*/ 410 h 470"/>
                              <a:gd name="T12" fmla="*/ 12 w 60"/>
                              <a:gd name="T13" fmla="*/ 450 h 470"/>
                              <a:gd name="T14" fmla="*/ 24 w 60"/>
                              <a:gd name="T15" fmla="*/ 470 h 470"/>
                              <a:gd name="T16" fmla="*/ 24 w 60"/>
                              <a:gd name="T17" fmla="*/ 450 h 470"/>
                              <a:gd name="T18" fmla="*/ 48 w 60"/>
                              <a:gd name="T19" fmla="*/ 350 h 470"/>
                              <a:gd name="T20" fmla="*/ 60 w 60"/>
                              <a:gd name="T21" fmla="*/ 230 h 470"/>
                              <a:gd name="T22" fmla="*/ 48 w 60"/>
                              <a:gd name="T23" fmla="*/ 120 h 470"/>
                              <a:gd name="T24" fmla="*/ 24 w 60"/>
                              <a:gd name="T25" fmla="*/ 0 h 470"/>
                              <a:gd name="T26" fmla="*/ 24 w 60"/>
                              <a:gd name="T27"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70">
                                <a:moveTo>
                                  <a:pt x="24" y="20"/>
                                </a:moveTo>
                                <a:lnTo>
                                  <a:pt x="0" y="120"/>
                                </a:lnTo>
                                <a:lnTo>
                                  <a:pt x="0" y="160"/>
                                </a:lnTo>
                                <a:lnTo>
                                  <a:pt x="12" y="190"/>
                                </a:lnTo>
                                <a:lnTo>
                                  <a:pt x="24" y="270"/>
                                </a:lnTo>
                                <a:lnTo>
                                  <a:pt x="24" y="410"/>
                                </a:lnTo>
                                <a:lnTo>
                                  <a:pt x="12" y="450"/>
                                </a:lnTo>
                                <a:lnTo>
                                  <a:pt x="24" y="470"/>
                                </a:lnTo>
                                <a:lnTo>
                                  <a:pt x="24" y="450"/>
                                </a:lnTo>
                                <a:lnTo>
                                  <a:pt x="48" y="350"/>
                                </a:lnTo>
                                <a:lnTo>
                                  <a:pt x="60" y="230"/>
                                </a:lnTo>
                                <a:lnTo>
                                  <a:pt x="48" y="12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3" name="Freeform 24"/>
                        <wps:cNvSpPr>
                          <a:spLocks/>
                        </wps:cNvSpPr>
                        <wps:spPr bwMode="auto">
                          <a:xfrm>
                            <a:off x="10093" y="1772"/>
                            <a:ext cx="246" cy="221"/>
                          </a:xfrm>
                          <a:custGeom>
                            <a:avLst/>
                            <a:gdLst>
                              <a:gd name="T0" fmla="*/ 253 w 253"/>
                              <a:gd name="T1" fmla="*/ 20 h 210"/>
                              <a:gd name="T2" fmla="*/ 193 w 253"/>
                              <a:gd name="T3" fmla="*/ 120 h 210"/>
                              <a:gd name="T4" fmla="*/ 133 w 253"/>
                              <a:gd name="T5" fmla="*/ 190 h 210"/>
                              <a:gd name="T6" fmla="*/ 61 w 253"/>
                              <a:gd name="T7" fmla="*/ 210 h 210"/>
                              <a:gd name="T8" fmla="*/ 36 w 253"/>
                              <a:gd name="T9" fmla="*/ 190 h 210"/>
                              <a:gd name="T10" fmla="*/ 12 w 253"/>
                              <a:gd name="T11" fmla="*/ 150 h 210"/>
                              <a:gd name="T12" fmla="*/ 0 w 253"/>
                              <a:gd name="T13" fmla="*/ 120 h 210"/>
                              <a:gd name="T14" fmla="*/ 0 w 253"/>
                              <a:gd name="T15" fmla="*/ 80 h 210"/>
                              <a:gd name="T16" fmla="*/ 12 w 253"/>
                              <a:gd name="T17" fmla="*/ 80 h 210"/>
                              <a:gd name="T18" fmla="*/ 24 w 253"/>
                              <a:gd name="T19" fmla="*/ 80 h 210"/>
                              <a:gd name="T20" fmla="*/ 73 w 253"/>
                              <a:gd name="T21" fmla="*/ 120 h 210"/>
                              <a:gd name="T22" fmla="*/ 133 w 253"/>
                              <a:gd name="T23" fmla="*/ 120 h 210"/>
                              <a:gd name="T24" fmla="*/ 193 w 253"/>
                              <a:gd name="T25" fmla="*/ 80 h 210"/>
                              <a:gd name="T26" fmla="*/ 241 w 253"/>
                              <a:gd name="T27" fmla="*/ 20 h 210"/>
                              <a:gd name="T28" fmla="*/ 253 w 253"/>
                              <a:gd name="T29" fmla="*/ 0 h 210"/>
                              <a:gd name="T30" fmla="*/ 253 w 253"/>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210">
                                <a:moveTo>
                                  <a:pt x="253" y="20"/>
                                </a:moveTo>
                                <a:lnTo>
                                  <a:pt x="193" y="120"/>
                                </a:lnTo>
                                <a:lnTo>
                                  <a:pt x="133" y="190"/>
                                </a:lnTo>
                                <a:lnTo>
                                  <a:pt x="61" y="210"/>
                                </a:lnTo>
                                <a:lnTo>
                                  <a:pt x="36" y="190"/>
                                </a:lnTo>
                                <a:lnTo>
                                  <a:pt x="12" y="150"/>
                                </a:lnTo>
                                <a:lnTo>
                                  <a:pt x="0" y="120"/>
                                </a:lnTo>
                                <a:lnTo>
                                  <a:pt x="0" y="80"/>
                                </a:lnTo>
                                <a:lnTo>
                                  <a:pt x="12" y="80"/>
                                </a:lnTo>
                                <a:lnTo>
                                  <a:pt x="24" y="80"/>
                                </a:lnTo>
                                <a:lnTo>
                                  <a:pt x="73" y="120"/>
                                </a:lnTo>
                                <a:lnTo>
                                  <a:pt x="133" y="120"/>
                                </a:lnTo>
                                <a:lnTo>
                                  <a:pt x="193" y="80"/>
                                </a:lnTo>
                                <a:lnTo>
                                  <a:pt x="241" y="20"/>
                                </a:lnTo>
                                <a:lnTo>
                                  <a:pt x="253" y="0"/>
                                </a:lnTo>
                                <a:lnTo>
                                  <a:pt x="253"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4" name="Freeform 25"/>
                        <wps:cNvSpPr>
                          <a:spLocks/>
                        </wps:cNvSpPr>
                        <wps:spPr bwMode="auto">
                          <a:xfrm>
                            <a:off x="10023" y="1324"/>
                            <a:ext cx="82" cy="470"/>
                          </a:xfrm>
                          <a:custGeom>
                            <a:avLst/>
                            <a:gdLst>
                              <a:gd name="T0" fmla="*/ 84 w 84"/>
                              <a:gd name="T1" fmla="*/ 450 h 450"/>
                              <a:gd name="T2" fmla="*/ 60 w 84"/>
                              <a:gd name="T3" fmla="*/ 450 h 450"/>
                              <a:gd name="T4" fmla="*/ 36 w 84"/>
                              <a:gd name="T5" fmla="*/ 410 h 450"/>
                              <a:gd name="T6" fmla="*/ 12 w 84"/>
                              <a:gd name="T7" fmla="*/ 330 h 450"/>
                              <a:gd name="T8" fmla="*/ 0 w 84"/>
                              <a:gd name="T9" fmla="*/ 260 h 450"/>
                              <a:gd name="T10" fmla="*/ 12 w 84"/>
                              <a:gd name="T11" fmla="*/ 160 h 450"/>
                              <a:gd name="T12" fmla="*/ 48 w 84"/>
                              <a:gd name="T13" fmla="*/ 40 h 450"/>
                              <a:gd name="T14" fmla="*/ 60 w 84"/>
                              <a:gd name="T15" fmla="*/ 0 h 450"/>
                              <a:gd name="T16" fmla="*/ 72 w 84"/>
                              <a:gd name="T17" fmla="*/ 0 h 450"/>
                              <a:gd name="T18" fmla="*/ 84 w 84"/>
                              <a:gd name="T19" fmla="*/ 20 h 450"/>
                              <a:gd name="T20" fmla="*/ 72 w 84"/>
                              <a:gd name="T21" fmla="*/ 80 h 450"/>
                              <a:gd name="T22" fmla="*/ 60 w 84"/>
                              <a:gd name="T23" fmla="*/ 140 h 450"/>
                              <a:gd name="T24" fmla="*/ 60 w 84"/>
                              <a:gd name="T25" fmla="*/ 200 h 450"/>
                              <a:gd name="T26" fmla="*/ 72 w 84"/>
                              <a:gd name="T27" fmla="*/ 310 h 450"/>
                              <a:gd name="T28" fmla="*/ 84 w 84"/>
                              <a:gd name="T29" fmla="*/ 390 h 450"/>
                              <a:gd name="T30" fmla="*/ 84 w 84"/>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450"/>
                                </a:moveTo>
                                <a:lnTo>
                                  <a:pt x="60" y="450"/>
                                </a:lnTo>
                                <a:lnTo>
                                  <a:pt x="36" y="410"/>
                                </a:lnTo>
                                <a:lnTo>
                                  <a:pt x="12" y="330"/>
                                </a:lnTo>
                                <a:lnTo>
                                  <a:pt x="0" y="260"/>
                                </a:lnTo>
                                <a:lnTo>
                                  <a:pt x="12" y="160"/>
                                </a:lnTo>
                                <a:lnTo>
                                  <a:pt x="48" y="40"/>
                                </a:lnTo>
                                <a:lnTo>
                                  <a:pt x="60" y="0"/>
                                </a:lnTo>
                                <a:lnTo>
                                  <a:pt x="72" y="0"/>
                                </a:lnTo>
                                <a:lnTo>
                                  <a:pt x="84" y="20"/>
                                </a:lnTo>
                                <a:lnTo>
                                  <a:pt x="72" y="80"/>
                                </a:lnTo>
                                <a:lnTo>
                                  <a:pt x="60" y="140"/>
                                </a:lnTo>
                                <a:lnTo>
                                  <a:pt x="60" y="200"/>
                                </a:lnTo>
                                <a:lnTo>
                                  <a:pt x="72" y="310"/>
                                </a:lnTo>
                                <a:lnTo>
                                  <a:pt x="84" y="390"/>
                                </a:lnTo>
                                <a:lnTo>
                                  <a:pt x="84"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5" name="Freeform 26"/>
                        <wps:cNvSpPr>
                          <a:spLocks/>
                        </wps:cNvSpPr>
                        <wps:spPr bwMode="auto">
                          <a:xfrm>
                            <a:off x="2045" y="2033"/>
                            <a:ext cx="304" cy="722"/>
                          </a:xfrm>
                          <a:custGeom>
                            <a:avLst/>
                            <a:gdLst>
                              <a:gd name="T0" fmla="*/ 144 w 313"/>
                              <a:gd name="T1" fmla="*/ 610 h 690"/>
                              <a:gd name="T2" fmla="*/ 96 w 313"/>
                              <a:gd name="T3" fmla="*/ 650 h 690"/>
                              <a:gd name="T4" fmla="*/ 60 w 313"/>
                              <a:gd name="T5" fmla="*/ 650 h 690"/>
                              <a:gd name="T6" fmla="*/ 60 w 313"/>
                              <a:gd name="T7" fmla="*/ 570 h 690"/>
                              <a:gd name="T8" fmla="*/ 72 w 313"/>
                              <a:gd name="T9" fmla="*/ 450 h 690"/>
                              <a:gd name="T10" fmla="*/ 72 w 313"/>
                              <a:gd name="T11" fmla="*/ 280 h 690"/>
                              <a:gd name="T12" fmla="*/ 48 w 313"/>
                              <a:gd name="T13" fmla="*/ 180 h 690"/>
                              <a:gd name="T14" fmla="*/ 12 w 313"/>
                              <a:gd name="T15" fmla="*/ 40 h 690"/>
                              <a:gd name="T16" fmla="*/ 0 w 313"/>
                              <a:gd name="T17" fmla="*/ 20 h 690"/>
                              <a:gd name="T18" fmla="*/ 12 w 313"/>
                              <a:gd name="T19" fmla="*/ 0 h 690"/>
                              <a:gd name="T20" fmla="*/ 36 w 313"/>
                              <a:gd name="T21" fmla="*/ 40 h 690"/>
                              <a:gd name="T22" fmla="*/ 72 w 313"/>
                              <a:gd name="T23" fmla="*/ 120 h 690"/>
                              <a:gd name="T24" fmla="*/ 168 w 313"/>
                              <a:gd name="T25" fmla="*/ 330 h 690"/>
                              <a:gd name="T26" fmla="*/ 265 w 313"/>
                              <a:gd name="T27" fmla="*/ 550 h 690"/>
                              <a:gd name="T28" fmla="*/ 301 w 313"/>
                              <a:gd name="T29" fmla="*/ 610 h 690"/>
                              <a:gd name="T30" fmla="*/ 313 w 313"/>
                              <a:gd name="T31" fmla="*/ 650 h 690"/>
                              <a:gd name="T32" fmla="*/ 313 w 313"/>
                              <a:gd name="T33" fmla="*/ 690 h 690"/>
                              <a:gd name="T34" fmla="*/ 301 w 313"/>
                              <a:gd name="T35" fmla="*/ 690 h 690"/>
                              <a:gd name="T36" fmla="*/ 265 w 313"/>
                              <a:gd name="T37" fmla="*/ 670 h 690"/>
                              <a:gd name="T38" fmla="*/ 217 w 313"/>
                              <a:gd name="T39" fmla="*/ 650 h 690"/>
                              <a:gd name="T40" fmla="*/ 168 w 313"/>
                              <a:gd name="T41" fmla="*/ 610 h 690"/>
                              <a:gd name="T42" fmla="*/ 156 w 313"/>
                              <a:gd name="T43" fmla="*/ 610 h 690"/>
                              <a:gd name="T44" fmla="*/ 144 w 313"/>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90">
                                <a:moveTo>
                                  <a:pt x="144" y="610"/>
                                </a:moveTo>
                                <a:lnTo>
                                  <a:pt x="96" y="650"/>
                                </a:lnTo>
                                <a:lnTo>
                                  <a:pt x="60" y="650"/>
                                </a:lnTo>
                                <a:lnTo>
                                  <a:pt x="60" y="570"/>
                                </a:lnTo>
                                <a:lnTo>
                                  <a:pt x="72" y="450"/>
                                </a:lnTo>
                                <a:lnTo>
                                  <a:pt x="72" y="280"/>
                                </a:lnTo>
                                <a:lnTo>
                                  <a:pt x="48" y="180"/>
                                </a:lnTo>
                                <a:lnTo>
                                  <a:pt x="12" y="40"/>
                                </a:lnTo>
                                <a:lnTo>
                                  <a:pt x="0" y="20"/>
                                </a:lnTo>
                                <a:lnTo>
                                  <a:pt x="12" y="0"/>
                                </a:lnTo>
                                <a:lnTo>
                                  <a:pt x="36" y="40"/>
                                </a:lnTo>
                                <a:lnTo>
                                  <a:pt x="72" y="120"/>
                                </a:lnTo>
                                <a:lnTo>
                                  <a:pt x="168" y="330"/>
                                </a:lnTo>
                                <a:lnTo>
                                  <a:pt x="265" y="550"/>
                                </a:lnTo>
                                <a:lnTo>
                                  <a:pt x="301" y="610"/>
                                </a:lnTo>
                                <a:lnTo>
                                  <a:pt x="313" y="650"/>
                                </a:lnTo>
                                <a:lnTo>
                                  <a:pt x="313" y="690"/>
                                </a:lnTo>
                                <a:lnTo>
                                  <a:pt x="301" y="690"/>
                                </a:lnTo>
                                <a:lnTo>
                                  <a:pt x="265" y="670"/>
                                </a:lnTo>
                                <a:lnTo>
                                  <a:pt x="217" y="650"/>
                                </a:lnTo>
                                <a:lnTo>
                                  <a:pt x="168" y="610"/>
                                </a:lnTo>
                                <a:lnTo>
                                  <a:pt x="156" y="610"/>
                                </a:lnTo>
                                <a:lnTo>
                                  <a:pt x="144"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6" name="Freeform 27"/>
                        <wps:cNvSpPr>
                          <a:spLocks/>
                        </wps:cNvSpPr>
                        <wps:spPr bwMode="auto">
                          <a:xfrm>
                            <a:off x="1917" y="1950"/>
                            <a:ext cx="82" cy="554"/>
                          </a:xfrm>
                          <a:custGeom>
                            <a:avLst/>
                            <a:gdLst>
                              <a:gd name="T0" fmla="*/ 24 w 84"/>
                              <a:gd name="T1" fmla="*/ 0 h 530"/>
                              <a:gd name="T2" fmla="*/ 60 w 84"/>
                              <a:gd name="T3" fmla="*/ 140 h 530"/>
                              <a:gd name="T4" fmla="*/ 84 w 84"/>
                              <a:gd name="T5" fmla="*/ 300 h 530"/>
                              <a:gd name="T6" fmla="*/ 84 w 84"/>
                              <a:gd name="T7" fmla="*/ 410 h 530"/>
                              <a:gd name="T8" fmla="*/ 60 w 84"/>
                              <a:gd name="T9" fmla="*/ 510 h 530"/>
                              <a:gd name="T10" fmla="*/ 36 w 84"/>
                              <a:gd name="T11" fmla="*/ 530 h 530"/>
                              <a:gd name="T12" fmla="*/ 12 w 84"/>
                              <a:gd name="T13" fmla="*/ 490 h 530"/>
                              <a:gd name="T14" fmla="*/ 0 w 84"/>
                              <a:gd name="T15" fmla="*/ 470 h 530"/>
                              <a:gd name="T16" fmla="*/ 0 w 84"/>
                              <a:gd name="T17" fmla="*/ 430 h 530"/>
                              <a:gd name="T18" fmla="*/ 24 w 84"/>
                              <a:gd name="T19" fmla="*/ 320 h 530"/>
                              <a:gd name="T20" fmla="*/ 48 w 84"/>
                              <a:gd name="T21" fmla="*/ 220 h 530"/>
                              <a:gd name="T22" fmla="*/ 36 w 84"/>
                              <a:gd name="T23" fmla="*/ 120 h 530"/>
                              <a:gd name="T24" fmla="*/ 12 w 84"/>
                              <a:gd name="T25" fmla="*/ 40 h 530"/>
                              <a:gd name="T26" fmla="*/ 12 w 84"/>
                              <a:gd name="T27" fmla="*/ 0 h 530"/>
                              <a:gd name="T28" fmla="*/ 24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24" y="0"/>
                                </a:moveTo>
                                <a:lnTo>
                                  <a:pt x="60" y="140"/>
                                </a:lnTo>
                                <a:lnTo>
                                  <a:pt x="84" y="300"/>
                                </a:lnTo>
                                <a:lnTo>
                                  <a:pt x="84" y="410"/>
                                </a:lnTo>
                                <a:lnTo>
                                  <a:pt x="60" y="510"/>
                                </a:lnTo>
                                <a:lnTo>
                                  <a:pt x="36" y="530"/>
                                </a:lnTo>
                                <a:lnTo>
                                  <a:pt x="12" y="490"/>
                                </a:lnTo>
                                <a:lnTo>
                                  <a:pt x="0" y="470"/>
                                </a:lnTo>
                                <a:lnTo>
                                  <a:pt x="0" y="430"/>
                                </a:lnTo>
                                <a:lnTo>
                                  <a:pt x="24" y="320"/>
                                </a:lnTo>
                                <a:lnTo>
                                  <a:pt x="48" y="220"/>
                                </a:lnTo>
                                <a:lnTo>
                                  <a:pt x="36" y="120"/>
                                </a:lnTo>
                                <a:lnTo>
                                  <a:pt x="12" y="40"/>
                                </a:lnTo>
                                <a:lnTo>
                                  <a:pt x="12" y="0"/>
                                </a:lnTo>
                                <a:lnTo>
                                  <a:pt x="2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7" name="Freeform 28"/>
                        <wps:cNvSpPr>
                          <a:spLocks/>
                        </wps:cNvSpPr>
                        <wps:spPr bwMode="auto">
                          <a:xfrm>
                            <a:off x="1778" y="2608"/>
                            <a:ext cx="232" cy="219"/>
                          </a:xfrm>
                          <a:custGeom>
                            <a:avLst/>
                            <a:gdLst>
                              <a:gd name="T0" fmla="*/ 228 w 240"/>
                              <a:gd name="T1" fmla="*/ 140 h 210"/>
                              <a:gd name="T2" fmla="*/ 180 w 240"/>
                              <a:gd name="T3" fmla="*/ 190 h 210"/>
                              <a:gd name="T4" fmla="*/ 132 w 240"/>
                              <a:gd name="T5" fmla="*/ 210 h 210"/>
                              <a:gd name="T6" fmla="*/ 72 w 240"/>
                              <a:gd name="T7" fmla="*/ 210 h 210"/>
                              <a:gd name="T8" fmla="*/ 24 w 240"/>
                              <a:gd name="T9" fmla="*/ 170 h 210"/>
                              <a:gd name="T10" fmla="*/ 0 w 240"/>
                              <a:gd name="T11" fmla="*/ 160 h 210"/>
                              <a:gd name="T12" fmla="*/ 0 w 240"/>
                              <a:gd name="T13" fmla="*/ 140 h 210"/>
                              <a:gd name="T14" fmla="*/ 12 w 240"/>
                              <a:gd name="T15" fmla="*/ 140 h 210"/>
                              <a:gd name="T16" fmla="*/ 36 w 240"/>
                              <a:gd name="T17" fmla="*/ 140 h 210"/>
                              <a:gd name="T18" fmla="*/ 120 w 240"/>
                              <a:gd name="T19" fmla="*/ 120 h 210"/>
                              <a:gd name="T20" fmla="*/ 156 w 240"/>
                              <a:gd name="T21" fmla="*/ 80 h 210"/>
                              <a:gd name="T22" fmla="*/ 192 w 240"/>
                              <a:gd name="T23" fmla="*/ 20 h 210"/>
                              <a:gd name="T24" fmla="*/ 204 w 240"/>
                              <a:gd name="T25" fmla="*/ 0 h 210"/>
                              <a:gd name="T26" fmla="*/ 228 w 240"/>
                              <a:gd name="T27" fmla="*/ 40 h 210"/>
                              <a:gd name="T28" fmla="*/ 240 w 240"/>
                              <a:gd name="T29" fmla="*/ 80 h 210"/>
                              <a:gd name="T30" fmla="*/ 228 w 240"/>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140"/>
                                </a:moveTo>
                                <a:lnTo>
                                  <a:pt x="180" y="190"/>
                                </a:lnTo>
                                <a:lnTo>
                                  <a:pt x="132" y="210"/>
                                </a:lnTo>
                                <a:lnTo>
                                  <a:pt x="72" y="210"/>
                                </a:lnTo>
                                <a:lnTo>
                                  <a:pt x="24" y="170"/>
                                </a:lnTo>
                                <a:lnTo>
                                  <a:pt x="0" y="160"/>
                                </a:lnTo>
                                <a:lnTo>
                                  <a:pt x="0" y="140"/>
                                </a:lnTo>
                                <a:lnTo>
                                  <a:pt x="12" y="140"/>
                                </a:lnTo>
                                <a:lnTo>
                                  <a:pt x="36" y="140"/>
                                </a:lnTo>
                                <a:lnTo>
                                  <a:pt x="120" y="120"/>
                                </a:lnTo>
                                <a:lnTo>
                                  <a:pt x="156" y="80"/>
                                </a:lnTo>
                                <a:lnTo>
                                  <a:pt x="192" y="20"/>
                                </a:lnTo>
                                <a:lnTo>
                                  <a:pt x="204" y="0"/>
                                </a:lnTo>
                                <a:lnTo>
                                  <a:pt x="228" y="40"/>
                                </a:lnTo>
                                <a:lnTo>
                                  <a:pt x="240" y="80"/>
                                </a:lnTo>
                                <a:lnTo>
                                  <a:pt x="228"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8" name="Freeform 29"/>
                        <wps:cNvSpPr>
                          <a:spLocks/>
                        </wps:cNvSpPr>
                        <wps:spPr bwMode="auto">
                          <a:xfrm>
                            <a:off x="1591" y="1647"/>
                            <a:ext cx="187" cy="105"/>
                          </a:xfrm>
                          <a:custGeom>
                            <a:avLst/>
                            <a:gdLst>
                              <a:gd name="T0" fmla="*/ 180 w 192"/>
                              <a:gd name="T1" fmla="*/ 20 h 100"/>
                              <a:gd name="T2" fmla="*/ 144 w 192"/>
                              <a:gd name="T3" fmla="*/ 20 h 100"/>
                              <a:gd name="T4" fmla="*/ 108 w 192"/>
                              <a:gd name="T5" fmla="*/ 80 h 100"/>
                              <a:gd name="T6" fmla="*/ 84 w 192"/>
                              <a:gd name="T7" fmla="*/ 100 h 100"/>
                              <a:gd name="T8" fmla="*/ 72 w 192"/>
                              <a:gd name="T9" fmla="*/ 80 h 100"/>
                              <a:gd name="T10" fmla="*/ 0 w 192"/>
                              <a:gd name="T11" fmla="*/ 20 h 100"/>
                              <a:gd name="T12" fmla="*/ 0 w 192"/>
                              <a:gd name="T13" fmla="*/ 0 h 100"/>
                              <a:gd name="T14" fmla="*/ 12 w 192"/>
                              <a:gd name="T15" fmla="*/ 0 h 100"/>
                              <a:gd name="T16" fmla="*/ 72 w 192"/>
                              <a:gd name="T17" fmla="*/ 20 h 100"/>
                              <a:gd name="T18" fmla="*/ 96 w 192"/>
                              <a:gd name="T19" fmla="*/ 20 h 100"/>
                              <a:gd name="T20" fmla="*/ 132 w 192"/>
                              <a:gd name="T21" fmla="*/ 0 h 100"/>
                              <a:gd name="T22" fmla="*/ 180 w 192"/>
                              <a:gd name="T23" fmla="*/ 0 h 100"/>
                              <a:gd name="T24" fmla="*/ 180 w 192"/>
                              <a:gd name="T25" fmla="*/ 20 h 100"/>
                              <a:gd name="T26" fmla="*/ 192 w 192"/>
                              <a:gd name="T27" fmla="*/ 40 h 100"/>
                              <a:gd name="T28" fmla="*/ 180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80" y="20"/>
                                </a:moveTo>
                                <a:lnTo>
                                  <a:pt x="144" y="20"/>
                                </a:lnTo>
                                <a:lnTo>
                                  <a:pt x="108" y="80"/>
                                </a:lnTo>
                                <a:lnTo>
                                  <a:pt x="84" y="100"/>
                                </a:lnTo>
                                <a:lnTo>
                                  <a:pt x="72" y="80"/>
                                </a:lnTo>
                                <a:lnTo>
                                  <a:pt x="0" y="20"/>
                                </a:lnTo>
                                <a:lnTo>
                                  <a:pt x="0" y="0"/>
                                </a:lnTo>
                                <a:lnTo>
                                  <a:pt x="12" y="0"/>
                                </a:lnTo>
                                <a:lnTo>
                                  <a:pt x="72" y="20"/>
                                </a:lnTo>
                                <a:lnTo>
                                  <a:pt x="96" y="20"/>
                                </a:lnTo>
                                <a:lnTo>
                                  <a:pt x="132" y="0"/>
                                </a:lnTo>
                                <a:lnTo>
                                  <a:pt x="180" y="0"/>
                                </a:lnTo>
                                <a:lnTo>
                                  <a:pt x="180" y="20"/>
                                </a:lnTo>
                                <a:lnTo>
                                  <a:pt x="192" y="40"/>
                                </a:lnTo>
                                <a:lnTo>
                                  <a:pt x="18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9" name="Freeform 30"/>
                        <wps:cNvSpPr>
                          <a:spLocks/>
                        </wps:cNvSpPr>
                        <wps:spPr bwMode="auto">
                          <a:xfrm>
                            <a:off x="1603" y="1324"/>
                            <a:ext cx="279" cy="669"/>
                          </a:xfrm>
                          <a:custGeom>
                            <a:avLst/>
                            <a:gdLst>
                              <a:gd name="T0" fmla="*/ 288 w 288"/>
                              <a:gd name="T1" fmla="*/ 620 h 640"/>
                              <a:gd name="T2" fmla="*/ 276 w 288"/>
                              <a:gd name="T3" fmla="*/ 600 h 640"/>
                              <a:gd name="T4" fmla="*/ 240 w 288"/>
                              <a:gd name="T5" fmla="*/ 520 h 640"/>
                              <a:gd name="T6" fmla="*/ 156 w 288"/>
                              <a:gd name="T7" fmla="*/ 330 h 640"/>
                              <a:gd name="T8" fmla="*/ 60 w 288"/>
                              <a:gd name="T9" fmla="*/ 110 h 640"/>
                              <a:gd name="T10" fmla="*/ 24 w 288"/>
                              <a:gd name="T11" fmla="*/ 40 h 640"/>
                              <a:gd name="T12" fmla="*/ 0 w 288"/>
                              <a:gd name="T13" fmla="*/ 0 h 640"/>
                              <a:gd name="T14" fmla="*/ 0 w 288"/>
                              <a:gd name="T15" fmla="*/ 20 h 640"/>
                              <a:gd name="T16" fmla="*/ 0 w 288"/>
                              <a:gd name="T17" fmla="*/ 70 h 640"/>
                              <a:gd name="T18" fmla="*/ 24 w 288"/>
                              <a:gd name="T19" fmla="*/ 230 h 640"/>
                              <a:gd name="T20" fmla="*/ 24 w 288"/>
                              <a:gd name="T21" fmla="*/ 310 h 640"/>
                              <a:gd name="T22" fmla="*/ 12 w 288"/>
                              <a:gd name="T23" fmla="*/ 390 h 640"/>
                              <a:gd name="T24" fmla="*/ 12 w 288"/>
                              <a:gd name="T25" fmla="*/ 410 h 640"/>
                              <a:gd name="T26" fmla="*/ 24 w 288"/>
                              <a:gd name="T27" fmla="*/ 410 h 640"/>
                              <a:gd name="T28" fmla="*/ 72 w 288"/>
                              <a:gd name="T29" fmla="*/ 410 h 640"/>
                              <a:gd name="T30" fmla="*/ 144 w 288"/>
                              <a:gd name="T31" fmla="*/ 470 h 640"/>
                              <a:gd name="T32" fmla="*/ 216 w 288"/>
                              <a:gd name="T33" fmla="*/ 540 h 640"/>
                              <a:gd name="T34" fmla="*/ 264 w 288"/>
                              <a:gd name="T35" fmla="*/ 620 h 640"/>
                              <a:gd name="T36" fmla="*/ 288 w 288"/>
                              <a:gd name="T37" fmla="*/ 640 h 640"/>
                              <a:gd name="T38" fmla="*/ 288 w 288"/>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620"/>
                                </a:moveTo>
                                <a:lnTo>
                                  <a:pt x="276" y="600"/>
                                </a:lnTo>
                                <a:lnTo>
                                  <a:pt x="240" y="520"/>
                                </a:lnTo>
                                <a:lnTo>
                                  <a:pt x="156" y="330"/>
                                </a:lnTo>
                                <a:lnTo>
                                  <a:pt x="60" y="110"/>
                                </a:lnTo>
                                <a:lnTo>
                                  <a:pt x="24" y="40"/>
                                </a:lnTo>
                                <a:lnTo>
                                  <a:pt x="0" y="0"/>
                                </a:lnTo>
                                <a:lnTo>
                                  <a:pt x="0" y="20"/>
                                </a:lnTo>
                                <a:lnTo>
                                  <a:pt x="0" y="70"/>
                                </a:lnTo>
                                <a:lnTo>
                                  <a:pt x="24" y="230"/>
                                </a:lnTo>
                                <a:lnTo>
                                  <a:pt x="24" y="310"/>
                                </a:lnTo>
                                <a:lnTo>
                                  <a:pt x="12" y="390"/>
                                </a:lnTo>
                                <a:lnTo>
                                  <a:pt x="12" y="410"/>
                                </a:lnTo>
                                <a:lnTo>
                                  <a:pt x="24" y="410"/>
                                </a:lnTo>
                                <a:lnTo>
                                  <a:pt x="72" y="410"/>
                                </a:lnTo>
                                <a:lnTo>
                                  <a:pt x="144" y="470"/>
                                </a:lnTo>
                                <a:lnTo>
                                  <a:pt x="216" y="540"/>
                                </a:lnTo>
                                <a:lnTo>
                                  <a:pt x="264" y="620"/>
                                </a:lnTo>
                                <a:lnTo>
                                  <a:pt x="288" y="640"/>
                                </a:lnTo>
                                <a:lnTo>
                                  <a:pt x="288"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0" name="Freeform 31"/>
                        <wps:cNvSpPr>
                          <a:spLocks/>
                        </wps:cNvSpPr>
                        <wps:spPr bwMode="auto">
                          <a:xfrm>
                            <a:off x="1871" y="1324"/>
                            <a:ext cx="35" cy="490"/>
                          </a:xfrm>
                          <a:custGeom>
                            <a:avLst/>
                            <a:gdLst>
                              <a:gd name="T0" fmla="*/ 24 w 36"/>
                              <a:gd name="T1" fmla="*/ 20 h 470"/>
                              <a:gd name="T2" fmla="*/ 36 w 36"/>
                              <a:gd name="T3" fmla="*/ 120 h 470"/>
                              <a:gd name="T4" fmla="*/ 36 w 36"/>
                              <a:gd name="T5" fmla="*/ 160 h 470"/>
                              <a:gd name="T6" fmla="*/ 36 w 36"/>
                              <a:gd name="T7" fmla="*/ 190 h 470"/>
                              <a:gd name="T8" fmla="*/ 24 w 36"/>
                              <a:gd name="T9" fmla="*/ 270 h 470"/>
                              <a:gd name="T10" fmla="*/ 36 w 36"/>
                              <a:gd name="T11" fmla="*/ 410 h 470"/>
                              <a:gd name="T12" fmla="*/ 36 w 36"/>
                              <a:gd name="T13" fmla="*/ 450 h 470"/>
                              <a:gd name="T14" fmla="*/ 36 w 36"/>
                              <a:gd name="T15" fmla="*/ 470 h 470"/>
                              <a:gd name="T16" fmla="*/ 24 w 36"/>
                              <a:gd name="T17" fmla="*/ 470 h 470"/>
                              <a:gd name="T18" fmla="*/ 12 w 36"/>
                              <a:gd name="T19" fmla="*/ 450 h 470"/>
                              <a:gd name="T20" fmla="*/ 0 w 36"/>
                              <a:gd name="T21" fmla="*/ 350 h 470"/>
                              <a:gd name="T22" fmla="*/ 0 w 36"/>
                              <a:gd name="T23" fmla="*/ 230 h 470"/>
                              <a:gd name="T24" fmla="*/ 0 w 36"/>
                              <a:gd name="T25" fmla="*/ 120 h 470"/>
                              <a:gd name="T26" fmla="*/ 12 w 36"/>
                              <a:gd name="T27" fmla="*/ 0 h 470"/>
                              <a:gd name="T28" fmla="*/ 24 w 36"/>
                              <a:gd name="T29" fmla="*/ 0 h 470"/>
                              <a:gd name="T30" fmla="*/ 24 w 36"/>
                              <a:gd name="T31"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70">
                                <a:moveTo>
                                  <a:pt x="24" y="20"/>
                                </a:moveTo>
                                <a:lnTo>
                                  <a:pt x="36" y="120"/>
                                </a:lnTo>
                                <a:lnTo>
                                  <a:pt x="36" y="160"/>
                                </a:lnTo>
                                <a:lnTo>
                                  <a:pt x="36" y="190"/>
                                </a:lnTo>
                                <a:lnTo>
                                  <a:pt x="24" y="270"/>
                                </a:lnTo>
                                <a:lnTo>
                                  <a:pt x="36" y="410"/>
                                </a:lnTo>
                                <a:lnTo>
                                  <a:pt x="36" y="450"/>
                                </a:lnTo>
                                <a:lnTo>
                                  <a:pt x="36" y="470"/>
                                </a:lnTo>
                                <a:lnTo>
                                  <a:pt x="24" y="470"/>
                                </a:lnTo>
                                <a:lnTo>
                                  <a:pt x="12" y="450"/>
                                </a:lnTo>
                                <a:lnTo>
                                  <a:pt x="0" y="350"/>
                                </a:lnTo>
                                <a:lnTo>
                                  <a:pt x="0" y="230"/>
                                </a:lnTo>
                                <a:lnTo>
                                  <a:pt x="0" y="120"/>
                                </a:lnTo>
                                <a:lnTo>
                                  <a:pt x="12" y="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1" name="Freeform 32"/>
                        <wps:cNvSpPr>
                          <a:spLocks/>
                        </wps:cNvSpPr>
                        <wps:spPr bwMode="auto">
                          <a:xfrm>
                            <a:off x="2045" y="1772"/>
                            <a:ext cx="257" cy="221"/>
                          </a:xfrm>
                          <a:custGeom>
                            <a:avLst/>
                            <a:gdLst>
                              <a:gd name="T0" fmla="*/ 0 w 265"/>
                              <a:gd name="T1" fmla="*/ 20 h 210"/>
                              <a:gd name="T2" fmla="*/ 48 w 265"/>
                              <a:gd name="T3" fmla="*/ 120 h 210"/>
                              <a:gd name="T4" fmla="*/ 120 w 265"/>
                              <a:gd name="T5" fmla="*/ 190 h 210"/>
                              <a:gd name="T6" fmla="*/ 193 w 265"/>
                              <a:gd name="T7" fmla="*/ 210 h 210"/>
                              <a:gd name="T8" fmla="*/ 229 w 265"/>
                              <a:gd name="T9" fmla="*/ 190 h 210"/>
                              <a:gd name="T10" fmla="*/ 253 w 265"/>
                              <a:gd name="T11" fmla="*/ 150 h 210"/>
                              <a:gd name="T12" fmla="*/ 265 w 265"/>
                              <a:gd name="T13" fmla="*/ 120 h 210"/>
                              <a:gd name="T14" fmla="*/ 253 w 265"/>
                              <a:gd name="T15" fmla="*/ 80 h 210"/>
                              <a:gd name="T16" fmla="*/ 241 w 265"/>
                              <a:gd name="T17" fmla="*/ 80 h 210"/>
                              <a:gd name="T18" fmla="*/ 229 w 265"/>
                              <a:gd name="T19" fmla="*/ 80 h 210"/>
                              <a:gd name="T20" fmla="*/ 180 w 265"/>
                              <a:gd name="T21" fmla="*/ 120 h 210"/>
                              <a:gd name="T22" fmla="*/ 108 w 265"/>
                              <a:gd name="T23" fmla="*/ 120 h 210"/>
                              <a:gd name="T24" fmla="*/ 48 w 265"/>
                              <a:gd name="T25" fmla="*/ 80 h 210"/>
                              <a:gd name="T26" fmla="*/ 0 w 265"/>
                              <a:gd name="T27" fmla="*/ 20 h 210"/>
                              <a:gd name="T28" fmla="*/ 0 w 265"/>
                              <a:gd name="T29" fmla="*/ 0 h 210"/>
                              <a:gd name="T30" fmla="*/ 0 w 265"/>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210">
                                <a:moveTo>
                                  <a:pt x="0" y="20"/>
                                </a:moveTo>
                                <a:lnTo>
                                  <a:pt x="48" y="120"/>
                                </a:lnTo>
                                <a:lnTo>
                                  <a:pt x="120" y="190"/>
                                </a:lnTo>
                                <a:lnTo>
                                  <a:pt x="193" y="210"/>
                                </a:lnTo>
                                <a:lnTo>
                                  <a:pt x="229" y="190"/>
                                </a:lnTo>
                                <a:lnTo>
                                  <a:pt x="253" y="150"/>
                                </a:lnTo>
                                <a:lnTo>
                                  <a:pt x="265" y="120"/>
                                </a:lnTo>
                                <a:lnTo>
                                  <a:pt x="253" y="80"/>
                                </a:lnTo>
                                <a:lnTo>
                                  <a:pt x="241" y="80"/>
                                </a:lnTo>
                                <a:lnTo>
                                  <a:pt x="229" y="80"/>
                                </a:lnTo>
                                <a:lnTo>
                                  <a:pt x="180" y="120"/>
                                </a:lnTo>
                                <a:lnTo>
                                  <a:pt x="108" y="120"/>
                                </a:lnTo>
                                <a:lnTo>
                                  <a:pt x="48" y="80"/>
                                </a:lnTo>
                                <a:lnTo>
                                  <a:pt x="0"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2" name="Freeform 33"/>
                        <wps:cNvSpPr>
                          <a:spLocks/>
                        </wps:cNvSpPr>
                        <wps:spPr bwMode="auto">
                          <a:xfrm>
                            <a:off x="2267" y="1324"/>
                            <a:ext cx="94" cy="470"/>
                          </a:xfrm>
                          <a:custGeom>
                            <a:avLst/>
                            <a:gdLst>
                              <a:gd name="T0" fmla="*/ 12 w 96"/>
                              <a:gd name="T1" fmla="*/ 450 h 450"/>
                              <a:gd name="T2" fmla="*/ 36 w 96"/>
                              <a:gd name="T3" fmla="*/ 450 h 450"/>
                              <a:gd name="T4" fmla="*/ 72 w 96"/>
                              <a:gd name="T5" fmla="*/ 410 h 450"/>
                              <a:gd name="T6" fmla="*/ 84 w 96"/>
                              <a:gd name="T7" fmla="*/ 330 h 450"/>
                              <a:gd name="T8" fmla="*/ 96 w 96"/>
                              <a:gd name="T9" fmla="*/ 260 h 450"/>
                              <a:gd name="T10" fmla="*/ 84 w 96"/>
                              <a:gd name="T11" fmla="*/ 160 h 450"/>
                              <a:gd name="T12" fmla="*/ 48 w 96"/>
                              <a:gd name="T13" fmla="*/ 40 h 450"/>
                              <a:gd name="T14" fmla="*/ 36 w 96"/>
                              <a:gd name="T15" fmla="*/ 0 h 450"/>
                              <a:gd name="T16" fmla="*/ 24 w 96"/>
                              <a:gd name="T17" fmla="*/ 0 h 450"/>
                              <a:gd name="T18" fmla="*/ 24 w 96"/>
                              <a:gd name="T19" fmla="*/ 20 h 450"/>
                              <a:gd name="T20" fmla="*/ 36 w 96"/>
                              <a:gd name="T21" fmla="*/ 80 h 450"/>
                              <a:gd name="T22" fmla="*/ 36 w 96"/>
                              <a:gd name="T23" fmla="*/ 140 h 450"/>
                              <a:gd name="T24" fmla="*/ 36 w 96"/>
                              <a:gd name="T25" fmla="*/ 200 h 450"/>
                              <a:gd name="T26" fmla="*/ 24 w 96"/>
                              <a:gd name="T27" fmla="*/ 310 h 450"/>
                              <a:gd name="T28" fmla="*/ 0 w 96"/>
                              <a:gd name="T29" fmla="*/ 390 h 450"/>
                              <a:gd name="T30" fmla="*/ 12 w 96"/>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450"/>
                                </a:moveTo>
                                <a:lnTo>
                                  <a:pt x="36" y="450"/>
                                </a:lnTo>
                                <a:lnTo>
                                  <a:pt x="72" y="410"/>
                                </a:lnTo>
                                <a:lnTo>
                                  <a:pt x="84" y="330"/>
                                </a:lnTo>
                                <a:lnTo>
                                  <a:pt x="96" y="260"/>
                                </a:lnTo>
                                <a:lnTo>
                                  <a:pt x="84" y="160"/>
                                </a:lnTo>
                                <a:lnTo>
                                  <a:pt x="48" y="40"/>
                                </a:lnTo>
                                <a:lnTo>
                                  <a:pt x="36" y="0"/>
                                </a:lnTo>
                                <a:lnTo>
                                  <a:pt x="24" y="0"/>
                                </a:lnTo>
                                <a:lnTo>
                                  <a:pt x="24" y="20"/>
                                </a:lnTo>
                                <a:lnTo>
                                  <a:pt x="36" y="80"/>
                                </a:lnTo>
                                <a:lnTo>
                                  <a:pt x="36" y="140"/>
                                </a:lnTo>
                                <a:lnTo>
                                  <a:pt x="36" y="200"/>
                                </a:lnTo>
                                <a:lnTo>
                                  <a:pt x="24" y="310"/>
                                </a:lnTo>
                                <a:lnTo>
                                  <a:pt x="0" y="390"/>
                                </a:lnTo>
                                <a:lnTo>
                                  <a:pt x="12"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3" name="Freeform 34"/>
                        <wps:cNvSpPr>
                          <a:spLocks/>
                        </wps:cNvSpPr>
                        <wps:spPr bwMode="auto">
                          <a:xfrm>
                            <a:off x="10035" y="13793"/>
                            <a:ext cx="292" cy="699"/>
                          </a:xfrm>
                          <a:custGeom>
                            <a:avLst/>
                            <a:gdLst>
                              <a:gd name="T0" fmla="*/ 181 w 301"/>
                              <a:gd name="T1" fmla="*/ 60 h 670"/>
                              <a:gd name="T2" fmla="*/ 217 w 301"/>
                              <a:gd name="T3" fmla="*/ 40 h 670"/>
                              <a:gd name="T4" fmla="*/ 253 w 301"/>
                              <a:gd name="T5" fmla="*/ 40 h 670"/>
                              <a:gd name="T6" fmla="*/ 253 w 301"/>
                              <a:gd name="T7" fmla="*/ 100 h 670"/>
                              <a:gd name="T8" fmla="*/ 241 w 301"/>
                              <a:gd name="T9" fmla="*/ 220 h 670"/>
                              <a:gd name="T10" fmla="*/ 253 w 301"/>
                              <a:gd name="T11" fmla="*/ 390 h 670"/>
                              <a:gd name="T12" fmla="*/ 265 w 301"/>
                              <a:gd name="T13" fmla="*/ 510 h 670"/>
                              <a:gd name="T14" fmla="*/ 289 w 301"/>
                              <a:gd name="T15" fmla="*/ 630 h 670"/>
                              <a:gd name="T16" fmla="*/ 301 w 301"/>
                              <a:gd name="T17" fmla="*/ 670 h 670"/>
                              <a:gd name="T18" fmla="*/ 289 w 301"/>
                              <a:gd name="T19" fmla="*/ 670 h 670"/>
                              <a:gd name="T20" fmla="*/ 277 w 301"/>
                              <a:gd name="T21" fmla="*/ 630 h 670"/>
                              <a:gd name="T22" fmla="*/ 241 w 301"/>
                              <a:gd name="T23" fmla="*/ 550 h 670"/>
                              <a:gd name="T24" fmla="*/ 145 w 301"/>
                              <a:gd name="T25" fmla="*/ 350 h 670"/>
                              <a:gd name="T26" fmla="*/ 48 w 301"/>
                              <a:gd name="T27" fmla="*/ 140 h 670"/>
                              <a:gd name="T28" fmla="*/ 12 w 301"/>
                              <a:gd name="T29" fmla="*/ 60 h 670"/>
                              <a:gd name="T30" fmla="*/ 0 w 301"/>
                              <a:gd name="T31" fmla="*/ 20 h 670"/>
                              <a:gd name="T32" fmla="*/ 0 w 301"/>
                              <a:gd name="T33" fmla="*/ 0 h 670"/>
                              <a:gd name="T34" fmla="*/ 12 w 301"/>
                              <a:gd name="T35" fmla="*/ 0 h 670"/>
                              <a:gd name="T36" fmla="*/ 60 w 301"/>
                              <a:gd name="T37" fmla="*/ 20 h 670"/>
                              <a:gd name="T38" fmla="*/ 108 w 301"/>
                              <a:gd name="T39" fmla="*/ 40 h 670"/>
                              <a:gd name="T40" fmla="*/ 145 w 301"/>
                              <a:gd name="T41" fmla="*/ 80 h 670"/>
                              <a:gd name="T42" fmla="*/ 157 w 301"/>
                              <a:gd name="T43" fmla="*/ 80 h 670"/>
                              <a:gd name="T44" fmla="*/ 181 w 301"/>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70">
                                <a:moveTo>
                                  <a:pt x="181" y="60"/>
                                </a:moveTo>
                                <a:lnTo>
                                  <a:pt x="217" y="40"/>
                                </a:lnTo>
                                <a:lnTo>
                                  <a:pt x="253" y="40"/>
                                </a:lnTo>
                                <a:lnTo>
                                  <a:pt x="253" y="100"/>
                                </a:lnTo>
                                <a:lnTo>
                                  <a:pt x="241" y="220"/>
                                </a:lnTo>
                                <a:lnTo>
                                  <a:pt x="253" y="390"/>
                                </a:lnTo>
                                <a:lnTo>
                                  <a:pt x="265" y="510"/>
                                </a:lnTo>
                                <a:lnTo>
                                  <a:pt x="289" y="630"/>
                                </a:lnTo>
                                <a:lnTo>
                                  <a:pt x="301" y="670"/>
                                </a:lnTo>
                                <a:lnTo>
                                  <a:pt x="289" y="670"/>
                                </a:lnTo>
                                <a:lnTo>
                                  <a:pt x="277" y="630"/>
                                </a:lnTo>
                                <a:lnTo>
                                  <a:pt x="241" y="550"/>
                                </a:lnTo>
                                <a:lnTo>
                                  <a:pt x="145" y="350"/>
                                </a:lnTo>
                                <a:lnTo>
                                  <a:pt x="48" y="140"/>
                                </a:lnTo>
                                <a:lnTo>
                                  <a:pt x="12" y="60"/>
                                </a:lnTo>
                                <a:lnTo>
                                  <a:pt x="0" y="20"/>
                                </a:lnTo>
                                <a:lnTo>
                                  <a:pt x="0" y="0"/>
                                </a:lnTo>
                                <a:lnTo>
                                  <a:pt x="12" y="0"/>
                                </a:lnTo>
                                <a:lnTo>
                                  <a:pt x="60" y="20"/>
                                </a:lnTo>
                                <a:lnTo>
                                  <a:pt x="108" y="40"/>
                                </a:lnTo>
                                <a:lnTo>
                                  <a:pt x="145" y="80"/>
                                </a:lnTo>
                                <a:lnTo>
                                  <a:pt x="157" y="80"/>
                                </a:lnTo>
                                <a:lnTo>
                                  <a:pt x="181"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4" name="Freeform 35"/>
                        <wps:cNvSpPr>
                          <a:spLocks/>
                        </wps:cNvSpPr>
                        <wps:spPr bwMode="auto">
                          <a:xfrm>
                            <a:off x="10385" y="14044"/>
                            <a:ext cx="82" cy="532"/>
                          </a:xfrm>
                          <a:custGeom>
                            <a:avLst/>
                            <a:gdLst>
                              <a:gd name="T0" fmla="*/ 60 w 84"/>
                              <a:gd name="T1" fmla="*/ 510 h 510"/>
                              <a:gd name="T2" fmla="*/ 12 w 84"/>
                              <a:gd name="T3" fmla="*/ 370 h 510"/>
                              <a:gd name="T4" fmla="*/ 0 w 84"/>
                              <a:gd name="T5" fmla="*/ 230 h 510"/>
                              <a:gd name="T6" fmla="*/ 0 w 84"/>
                              <a:gd name="T7" fmla="*/ 100 h 510"/>
                              <a:gd name="T8" fmla="*/ 24 w 84"/>
                              <a:gd name="T9" fmla="*/ 0 h 510"/>
                              <a:gd name="T10" fmla="*/ 48 w 84"/>
                              <a:gd name="T11" fmla="*/ 0 h 510"/>
                              <a:gd name="T12" fmla="*/ 72 w 84"/>
                              <a:gd name="T13" fmla="*/ 20 h 510"/>
                              <a:gd name="T14" fmla="*/ 84 w 84"/>
                              <a:gd name="T15" fmla="*/ 60 h 510"/>
                              <a:gd name="T16" fmla="*/ 72 w 84"/>
                              <a:gd name="T17" fmla="*/ 100 h 510"/>
                              <a:gd name="T18" fmla="*/ 48 w 84"/>
                              <a:gd name="T19" fmla="*/ 190 h 510"/>
                              <a:gd name="T20" fmla="*/ 36 w 84"/>
                              <a:gd name="T21" fmla="*/ 310 h 510"/>
                              <a:gd name="T22" fmla="*/ 48 w 84"/>
                              <a:gd name="T23" fmla="*/ 410 h 510"/>
                              <a:gd name="T24" fmla="*/ 72 w 84"/>
                              <a:gd name="T25" fmla="*/ 490 h 510"/>
                              <a:gd name="T26" fmla="*/ 72 w 84"/>
                              <a:gd name="T27" fmla="*/ 510 h 510"/>
                              <a:gd name="T28" fmla="*/ 60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60" y="510"/>
                                </a:moveTo>
                                <a:lnTo>
                                  <a:pt x="12" y="370"/>
                                </a:lnTo>
                                <a:lnTo>
                                  <a:pt x="0" y="230"/>
                                </a:lnTo>
                                <a:lnTo>
                                  <a:pt x="0" y="100"/>
                                </a:lnTo>
                                <a:lnTo>
                                  <a:pt x="24" y="0"/>
                                </a:lnTo>
                                <a:lnTo>
                                  <a:pt x="48" y="0"/>
                                </a:lnTo>
                                <a:lnTo>
                                  <a:pt x="72" y="20"/>
                                </a:lnTo>
                                <a:lnTo>
                                  <a:pt x="84" y="60"/>
                                </a:lnTo>
                                <a:lnTo>
                                  <a:pt x="72" y="100"/>
                                </a:lnTo>
                                <a:lnTo>
                                  <a:pt x="48" y="190"/>
                                </a:lnTo>
                                <a:lnTo>
                                  <a:pt x="36" y="310"/>
                                </a:lnTo>
                                <a:lnTo>
                                  <a:pt x="48" y="410"/>
                                </a:lnTo>
                                <a:lnTo>
                                  <a:pt x="72" y="490"/>
                                </a:lnTo>
                                <a:lnTo>
                                  <a:pt x="72" y="510"/>
                                </a:lnTo>
                                <a:lnTo>
                                  <a:pt x="60"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5" name="Freeform 36"/>
                        <wps:cNvSpPr>
                          <a:spLocks/>
                        </wps:cNvSpPr>
                        <wps:spPr bwMode="auto">
                          <a:xfrm>
                            <a:off x="10374" y="13698"/>
                            <a:ext cx="221" cy="221"/>
                          </a:xfrm>
                          <a:custGeom>
                            <a:avLst/>
                            <a:gdLst>
                              <a:gd name="T0" fmla="*/ 12 w 228"/>
                              <a:gd name="T1" fmla="*/ 90 h 210"/>
                              <a:gd name="T2" fmla="*/ 48 w 228"/>
                              <a:gd name="T3" fmla="*/ 30 h 210"/>
                              <a:gd name="T4" fmla="*/ 108 w 228"/>
                              <a:gd name="T5" fmla="*/ 0 h 210"/>
                              <a:gd name="T6" fmla="*/ 156 w 228"/>
                              <a:gd name="T7" fmla="*/ 0 h 210"/>
                              <a:gd name="T8" fmla="*/ 216 w 228"/>
                              <a:gd name="T9" fmla="*/ 30 h 210"/>
                              <a:gd name="T10" fmla="*/ 228 w 228"/>
                              <a:gd name="T11" fmla="*/ 70 h 210"/>
                              <a:gd name="T12" fmla="*/ 228 w 228"/>
                              <a:gd name="T13" fmla="*/ 90 h 210"/>
                              <a:gd name="T14" fmla="*/ 228 w 228"/>
                              <a:gd name="T15" fmla="*/ 90 h 210"/>
                              <a:gd name="T16" fmla="*/ 204 w 228"/>
                              <a:gd name="T17" fmla="*/ 90 h 210"/>
                              <a:gd name="T18" fmla="*/ 120 w 228"/>
                              <a:gd name="T19" fmla="*/ 110 h 210"/>
                              <a:gd name="T20" fmla="*/ 84 w 228"/>
                              <a:gd name="T21" fmla="*/ 130 h 210"/>
                              <a:gd name="T22" fmla="*/ 48 w 228"/>
                              <a:gd name="T23" fmla="*/ 190 h 210"/>
                              <a:gd name="T24" fmla="*/ 24 w 228"/>
                              <a:gd name="T25" fmla="*/ 210 h 210"/>
                              <a:gd name="T26" fmla="*/ 12 w 228"/>
                              <a:gd name="T27" fmla="*/ 190 h 210"/>
                              <a:gd name="T28" fmla="*/ 0 w 228"/>
                              <a:gd name="T29" fmla="*/ 150 h 210"/>
                              <a:gd name="T30" fmla="*/ 12 w 228"/>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90"/>
                                </a:moveTo>
                                <a:lnTo>
                                  <a:pt x="48" y="30"/>
                                </a:lnTo>
                                <a:lnTo>
                                  <a:pt x="108" y="0"/>
                                </a:lnTo>
                                <a:lnTo>
                                  <a:pt x="156" y="0"/>
                                </a:lnTo>
                                <a:lnTo>
                                  <a:pt x="216" y="30"/>
                                </a:lnTo>
                                <a:lnTo>
                                  <a:pt x="228" y="70"/>
                                </a:lnTo>
                                <a:lnTo>
                                  <a:pt x="228" y="90"/>
                                </a:lnTo>
                                <a:lnTo>
                                  <a:pt x="228" y="90"/>
                                </a:lnTo>
                                <a:lnTo>
                                  <a:pt x="204" y="90"/>
                                </a:lnTo>
                                <a:lnTo>
                                  <a:pt x="120" y="110"/>
                                </a:lnTo>
                                <a:lnTo>
                                  <a:pt x="84" y="130"/>
                                </a:lnTo>
                                <a:lnTo>
                                  <a:pt x="48" y="190"/>
                                </a:lnTo>
                                <a:lnTo>
                                  <a:pt x="24" y="210"/>
                                </a:lnTo>
                                <a:lnTo>
                                  <a:pt x="12" y="190"/>
                                </a:lnTo>
                                <a:lnTo>
                                  <a:pt x="0" y="150"/>
                                </a:lnTo>
                                <a:lnTo>
                                  <a:pt x="12"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6" name="Freeform 37"/>
                        <wps:cNvSpPr>
                          <a:spLocks/>
                        </wps:cNvSpPr>
                        <wps:spPr bwMode="auto">
                          <a:xfrm>
                            <a:off x="10606" y="14794"/>
                            <a:ext cx="187" cy="105"/>
                          </a:xfrm>
                          <a:custGeom>
                            <a:avLst/>
                            <a:gdLst>
                              <a:gd name="T0" fmla="*/ 12 w 192"/>
                              <a:gd name="T1" fmla="*/ 60 h 100"/>
                              <a:gd name="T2" fmla="*/ 48 w 192"/>
                              <a:gd name="T3" fmla="*/ 60 h 100"/>
                              <a:gd name="T4" fmla="*/ 84 w 192"/>
                              <a:gd name="T5" fmla="*/ 20 h 100"/>
                              <a:gd name="T6" fmla="*/ 96 w 192"/>
                              <a:gd name="T7" fmla="*/ 0 h 100"/>
                              <a:gd name="T8" fmla="*/ 120 w 192"/>
                              <a:gd name="T9" fmla="*/ 0 h 100"/>
                              <a:gd name="T10" fmla="*/ 180 w 192"/>
                              <a:gd name="T11" fmla="*/ 80 h 100"/>
                              <a:gd name="T12" fmla="*/ 192 w 192"/>
                              <a:gd name="T13" fmla="*/ 80 h 100"/>
                              <a:gd name="T14" fmla="*/ 168 w 192"/>
                              <a:gd name="T15" fmla="*/ 100 h 100"/>
                              <a:gd name="T16" fmla="*/ 120 w 192"/>
                              <a:gd name="T17" fmla="*/ 60 h 100"/>
                              <a:gd name="T18" fmla="*/ 96 w 192"/>
                              <a:gd name="T19" fmla="*/ 60 h 100"/>
                              <a:gd name="T20" fmla="*/ 60 w 192"/>
                              <a:gd name="T21" fmla="*/ 100 h 100"/>
                              <a:gd name="T22" fmla="*/ 24 w 192"/>
                              <a:gd name="T23" fmla="*/ 80 h 100"/>
                              <a:gd name="T24" fmla="*/ 0 w 192"/>
                              <a:gd name="T25" fmla="*/ 60 h 100"/>
                              <a:gd name="T26" fmla="*/ 12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2" y="60"/>
                                </a:moveTo>
                                <a:lnTo>
                                  <a:pt x="48" y="60"/>
                                </a:lnTo>
                                <a:lnTo>
                                  <a:pt x="84" y="20"/>
                                </a:lnTo>
                                <a:lnTo>
                                  <a:pt x="96" y="0"/>
                                </a:lnTo>
                                <a:lnTo>
                                  <a:pt x="120" y="0"/>
                                </a:lnTo>
                                <a:lnTo>
                                  <a:pt x="180" y="80"/>
                                </a:lnTo>
                                <a:lnTo>
                                  <a:pt x="192" y="80"/>
                                </a:lnTo>
                                <a:lnTo>
                                  <a:pt x="168" y="100"/>
                                </a:lnTo>
                                <a:lnTo>
                                  <a:pt x="120" y="60"/>
                                </a:lnTo>
                                <a:lnTo>
                                  <a:pt x="96" y="60"/>
                                </a:lnTo>
                                <a:lnTo>
                                  <a:pt x="60" y="100"/>
                                </a:lnTo>
                                <a:lnTo>
                                  <a:pt x="24" y="80"/>
                                </a:lnTo>
                                <a:lnTo>
                                  <a:pt x="0" y="60"/>
                                </a:lnTo>
                                <a:lnTo>
                                  <a:pt x="12"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7" name="Freeform 38"/>
                        <wps:cNvSpPr>
                          <a:spLocks/>
                        </wps:cNvSpPr>
                        <wps:spPr bwMode="auto">
                          <a:xfrm>
                            <a:off x="10490" y="14878"/>
                            <a:ext cx="291" cy="668"/>
                          </a:xfrm>
                          <a:custGeom>
                            <a:avLst/>
                            <a:gdLst>
                              <a:gd name="T0" fmla="*/ 0 w 300"/>
                              <a:gd name="T1" fmla="*/ 20 h 640"/>
                              <a:gd name="T2" fmla="*/ 24 w 300"/>
                              <a:gd name="T3" fmla="*/ 60 h 640"/>
                              <a:gd name="T4" fmla="*/ 60 w 300"/>
                              <a:gd name="T5" fmla="*/ 140 h 640"/>
                              <a:gd name="T6" fmla="*/ 144 w 300"/>
                              <a:gd name="T7" fmla="*/ 330 h 640"/>
                              <a:gd name="T8" fmla="*/ 240 w 300"/>
                              <a:gd name="T9" fmla="*/ 530 h 640"/>
                              <a:gd name="T10" fmla="*/ 276 w 300"/>
                              <a:gd name="T11" fmla="*/ 600 h 640"/>
                              <a:gd name="T12" fmla="*/ 288 w 300"/>
                              <a:gd name="T13" fmla="*/ 640 h 640"/>
                              <a:gd name="T14" fmla="*/ 300 w 300"/>
                              <a:gd name="T15" fmla="*/ 620 h 640"/>
                              <a:gd name="T16" fmla="*/ 300 w 300"/>
                              <a:gd name="T17" fmla="*/ 580 h 640"/>
                              <a:gd name="T18" fmla="*/ 276 w 300"/>
                              <a:gd name="T19" fmla="*/ 410 h 640"/>
                              <a:gd name="T20" fmla="*/ 276 w 300"/>
                              <a:gd name="T21" fmla="*/ 330 h 640"/>
                              <a:gd name="T22" fmla="*/ 288 w 300"/>
                              <a:gd name="T23" fmla="*/ 270 h 640"/>
                              <a:gd name="T24" fmla="*/ 288 w 300"/>
                              <a:gd name="T25" fmla="*/ 250 h 640"/>
                              <a:gd name="T26" fmla="*/ 276 w 300"/>
                              <a:gd name="T27" fmla="*/ 250 h 640"/>
                              <a:gd name="T28" fmla="*/ 216 w 300"/>
                              <a:gd name="T29" fmla="*/ 230 h 640"/>
                              <a:gd name="T30" fmla="*/ 156 w 300"/>
                              <a:gd name="T31" fmla="*/ 170 h 640"/>
                              <a:gd name="T32" fmla="*/ 84 w 300"/>
                              <a:gd name="T33" fmla="*/ 100 h 640"/>
                              <a:gd name="T34" fmla="*/ 36 w 300"/>
                              <a:gd name="T35" fmla="*/ 20 h 640"/>
                              <a:gd name="T36" fmla="*/ 0 w 300"/>
                              <a:gd name="T37" fmla="*/ 0 h 640"/>
                              <a:gd name="T38" fmla="*/ 0 w 300"/>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20"/>
                                </a:moveTo>
                                <a:lnTo>
                                  <a:pt x="24" y="60"/>
                                </a:lnTo>
                                <a:lnTo>
                                  <a:pt x="60" y="140"/>
                                </a:lnTo>
                                <a:lnTo>
                                  <a:pt x="144" y="330"/>
                                </a:lnTo>
                                <a:lnTo>
                                  <a:pt x="240" y="530"/>
                                </a:lnTo>
                                <a:lnTo>
                                  <a:pt x="276" y="600"/>
                                </a:lnTo>
                                <a:lnTo>
                                  <a:pt x="288" y="640"/>
                                </a:lnTo>
                                <a:lnTo>
                                  <a:pt x="300" y="620"/>
                                </a:lnTo>
                                <a:lnTo>
                                  <a:pt x="300" y="580"/>
                                </a:lnTo>
                                <a:lnTo>
                                  <a:pt x="276" y="410"/>
                                </a:lnTo>
                                <a:lnTo>
                                  <a:pt x="276" y="330"/>
                                </a:lnTo>
                                <a:lnTo>
                                  <a:pt x="288" y="270"/>
                                </a:lnTo>
                                <a:lnTo>
                                  <a:pt x="288" y="250"/>
                                </a:lnTo>
                                <a:lnTo>
                                  <a:pt x="276" y="250"/>
                                </a:lnTo>
                                <a:lnTo>
                                  <a:pt x="216" y="230"/>
                                </a:lnTo>
                                <a:lnTo>
                                  <a:pt x="156" y="170"/>
                                </a:lnTo>
                                <a:lnTo>
                                  <a:pt x="84" y="100"/>
                                </a:lnTo>
                                <a:lnTo>
                                  <a:pt x="36"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8" name="Freeform 39"/>
                        <wps:cNvSpPr>
                          <a:spLocks/>
                        </wps:cNvSpPr>
                        <wps:spPr bwMode="auto">
                          <a:xfrm>
                            <a:off x="10467" y="15201"/>
                            <a:ext cx="58" cy="471"/>
                          </a:xfrm>
                          <a:custGeom>
                            <a:avLst/>
                            <a:gdLst>
                              <a:gd name="T0" fmla="*/ 24 w 60"/>
                              <a:gd name="T1" fmla="*/ 430 h 450"/>
                              <a:gd name="T2" fmla="*/ 0 w 60"/>
                              <a:gd name="T3" fmla="*/ 350 h 450"/>
                              <a:gd name="T4" fmla="*/ 0 w 60"/>
                              <a:gd name="T5" fmla="*/ 310 h 450"/>
                              <a:gd name="T6" fmla="*/ 12 w 60"/>
                              <a:gd name="T7" fmla="*/ 270 h 450"/>
                              <a:gd name="T8" fmla="*/ 24 w 60"/>
                              <a:gd name="T9" fmla="*/ 180 h 450"/>
                              <a:gd name="T10" fmla="*/ 24 w 60"/>
                              <a:gd name="T11" fmla="*/ 60 h 450"/>
                              <a:gd name="T12" fmla="*/ 12 w 60"/>
                              <a:gd name="T13" fmla="*/ 20 h 450"/>
                              <a:gd name="T14" fmla="*/ 24 w 60"/>
                              <a:gd name="T15" fmla="*/ 0 h 450"/>
                              <a:gd name="T16" fmla="*/ 24 w 60"/>
                              <a:gd name="T17" fmla="*/ 20 h 450"/>
                              <a:gd name="T18" fmla="*/ 48 w 60"/>
                              <a:gd name="T19" fmla="*/ 120 h 450"/>
                              <a:gd name="T20" fmla="*/ 60 w 60"/>
                              <a:gd name="T21" fmla="*/ 240 h 450"/>
                              <a:gd name="T22" fmla="*/ 48 w 60"/>
                              <a:gd name="T23" fmla="*/ 350 h 450"/>
                              <a:gd name="T24" fmla="*/ 24 w 60"/>
                              <a:gd name="T25" fmla="*/ 450 h 450"/>
                              <a:gd name="T26" fmla="*/ 24 w 60"/>
                              <a:gd name="T27"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50">
                                <a:moveTo>
                                  <a:pt x="24" y="430"/>
                                </a:moveTo>
                                <a:lnTo>
                                  <a:pt x="0" y="350"/>
                                </a:lnTo>
                                <a:lnTo>
                                  <a:pt x="0" y="310"/>
                                </a:lnTo>
                                <a:lnTo>
                                  <a:pt x="12" y="270"/>
                                </a:lnTo>
                                <a:lnTo>
                                  <a:pt x="24" y="180"/>
                                </a:lnTo>
                                <a:lnTo>
                                  <a:pt x="24" y="60"/>
                                </a:lnTo>
                                <a:lnTo>
                                  <a:pt x="12" y="20"/>
                                </a:lnTo>
                                <a:lnTo>
                                  <a:pt x="24" y="0"/>
                                </a:lnTo>
                                <a:lnTo>
                                  <a:pt x="24" y="20"/>
                                </a:lnTo>
                                <a:lnTo>
                                  <a:pt x="48" y="120"/>
                                </a:lnTo>
                                <a:lnTo>
                                  <a:pt x="60" y="240"/>
                                </a:lnTo>
                                <a:lnTo>
                                  <a:pt x="48" y="3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9" name="Freeform 40"/>
                        <wps:cNvSpPr>
                          <a:spLocks/>
                        </wps:cNvSpPr>
                        <wps:spPr bwMode="auto">
                          <a:xfrm>
                            <a:off x="10093" y="14555"/>
                            <a:ext cx="246" cy="197"/>
                          </a:xfrm>
                          <a:custGeom>
                            <a:avLst/>
                            <a:gdLst>
                              <a:gd name="T0" fmla="*/ 253 w 253"/>
                              <a:gd name="T1" fmla="*/ 170 h 190"/>
                              <a:gd name="T2" fmla="*/ 193 w 253"/>
                              <a:gd name="T3" fmla="*/ 90 h 190"/>
                              <a:gd name="T4" fmla="*/ 133 w 253"/>
                              <a:gd name="T5" fmla="*/ 20 h 190"/>
                              <a:gd name="T6" fmla="*/ 61 w 253"/>
                              <a:gd name="T7" fmla="*/ 0 h 190"/>
                              <a:gd name="T8" fmla="*/ 36 w 253"/>
                              <a:gd name="T9" fmla="*/ 0 h 190"/>
                              <a:gd name="T10" fmla="*/ 12 w 253"/>
                              <a:gd name="T11" fmla="*/ 40 h 190"/>
                              <a:gd name="T12" fmla="*/ 0 w 253"/>
                              <a:gd name="T13" fmla="*/ 70 h 190"/>
                              <a:gd name="T14" fmla="*/ 0 w 253"/>
                              <a:gd name="T15" fmla="*/ 110 h 190"/>
                              <a:gd name="T16" fmla="*/ 12 w 253"/>
                              <a:gd name="T17" fmla="*/ 130 h 190"/>
                              <a:gd name="T18" fmla="*/ 24 w 253"/>
                              <a:gd name="T19" fmla="*/ 110 h 190"/>
                              <a:gd name="T20" fmla="*/ 73 w 253"/>
                              <a:gd name="T21" fmla="*/ 70 h 190"/>
                              <a:gd name="T22" fmla="*/ 133 w 253"/>
                              <a:gd name="T23" fmla="*/ 90 h 190"/>
                              <a:gd name="T24" fmla="*/ 193 w 253"/>
                              <a:gd name="T25" fmla="*/ 130 h 190"/>
                              <a:gd name="T26" fmla="*/ 241 w 253"/>
                              <a:gd name="T27" fmla="*/ 190 h 190"/>
                              <a:gd name="T28" fmla="*/ 253 w 253"/>
                              <a:gd name="T29" fmla="*/ 190 h 190"/>
                              <a:gd name="T30" fmla="*/ 253 w 253"/>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190">
                                <a:moveTo>
                                  <a:pt x="253" y="170"/>
                                </a:moveTo>
                                <a:lnTo>
                                  <a:pt x="193" y="90"/>
                                </a:lnTo>
                                <a:lnTo>
                                  <a:pt x="133" y="20"/>
                                </a:lnTo>
                                <a:lnTo>
                                  <a:pt x="61" y="0"/>
                                </a:lnTo>
                                <a:lnTo>
                                  <a:pt x="36" y="0"/>
                                </a:lnTo>
                                <a:lnTo>
                                  <a:pt x="12" y="40"/>
                                </a:lnTo>
                                <a:lnTo>
                                  <a:pt x="0" y="70"/>
                                </a:lnTo>
                                <a:lnTo>
                                  <a:pt x="0" y="110"/>
                                </a:lnTo>
                                <a:lnTo>
                                  <a:pt x="12" y="130"/>
                                </a:lnTo>
                                <a:lnTo>
                                  <a:pt x="24" y="110"/>
                                </a:lnTo>
                                <a:lnTo>
                                  <a:pt x="73" y="70"/>
                                </a:lnTo>
                                <a:lnTo>
                                  <a:pt x="133" y="90"/>
                                </a:lnTo>
                                <a:lnTo>
                                  <a:pt x="193" y="130"/>
                                </a:lnTo>
                                <a:lnTo>
                                  <a:pt x="241" y="190"/>
                                </a:lnTo>
                                <a:lnTo>
                                  <a:pt x="253" y="190"/>
                                </a:lnTo>
                                <a:lnTo>
                                  <a:pt x="253"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0" name="Freeform 41"/>
                        <wps:cNvSpPr>
                          <a:spLocks/>
                        </wps:cNvSpPr>
                        <wps:spPr bwMode="auto">
                          <a:xfrm>
                            <a:off x="10023" y="14857"/>
                            <a:ext cx="82" cy="469"/>
                          </a:xfrm>
                          <a:custGeom>
                            <a:avLst/>
                            <a:gdLst>
                              <a:gd name="T0" fmla="*/ 84 w 84"/>
                              <a:gd name="T1" fmla="*/ 0 h 450"/>
                              <a:gd name="T2" fmla="*/ 60 w 84"/>
                              <a:gd name="T3" fmla="*/ 0 h 450"/>
                              <a:gd name="T4" fmla="*/ 36 w 84"/>
                              <a:gd name="T5" fmla="*/ 60 h 450"/>
                              <a:gd name="T6" fmla="*/ 12 w 84"/>
                              <a:gd name="T7" fmla="*/ 120 h 450"/>
                              <a:gd name="T8" fmla="*/ 0 w 84"/>
                              <a:gd name="T9" fmla="*/ 210 h 450"/>
                              <a:gd name="T10" fmla="*/ 12 w 84"/>
                              <a:gd name="T11" fmla="*/ 310 h 450"/>
                              <a:gd name="T12" fmla="*/ 48 w 84"/>
                              <a:gd name="T13" fmla="*/ 430 h 450"/>
                              <a:gd name="T14" fmla="*/ 60 w 84"/>
                              <a:gd name="T15" fmla="*/ 450 h 450"/>
                              <a:gd name="T16" fmla="*/ 72 w 84"/>
                              <a:gd name="T17" fmla="*/ 450 h 450"/>
                              <a:gd name="T18" fmla="*/ 84 w 84"/>
                              <a:gd name="T19" fmla="*/ 430 h 450"/>
                              <a:gd name="T20" fmla="*/ 72 w 84"/>
                              <a:gd name="T21" fmla="*/ 390 h 450"/>
                              <a:gd name="T22" fmla="*/ 60 w 84"/>
                              <a:gd name="T23" fmla="*/ 310 h 450"/>
                              <a:gd name="T24" fmla="*/ 60 w 84"/>
                              <a:gd name="T25" fmla="*/ 250 h 450"/>
                              <a:gd name="T26" fmla="*/ 72 w 84"/>
                              <a:gd name="T27" fmla="*/ 160 h 450"/>
                              <a:gd name="T28" fmla="*/ 84 w 84"/>
                              <a:gd name="T29" fmla="*/ 80 h 450"/>
                              <a:gd name="T30" fmla="*/ 84 w 84"/>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0"/>
                                </a:moveTo>
                                <a:lnTo>
                                  <a:pt x="60" y="0"/>
                                </a:lnTo>
                                <a:lnTo>
                                  <a:pt x="36" y="60"/>
                                </a:lnTo>
                                <a:lnTo>
                                  <a:pt x="12" y="120"/>
                                </a:lnTo>
                                <a:lnTo>
                                  <a:pt x="0" y="210"/>
                                </a:lnTo>
                                <a:lnTo>
                                  <a:pt x="12" y="310"/>
                                </a:lnTo>
                                <a:lnTo>
                                  <a:pt x="48" y="430"/>
                                </a:lnTo>
                                <a:lnTo>
                                  <a:pt x="60" y="450"/>
                                </a:lnTo>
                                <a:lnTo>
                                  <a:pt x="72" y="450"/>
                                </a:lnTo>
                                <a:lnTo>
                                  <a:pt x="84" y="430"/>
                                </a:lnTo>
                                <a:lnTo>
                                  <a:pt x="72" y="390"/>
                                </a:lnTo>
                                <a:lnTo>
                                  <a:pt x="60" y="310"/>
                                </a:lnTo>
                                <a:lnTo>
                                  <a:pt x="60" y="250"/>
                                </a:lnTo>
                                <a:lnTo>
                                  <a:pt x="72" y="160"/>
                                </a:lnTo>
                                <a:lnTo>
                                  <a:pt x="84" y="80"/>
                                </a:lnTo>
                                <a:lnTo>
                                  <a:pt x="8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1" name="Freeform 42"/>
                        <wps:cNvSpPr>
                          <a:spLocks/>
                        </wps:cNvSpPr>
                        <wps:spPr bwMode="auto">
                          <a:xfrm>
                            <a:off x="2045" y="13793"/>
                            <a:ext cx="304" cy="699"/>
                          </a:xfrm>
                          <a:custGeom>
                            <a:avLst/>
                            <a:gdLst>
                              <a:gd name="T0" fmla="*/ 144 w 313"/>
                              <a:gd name="T1" fmla="*/ 60 h 670"/>
                              <a:gd name="T2" fmla="*/ 96 w 313"/>
                              <a:gd name="T3" fmla="*/ 40 h 670"/>
                              <a:gd name="T4" fmla="*/ 60 w 313"/>
                              <a:gd name="T5" fmla="*/ 40 h 670"/>
                              <a:gd name="T6" fmla="*/ 60 w 313"/>
                              <a:gd name="T7" fmla="*/ 100 h 670"/>
                              <a:gd name="T8" fmla="*/ 72 w 313"/>
                              <a:gd name="T9" fmla="*/ 220 h 670"/>
                              <a:gd name="T10" fmla="*/ 72 w 313"/>
                              <a:gd name="T11" fmla="*/ 390 h 670"/>
                              <a:gd name="T12" fmla="*/ 48 w 313"/>
                              <a:gd name="T13" fmla="*/ 510 h 670"/>
                              <a:gd name="T14" fmla="*/ 12 w 313"/>
                              <a:gd name="T15" fmla="*/ 630 h 670"/>
                              <a:gd name="T16" fmla="*/ 0 w 313"/>
                              <a:gd name="T17" fmla="*/ 670 h 670"/>
                              <a:gd name="T18" fmla="*/ 12 w 313"/>
                              <a:gd name="T19" fmla="*/ 670 h 670"/>
                              <a:gd name="T20" fmla="*/ 36 w 313"/>
                              <a:gd name="T21" fmla="*/ 630 h 670"/>
                              <a:gd name="T22" fmla="*/ 72 w 313"/>
                              <a:gd name="T23" fmla="*/ 550 h 670"/>
                              <a:gd name="T24" fmla="*/ 168 w 313"/>
                              <a:gd name="T25" fmla="*/ 350 h 670"/>
                              <a:gd name="T26" fmla="*/ 265 w 313"/>
                              <a:gd name="T27" fmla="*/ 140 h 670"/>
                              <a:gd name="T28" fmla="*/ 301 w 313"/>
                              <a:gd name="T29" fmla="*/ 60 h 670"/>
                              <a:gd name="T30" fmla="*/ 313 w 313"/>
                              <a:gd name="T31" fmla="*/ 20 h 670"/>
                              <a:gd name="T32" fmla="*/ 313 w 313"/>
                              <a:gd name="T33" fmla="*/ 0 h 670"/>
                              <a:gd name="T34" fmla="*/ 301 w 313"/>
                              <a:gd name="T35" fmla="*/ 0 h 670"/>
                              <a:gd name="T36" fmla="*/ 265 w 313"/>
                              <a:gd name="T37" fmla="*/ 20 h 670"/>
                              <a:gd name="T38" fmla="*/ 217 w 313"/>
                              <a:gd name="T39" fmla="*/ 40 h 670"/>
                              <a:gd name="T40" fmla="*/ 168 w 313"/>
                              <a:gd name="T41" fmla="*/ 80 h 670"/>
                              <a:gd name="T42" fmla="*/ 156 w 313"/>
                              <a:gd name="T43" fmla="*/ 80 h 670"/>
                              <a:gd name="T44" fmla="*/ 144 w 313"/>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70">
                                <a:moveTo>
                                  <a:pt x="144" y="60"/>
                                </a:moveTo>
                                <a:lnTo>
                                  <a:pt x="96" y="40"/>
                                </a:lnTo>
                                <a:lnTo>
                                  <a:pt x="60" y="40"/>
                                </a:lnTo>
                                <a:lnTo>
                                  <a:pt x="60" y="100"/>
                                </a:lnTo>
                                <a:lnTo>
                                  <a:pt x="72" y="220"/>
                                </a:lnTo>
                                <a:lnTo>
                                  <a:pt x="72" y="390"/>
                                </a:lnTo>
                                <a:lnTo>
                                  <a:pt x="48" y="510"/>
                                </a:lnTo>
                                <a:lnTo>
                                  <a:pt x="12" y="630"/>
                                </a:lnTo>
                                <a:lnTo>
                                  <a:pt x="0" y="670"/>
                                </a:lnTo>
                                <a:lnTo>
                                  <a:pt x="12" y="670"/>
                                </a:lnTo>
                                <a:lnTo>
                                  <a:pt x="36" y="630"/>
                                </a:lnTo>
                                <a:lnTo>
                                  <a:pt x="72" y="550"/>
                                </a:lnTo>
                                <a:lnTo>
                                  <a:pt x="168" y="350"/>
                                </a:lnTo>
                                <a:lnTo>
                                  <a:pt x="265" y="140"/>
                                </a:lnTo>
                                <a:lnTo>
                                  <a:pt x="301" y="60"/>
                                </a:lnTo>
                                <a:lnTo>
                                  <a:pt x="313" y="20"/>
                                </a:lnTo>
                                <a:lnTo>
                                  <a:pt x="313" y="0"/>
                                </a:lnTo>
                                <a:lnTo>
                                  <a:pt x="301" y="0"/>
                                </a:lnTo>
                                <a:lnTo>
                                  <a:pt x="265" y="20"/>
                                </a:lnTo>
                                <a:lnTo>
                                  <a:pt x="217" y="40"/>
                                </a:lnTo>
                                <a:lnTo>
                                  <a:pt x="168" y="80"/>
                                </a:lnTo>
                                <a:lnTo>
                                  <a:pt x="156" y="80"/>
                                </a:lnTo>
                                <a:lnTo>
                                  <a:pt x="144"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2" name="Freeform 43"/>
                        <wps:cNvSpPr>
                          <a:spLocks/>
                        </wps:cNvSpPr>
                        <wps:spPr bwMode="auto">
                          <a:xfrm>
                            <a:off x="1917" y="14044"/>
                            <a:ext cx="82" cy="532"/>
                          </a:xfrm>
                          <a:custGeom>
                            <a:avLst/>
                            <a:gdLst>
                              <a:gd name="T0" fmla="*/ 24 w 84"/>
                              <a:gd name="T1" fmla="*/ 510 h 510"/>
                              <a:gd name="T2" fmla="*/ 60 w 84"/>
                              <a:gd name="T3" fmla="*/ 370 h 510"/>
                              <a:gd name="T4" fmla="*/ 84 w 84"/>
                              <a:gd name="T5" fmla="*/ 230 h 510"/>
                              <a:gd name="T6" fmla="*/ 84 w 84"/>
                              <a:gd name="T7" fmla="*/ 100 h 510"/>
                              <a:gd name="T8" fmla="*/ 60 w 84"/>
                              <a:gd name="T9" fmla="*/ 0 h 510"/>
                              <a:gd name="T10" fmla="*/ 36 w 84"/>
                              <a:gd name="T11" fmla="*/ 0 h 510"/>
                              <a:gd name="T12" fmla="*/ 12 w 84"/>
                              <a:gd name="T13" fmla="*/ 20 h 510"/>
                              <a:gd name="T14" fmla="*/ 0 w 84"/>
                              <a:gd name="T15" fmla="*/ 60 h 510"/>
                              <a:gd name="T16" fmla="*/ 0 w 84"/>
                              <a:gd name="T17" fmla="*/ 100 h 510"/>
                              <a:gd name="T18" fmla="*/ 24 w 84"/>
                              <a:gd name="T19" fmla="*/ 190 h 510"/>
                              <a:gd name="T20" fmla="*/ 48 w 84"/>
                              <a:gd name="T21" fmla="*/ 310 h 510"/>
                              <a:gd name="T22" fmla="*/ 36 w 84"/>
                              <a:gd name="T23" fmla="*/ 410 h 510"/>
                              <a:gd name="T24" fmla="*/ 12 w 84"/>
                              <a:gd name="T25" fmla="*/ 490 h 510"/>
                              <a:gd name="T26" fmla="*/ 12 w 84"/>
                              <a:gd name="T27" fmla="*/ 510 h 510"/>
                              <a:gd name="T28" fmla="*/ 24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24" y="510"/>
                                </a:moveTo>
                                <a:lnTo>
                                  <a:pt x="60" y="370"/>
                                </a:lnTo>
                                <a:lnTo>
                                  <a:pt x="84" y="230"/>
                                </a:lnTo>
                                <a:lnTo>
                                  <a:pt x="84" y="100"/>
                                </a:lnTo>
                                <a:lnTo>
                                  <a:pt x="60" y="0"/>
                                </a:lnTo>
                                <a:lnTo>
                                  <a:pt x="36" y="0"/>
                                </a:lnTo>
                                <a:lnTo>
                                  <a:pt x="12" y="20"/>
                                </a:lnTo>
                                <a:lnTo>
                                  <a:pt x="0" y="60"/>
                                </a:lnTo>
                                <a:lnTo>
                                  <a:pt x="0" y="100"/>
                                </a:lnTo>
                                <a:lnTo>
                                  <a:pt x="24" y="190"/>
                                </a:lnTo>
                                <a:lnTo>
                                  <a:pt x="48" y="310"/>
                                </a:lnTo>
                                <a:lnTo>
                                  <a:pt x="36" y="410"/>
                                </a:lnTo>
                                <a:lnTo>
                                  <a:pt x="12" y="490"/>
                                </a:lnTo>
                                <a:lnTo>
                                  <a:pt x="12" y="510"/>
                                </a:lnTo>
                                <a:lnTo>
                                  <a:pt x="24"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3" name="Freeform 44"/>
                        <wps:cNvSpPr>
                          <a:spLocks/>
                        </wps:cNvSpPr>
                        <wps:spPr bwMode="auto">
                          <a:xfrm>
                            <a:off x="1778" y="13698"/>
                            <a:ext cx="232" cy="221"/>
                          </a:xfrm>
                          <a:custGeom>
                            <a:avLst/>
                            <a:gdLst>
                              <a:gd name="T0" fmla="*/ 228 w 240"/>
                              <a:gd name="T1" fmla="*/ 90 h 210"/>
                              <a:gd name="T2" fmla="*/ 180 w 240"/>
                              <a:gd name="T3" fmla="*/ 30 h 210"/>
                              <a:gd name="T4" fmla="*/ 132 w 240"/>
                              <a:gd name="T5" fmla="*/ 0 h 210"/>
                              <a:gd name="T6" fmla="*/ 72 w 240"/>
                              <a:gd name="T7" fmla="*/ 0 h 210"/>
                              <a:gd name="T8" fmla="*/ 24 w 240"/>
                              <a:gd name="T9" fmla="*/ 30 h 210"/>
                              <a:gd name="T10" fmla="*/ 0 w 240"/>
                              <a:gd name="T11" fmla="*/ 70 h 210"/>
                              <a:gd name="T12" fmla="*/ 0 w 240"/>
                              <a:gd name="T13" fmla="*/ 90 h 210"/>
                              <a:gd name="T14" fmla="*/ 12 w 240"/>
                              <a:gd name="T15" fmla="*/ 90 h 210"/>
                              <a:gd name="T16" fmla="*/ 36 w 240"/>
                              <a:gd name="T17" fmla="*/ 90 h 210"/>
                              <a:gd name="T18" fmla="*/ 120 w 240"/>
                              <a:gd name="T19" fmla="*/ 110 h 210"/>
                              <a:gd name="T20" fmla="*/ 156 w 240"/>
                              <a:gd name="T21" fmla="*/ 130 h 210"/>
                              <a:gd name="T22" fmla="*/ 192 w 240"/>
                              <a:gd name="T23" fmla="*/ 190 h 210"/>
                              <a:gd name="T24" fmla="*/ 204 w 240"/>
                              <a:gd name="T25" fmla="*/ 210 h 210"/>
                              <a:gd name="T26" fmla="*/ 228 w 240"/>
                              <a:gd name="T27" fmla="*/ 190 h 210"/>
                              <a:gd name="T28" fmla="*/ 240 w 240"/>
                              <a:gd name="T29" fmla="*/ 150 h 210"/>
                              <a:gd name="T30" fmla="*/ 228 w 240"/>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90"/>
                                </a:moveTo>
                                <a:lnTo>
                                  <a:pt x="180" y="30"/>
                                </a:lnTo>
                                <a:lnTo>
                                  <a:pt x="132" y="0"/>
                                </a:lnTo>
                                <a:lnTo>
                                  <a:pt x="72" y="0"/>
                                </a:lnTo>
                                <a:lnTo>
                                  <a:pt x="24" y="30"/>
                                </a:lnTo>
                                <a:lnTo>
                                  <a:pt x="0" y="70"/>
                                </a:lnTo>
                                <a:lnTo>
                                  <a:pt x="0" y="90"/>
                                </a:lnTo>
                                <a:lnTo>
                                  <a:pt x="12" y="90"/>
                                </a:lnTo>
                                <a:lnTo>
                                  <a:pt x="36" y="90"/>
                                </a:lnTo>
                                <a:lnTo>
                                  <a:pt x="120" y="110"/>
                                </a:lnTo>
                                <a:lnTo>
                                  <a:pt x="156" y="130"/>
                                </a:lnTo>
                                <a:lnTo>
                                  <a:pt x="192" y="190"/>
                                </a:lnTo>
                                <a:lnTo>
                                  <a:pt x="204" y="210"/>
                                </a:lnTo>
                                <a:lnTo>
                                  <a:pt x="228" y="190"/>
                                </a:lnTo>
                                <a:lnTo>
                                  <a:pt x="240" y="150"/>
                                </a:lnTo>
                                <a:lnTo>
                                  <a:pt x="228"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4" name="Freeform 45"/>
                        <wps:cNvSpPr>
                          <a:spLocks/>
                        </wps:cNvSpPr>
                        <wps:spPr bwMode="auto">
                          <a:xfrm>
                            <a:off x="1591" y="14794"/>
                            <a:ext cx="187" cy="105"/>
                          </a:xfrm>
                          <a:custGeom>
                            <a:avLst/>
                            <a:gdLst>
                              <a:gd name="T0" fmla="*/ 180 w 192"/>
                              <a:gd name="T1" fmla="*/ 60 h 100"/>
                              <a:gd name="T2" fmla="*/ 144 w 192"/>
                              <a:gd name="T3" fmla="*/ 60 h 100"/>
                              <a:gd name="T4" fmla="*/ 108 w 192"/>
                              <a:gd name="T5" fmla="*/ 20 h 100"/>
                              <a:gd name="T6" fmla="*/ 84 w 192"/>
                              <a:gd name="T7" fmla="*/ 0 h 100"/>
                              <a:gd name="T8" fmla="*/ 72 w 192"/>
                              <a:gd name="T9" fmla="*/ 0 h 100"/>
                              <a:gd name="T10" fmla="*/ 0 w 192"/>
                              <a:gd name="T11" fmla="*/ 80 h 100"/>
                              <a:gd name="T12" fmla="*/ 12 w 192"/>
                              <a:gd name="T13" fmla="*/ 100 h 100"/>
                              <a:gd name="T14" fmla="*/ 72 w 192"/>
                              <a:gd name="T15" fmla="*/ 60 h 100"/>
                              <a:gd name="T16" fmla="*/ 96 w 192"/>
                              <a:gd name="T17" fmla="*/ 60 h 100"/>
                              <a:gd name="T18" fmla="*/ 132 w 192"/>
                              <a:gd name="T19" fmla="*/ 100 h 100"/>
                              <a:gd name="T20" fmla="*/ 180 w 192"/>
                              <a:gd name="T21" fmla="*/ 80 h 100"/>
                              <a:gd name="T22" fmla="*/ 180 w 192"/>
                              <a:gd name="T23" fmla="*/ 60 h 100"/>
                              <a:gd name="T24" fmla="*/ 192 w 192"/>
                              <a:gd name="T25" fmla="*/ 60 h 100"/>
                              <a:gd name="T26" fmla="*/ 180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80" y="60"/>
                                </a:moveTo>
                                <a:lnTo>
                                  <a:pt x="144" y="60"/>
                                </a:lnTo>
                                <a:lnTo>
                                  <a:pt x="108" y="20"/>
                                </a:lnTo>
                                <a:lnTo>
                                  <a:pt x="84" y="0"/>
                                </a:lnTo>
                                <a:lnTo>
                                  <a:pt x="72" y="0"/>
                                </a:lnTo>
                                <a:lnTo>
                                  <a:pt x="0" y="80"/>
                                </a:lnTo>
                                <a:lnTo>
                                  <a:pt x="12" y="100"/>
                                </a:lnTo>
                                <a:lnTo>
                                  <a:pt x="72" y="60"/>
                                </a:lnTo>
                                <a:lnTo>
                                  <a:pt x="96" y="60"/>
                                </a:lnTo>
                                <a:lnTo>
                                  <a:pt x="132" y="100"/>
                                </a:lnTo>
                                <a:lnTo>
                                  <a:pt x="180" y="80"/>
                                </a:lnTo>
                                <a:lnTo>
                                  <a:pt x="180" y="60"/>
                                </a:lnTo>
                                <a:lnTo>
                                  <a:pt x="192" y="60"/>
                                </a:lnTo>
                                <a:lnTo>
                                  <a:pt x="180"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5" name="Freeform 46"/>
                        <wps:cNvSpPr>
                          <a:spLocks/>
                        </wps:cNvSpPr>
                        <wps:spPr bwMode="auto">
                          <a:xfrm>
                            <a:off x="1603" y="14878"/>
                            <a:ext cx="279" cy="668"/>
                          </a:xfrm>
                          <a:custGeom>
                            <a:avLst/>
                            <a:gdLst>
                              <a:gd name="T0" fmla="*/ 288 w 288"/>
                              <a:gd name="T1" fmla="*/ 20 h 640"/>
                              <a:gd name="T2" fmla="*/ 276 w 288"/>
                              <a:gd name="T3" fmla="*/ 60 h 640"/>
                              <a:gd name="T4" fmla="*/ 240 w 288"/>
                              <a:gd name="T5" fmla="*/ 140 h 640"/>
                              <a:gd name="T6" fmla="*/ 156 w 288"/>
                              <a:gd name="T7" fmla="*/ 330 h 640"/>
                              <a:gd name="T8" fmla="*/ 60 w 288"/>
                              <a:gd name="T9" fmla="*/ 530 h 640"/>
                              <a:gd name="T10" fmla="*/ 24 w 288"/>
                              <a:gd name="T11" fmla="*/ 600 h 640"/>
                              <a:gd name="T12" fmla="*/ 0 w 288"/>
                              <a:gd name="T13" fmla="*/ 640 h 640"/>
                              <a:gd name="T14" fmla="*/ 0 w 288"/>
                              <a:gd name="T15" fmla="*/ 620 h 640"/>
                              <a:gd name="T16" fmla="*/ 0 w 288"/>
                              <a:gd name="T17" fmla="*/ 580 h 640"/>
                              <a:gd name="T18" fmla="*/ 24 w 288"/>
                              <a:gd name="T19" fmla="*/ 410 h 640"/>
                              <a:gd name="T20" fmla="*/ 24 w 288"/>
                              <a:gd name="T21" fmla="*/ 330 h 640"/>
                              <a:gd name="T22" fmla="*/ 12 w 288"/>
                              <a:gd name="T23" fmla="*/ 270 h 640"/>
                              <a:gd name="T24" fmla="*/ 12 w 288"/>
                              <a:gd name="T25" fmla="*/ 250 h 640"/>
                              <a:gd name="T26" fmla="*/ 24 w 288"/>
                              <a:gd name="T27" fmla="*/ 250 h 640"/>
                              <a:gd name="T28" fmla="*/ 72 w 288"/>
                              <a:gd name="T29" fmla="*/ 230 h 640"/>
                              <a:gd name="T30" fmla="*/ 144 w 288"/>
                              <a:gd name="T31" fmla="*/ 170 h 640"/>
                              <a:gd name="T32" fmla="*/ 216 w 288"/>
                              <a:gd name="T33" fmla="*/ 100 h 640"/>
                              <a:gd name="T34" fmla="*/ 264 w 288"/>
                              <a:gd name="T35" fmla="*/ 20 h 640"/>
                              <a:gd name="T36" fmla="*/ 288 w 288"/>
                              <a:gd name="T37" fmla="*/ 0 h 640"/>
                              <a:gd name="T38" fmla="*/ 288 w 288"/>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20"/>
                                </a:moveTo>
                                <a:lnTo>
                                  <a:pt x="276" y="60"/>
                                </a:lnTo>
                                <a:lnTo>
                                  <a:pt x="240" y="140"/>
                                </a:lnTo>
                                <a:lnTo>
                                  <a:pt x="156" y="330"/>
                                </a:lnTo>
                                <a:lnTo>
                                  <a:pt x="60" y="530"/>
                                </a:lnTo>
                                <a:lnTo>
                                  <a:pt x="24" y="600"/>
                                </a:lnTo>
                                <a:lnTo>
                                  <a:pt x="0" y="640"/>
                                </a:lnTo>
                                <a:lnTo>
                                  <a:pt x="0" y="620"/>
                                </a:lnTo>
                                <a:lnTo>
                                  <a:pt x="0" y="580"/>
                                </a:lnTo>
                                <a:lnTo>
                                  <a:pt x="24" y="410"/>
                                </a:lnTo>
                                <a:lnTo>
                                  <a:pt x="24" y="330"/>
                                </a:lnTo>
                                <a:lnTo>
                                  <a:pt x="12" y="270"/>
                                </a:lnTo>
                                <a:lnTo>
                                  <a:pt x="12" y="250"/>
                                </a:lnTo>
                                <a:lnTo>
                                  <a:pt x="24" y="250"/>
                                </a:lnTo>
                                <a:lnTo>
                                  <a:pt x="72" y="230"/>
                                </a:lnTo>
                                <a:lnTo>
                                  <a:pt x="144" y="170"/>
                                </a:lnTo>
                                <a:lnTo>
                                  <a:pt x="216" y="100"/>
                                </a:lnTo>
                                <a:lnTo>
                                  <a:pt x="264" y="20"/>
                                </a:lnTo>
                                <a:lnTo>
                                  <a:pt x="288" y="0"/>
                                </a:lnTo>
                                <a:lnTo>
                                  <a:pt x="288"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6" name="Freeform 47"/>
                        <wps:cNvSpPr>
                          <a:spLocks/>
                        </wps:cNvSpPr>
                        <wps:spPr bwMode="auto">
                          <a:xfrm>
                            <a:off x="1871" y="15201"/>
                            <a:ext cx="35" cy="471"/>
                          </a:xfrm>
                          <a:custGeom>
                            <a:avLst/>
                            <a:gdLst>
                              <a:gd name="T0" fmla="*/ 24 w 36"/>
                              <a:gd name="T1" fmla="*/ 430 h 450"/>
                              <a:gd name="T2" fmla="*/ 36 w 36"/>
                              <a:gd name="T3" fmla="*/ 350 h 450"/>
                              <a:gd name="T4" fmla="*/ 36 w 36"/>
                              <a:gd name="T5" fmla="*/ 310 h 450"/>
                              <a:gd name="T6" fmla="*/ 36 w 36"/>
                              <a:gd name="T7" fmla="*/ 270 h 450"/>
                              <a:gd name="T8" fmla="*/ 24 w 36"/>
                              <a:gd name="T9" fmla="*/ 180 h 450"/>
                              <a:gd name="T10" fmla="*/ 36 w 36"/>
                              <a:gd name="T11" fmla="*/ 60 h 450"/>
                              <a:gd name="T12" fmla="*/ 36 w 36"/>
                              <a:gd name="T13" fmla="*/ 20 h 450"/>
                              <a:gd name="T14" fmla="*/ 36 w 36"/>
                              <a:gd name="T15" fmla="*/ 0 h 450"/>
                              <a:gd name="T16" fmla="*/ 24 w 36"/>
                              <a:gd name="T17" fmla="*/ 0 h 450"/>
                              <a:gd name="T18" fmla="*/ 12 w 36"/>
                              <a:gd name="T19" fmla="*/ 20 h 450"/>
                              <a:gd name="T20" fmla="*/ 0 w 36"/>
                              <a:gd name="T21" fmla="*/ 120 h 450"/>
                              <a:gd name="T22" fmla="*/ 0 w 36"/>
                              <a:gd name="T23" fmla="*/ 240 h 450"/>
                              <a:gd name="T24" fmla="*/ 0 w 36"/>
                              <a:gd name="T25" fmla="*/ 350 h 450"/>
                              <a:gd name="T26" fmla="*/ 12 w 36"/>
                              <a:gd name="T27" fmla="*/ 450 h 450"/>
                              <a:gd name="T28" fmla="*/ 24 w 36"/>
                              <a:gd name="T29" fmla="*/ 450 h 450"/>
                              <a:gd name="T30" fmla="*/ 24 w 36"/>
                              <a:gd name="T31"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50">
                                <a:moveTo>
                                  <a:pt x="24" y="430"/>
                                </a:moveTo>
                                <a:lnTo>
                                  <a:pt x="36" y="350"/>
                                </a:lnTo>
                                <a:lnTo>
                                  <a:pt x="36" y="310"/>
                                </a:lnTo>
                                <a:lnTo>
                                  <a:pt x="36" y="270"/>
                                </a:lnTo>
                                <a:lnTo>
                                  <a:pt x="24" y="180"/>
                                </a:lnTo>
                                <a:lnTo>
                                  <a:pt x="36" y="60"/>
                                </a:lnTo>
                                <a:lnTo>
                                  <a:pt x="36" y="20"/>
                                </a:lnTo>
                                <a:lnTo>
                                  <a:pt x="36" y="0"/>
                                </a:lnTo>
                                <a:lnTo>
                                  <a:pt x="24" y="0"/>
                                </a:lnTo>
                                <a:lnTo>
                                  <a:pt x="12" y="20"/>
                                </a:lnTo>
                                <a:lnTo>
                                  <a:pt x="0" y="120"/>
                                </a:lnTo>
                                <a:lnTo>
                                  <a:pt x="0" y="240"/>
                                </a:lnTo>
                                <a:lnTo>
                                  <a:pt x="0" y="350"/>
                                </a:lnTo>
                                <a:lnTo>
                                  <a:pt x="12" y="4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7" name="Freeform 48"/>
                        <wps:cNvSpPr>
                          <a:spLocks/>
                        </wps:cNvSpPr>
                        <wps:spPr bwMode="auto">
                          <a:xfrm>
                            <a:off x="2045" y="14555"/>
                            <a:ext cx="257" cy="197"/>
                          </a:xfrm>
                          <a:custGeom>
                            <a:avLst/>
                            <a:gdLst>
                              <a:gd name="T0" fmla="*/ 0 w 265"/>
                              <a:gd name="T1" fmla="*/ 170 h 190"/>
                              <a:gd name="T2" fmla="*/ 48 w 265"/>
                              <a:gd name="T3" fmla="*/ 90 h 190"/>
                              <a:gd name="T4" fmla="*/ 120 w 265"/>
                              <a:gd name="T5" fmla="*/ 20 h 190"/>
                              <a:gd name="T6" fmla="*/ 193 w 265"/>
                              <a:gd name="T7" fmla="*/ 0 h 190"/>
                              <a:gd name="T8" fmla="*/ 229 w 265"/>
                              <a:gd name="T9" fmla="*/ 0 h 190"/>
                              <a:gd name="T10" fmla="*/ 253 w 265"/>
                              <a:gd name="T11" fmla="*/ 40 h 190"/>
                              <a:gd name="T12" fmla="*/ 265 w 265"/>
                              <a:gd name="T13" fmla="*/ 70 h 190"/>
                              <a:gd name="T14" fmla="*/ 253 w 265"/>
                              <a:gd name="T15" fmla="*/ 110 h 190"/>
                              <a:gd name="T16" fmla="*/ 241 w 265"/>
                              <a:gd name="T17" fmla="*/ 130 h 190"/>
                              <a:gd name="T18" fmla="*/ 229 w 265"/>
                              <a:gd name="T19" fmla="*/ 110 h 190"/>
                              <a:gd name="T20" fmla="*/ 180 w 265"/>
                              <a:gd name="T21" fmla="*/ 70 h 190"/>
                              <a:gd name="T22" fmla="*/ 108 w 265"/>
                              <a:gd name="T23" fmla="*/ 90 h 190"/>
                              <a:gd name="T24" fmla="*/ 48 w 265"/>
                              <a:gd name="T25" fmla="*/ 130 h 190"/>
                              <a:gd name="T26" fmla="*/ 0 w 265"/>
                              <a:gd name="T27" fmla="*/ 190 h 190"/>
                              <a:gd name="T28" fmla="*/ 0 w 265"/>
                              <a:gd name="T29" fmla="*/ 190 h 190"/>
                              <a:gd name="T30" fmla="*/ 0 w 265"/>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190">
                                <a:moveTo>
                                  <a:pt x="0" y="170"/>
                                </a:moveTo>
                                <a:lnTo>
                                  <a:pt x="48" y="90"/>
                                </a:lnTo>
                                <a:lnTo>
                                  <a:pt x="120" y="20"/>
                                </a:lnTo>
                                <a:lnTo>
                                  <a:pt x="193" y="0"/>
                                </a:lnTo>
                                <a:lnTo>
                                  <a:pt x="229" y="0"/>
                                </a:lnTo>
                                <a:lnTo>
                                  <a:pt x="253" y="40"/>
                                </a:lnTo>
                                <a:lnTo>
                                  <a:pt x="265" y="70"/>
                                </a:lnTo>
                                <a:lnTo>
                                  <a:pt x="253" y="110"/>
                                </a:lnTo>
                                <a:lnTo>
                                  <a:pt x="241" y="130"/>
                                </a:lnTo>
                                <a:lnTo>
                                  <a:pt x="229" y="110"/>
                                </a:lnTo>
                                <a:lnTo>
                                  <a:pt x="180" y="70"/>
                                </a:lnTo>
                                <a:lnTo>
                                  <a:pt x="108" y="90"/>
                                </a:lnTo>
                                <a:lnTo>
                                  <a:pt x="48" y="130"/>
                                </a:lnTo>
                                <a:lnTo>
                                  <a:pt x="0" y="190"/>
                                </a:lnTo>
                                <a:lnTo>
                                  <a:pt x="0" y="190"/>
                                </a:lnTo>
                                <a:lnTo>
                                  <a:pt x="0"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8" name="Freeform 49"/>
                        <wps:cNvSpPr>
                          <a:spLocks/>
                        </wps:cNvSpPr>
                        <wps:spPr bwMode="auto">
                          <a:xfrm>
                            <a:off x="2267" y="14857"/>
                            <a:ext cx="94" cy="469"/>
                          </a:xfrm>
                          <a:custGeom>
                            <a:avLst/>
                            <a:gdLst>
                              <a:gd name="T0" fmla="*/ 12 w 96"/>
                              <a:gd name="T1" fmla="*/ 0 h 450"/>
                              <a:gd name="T2" fmla="*/ 36 w 96"/>
                              <a:gd name="T3" fmla="*/ 0 h 450"/>
                              <a:gd name="T4" fmla="*/ 72 w 96"/>
                              <a:gd name="T5" fmla="*/ 60 h 450"/>
                              <a:gd name="T6" fmla="*/ 84 w 96"/>
                              <a:gd name="T7" fmla="*/ 120 h 450"/>
                              <a:gd name="T8" fmla="*/ 96 w 96"/>
                              <a:gd name="T9" fmla="*/ 210 h 450"/>
                              <a:gd name="T10" fmla="*/ 84 w 96"/>
                              <a:gd name="T11" fmla="*/ 310 h 450"/>
                              <a:gd name="T12" fmla="*/ 48 w 96"/>
                              <a:gd name="T13" fmla="*/ 430 h 450"/>
                              <a:gd name="T14" fmla="*/ 36 w 96"/>
                              <a:gd name="T15" fmla="*/ 450 h 450"/>
                              <a:gd name="T16" fmla="*/ 24 w 96"/>
                              <a:gd name="T17" fmla="*/ 450 h 450"/>
                              <a:gd name="T18" fmla="*/ 24 w 96"/>
                              <a:gd name="T19" fmla="*/ 430 h 450"/>
                              <a:gd name="T20" fmla="*/ 36 w 96"/>
                              <a:gd name="T21" fmla="*/ 390 h 450"/>
                              <a:gd name="T22" fmla="*/ 36 w 96"/>
                              <a:gd name="T23" fmla="*/ 310 h 450"/>
                              <a:gd name="T24" fmla="*/ 36 w 96"/>
                              <a:gd name="T25" fmla="*/ 250 h 450"/>
                              <a:gd name="T26" fmla="*/ 24 w 96"/>
                              <a:gd name="T27" fmla="*/ 160 h 450"/>
                              <a:gd name="T28" fmla="*/ 0 w 96"/>
                              <a:gd name="T29" fmla="*/ 80 h 450"/>
                              <a:gd name="T30" fmla="*/ 12 w 96"/>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0"/>
                                </a:moveTo>
                                <a:lnTo>
                                  <a:pt x="36" y="0"/>
                                </a:lnTo>
                                <a:lnTo>
                                  <a:pt x="72" y="60"/>
                                </a:lnTo>
                                <a:lnTo>
                                  <a:pt x="84" y="120"/>
                                </a:lnTo>
                                <a:lnTo>
                                  <a:pt x="96" y="210"/>
                                </a:lnTo>
                                <a:lnTo>
                                  <a:pt x="84" y="310"/>
                                </a:lnTo>
                                <a:lnTo>
                                  <a:pt x="48" y="430"/>
                                </a:lnTo>
                                <a:lnTo>
                                  <a:pt x="36" y="450"/>
                                </a:lnTo>
                                <a:lnTo>
                                  <a:pt x="24" y="450"/>
                                </a:lnTo>
                                <a:lnTo>
                                  <a:pt x="24" y="430"/>
                                </a:lnTo>
                                <a:lnTo>
                                  <a:pt x="36" y="390"/>
                                </a:lnTo>
                                <a:lnTo>
                                  <a:pt x="36" y="310"/>
                                </a:lnTo>
                                <a:lnTo>
                                  <a:pt x="36" y="250"/>
                                </a:lnTo>
                                <a:lnTo>
                                  <a:pt x="24" y="160"/>
                                </a:lnTo>
                                <a:lnTo>
                                  <a:pt x="0" y="80"/>
                                </a:lnTo>
                                <a:lnTo>
                                  <a:pt x="12"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9" name="Freeform 50"/>
                        <wps:cNvSpPr>
                          <a:spLocks/>
                        </wps:cNvSpPr>
                        <wps:spPr bwMode="auto">
                          <a:xfrm>
                            <a:off x="1952" y="1407"/>
                            <a:ext cx="8468" cy="834"/>
                          </a:xfrm>
                          <a:custGeom>
                            <a:avLst/>
                            <a:gdLst>
                              <a:gd name="T0" fmla="*/ 168 w 8730"/>
                              <a:gd name="T1" fmla="*/ 140 h 800"/>
                              <a:gd name="T2" fmla="*/ 60 w 8730"/>
                              <a:gd name="T3" fmla="*/ 310 h 800"/>
                              <a:gd name="T4" fmla="*/ 60 w 8730"/>
                              <a:gd name="T5" fmla="*/ 550 h 800"/>
                              <a:gd name="T6" fmla="*/ 120 w 8730"/>
                              <a:gd name="T7" fmla="*/ 680 h 800"/>
                              <a:gd name="T8" fmla="*/ 204 w 8730"/>
                              <a:gd name="T9" fmla="*/ 700 h 800"/>
                              <a:gd name="T10" fmla="*/ 264 w 8730"/>
                              <a:gd name="T11" fmla="*/ 610 h 800"/>
                              <a:gd name="T12" fmla="*/ 252 w 8730"/>
                              <a:gd name="T13" fmla="*/ 390 h 800"/>
                              <a:gd name="T14" fmla="*/ 168 w 8730"/>
                              <a:gd name="T15" fmla="*/ 350 h 800"/>
                              <a:gd name="T16" fmla="*/ 156 w 8730"/>
                              <a:gd name="T17" fmla="*/ 430 h 800"/>
                              <a:gd name="T18" fmla="*/ 192 w 8730"/>
                              <a:gd name="T19" fmla="*/ 510 h 800"/>
                              <a:gd name="T20" fmla="*/ 216 w 8730"/>
                              <a:gd name="T21" fmla="*/ 450 h 800"/>
                              <a:gd name="T22" fmla="*/ 204 w 8730"/>
                              <a:gd name="T23" fmla="*/ 570 h 800"/>
                              <a:gd name="T24" fmla="*/ 156 w 8730"/>
                              <a:gd name="T25" fmla="*/ 590 h 800"/>
                              <a:gd name="T26" fmla="*/ 120 w 8730"/>
                              <a:gd name="T27" fmla="*/ 510 h 800"/>
                              <a:gd name="T28" fmla="*/ 120 w 8730"/>
                              <a:gd name="T29" fmla="*/ 350 h 800"/>
                              <a:gd name="T30" fmla="*/ 168 w 8730"/>
                              <a:gd name="T31" fmla="*/ 250 h 800"/>
                              <a:gd name="T32" fmla="*/ 252 w 8730"/>
                              <a:gd name="T33" fmla="*/ 270 h 800"/>
                              <a:gd name="T34" fmla="*/ 313 w 8730"/>
                              <a:gd name="T35" fmla="*/ 410 h 800"/>
                              <a:gd name="T36" fmla="*/ 313 w 8730"/>
                              <a:gd name="T37" fmla="*/ 620 h 800"/>
                              <a:gd name="T38" fmla="*/ 240 w 8730"/>
                              <a:gd name="T39" fmla="*/ 780 h 800"/>
                              <a:gd name="T40" fmla="*/ 108 w 8730"/>
                              <a:gd name="T41" fmla="*/ 780 h 800"/>
                              <a:gd name="T42" fmla="*/ 12 w 8730"/>
                              <a:gd name="T43" fmla="*/ 550 h 800"/>
                              <a:gd name="T44" fmla="*/ 24 w 8730"/>
                              <a:gd name="T45" fmla="*/ 250 h 800"/>
                              <a:gd name="T46" fmla="*/ 156 w 8730"/>
                              <a:gd name="T47" fmla="*/ 40 h 800"/>
                              <a:gd name="T48" fmla="*/ 276 w 8730"/>
                              <a:gd name="T49" fmla="*/ 0 h 800"/>
                              <a:gd name="T50" fmla="*/ 8526 w 8730"/>
                              <a:gd name="T51" fmla="*/ 20 h 800"/>
                              <a:gd name="T52" fmla="*/ 8670 w 8730"/>
                              <a:gd name="T53" fmla="*/ 140 h 800"/>
                              <a:gd name="T54" fmla="*/ 8730 w 8730"/>
                              <a:gd name="T55" fmla="*/ 410 h 800"/>
                              <a:gd name="T56" fmla="*/ 8694 w 8730"/>
                              <a:gd name="T57" fmla="*/ 680 h 800"/>
                              <a:gd name="T58" fmla="*/ 8550 w 8730"/>
                              <a:gd name="T59" fmla="*/ 800 h 800"/>
                              <a:gd name="T60" fmla="*/ 8466 w 8730"/>
                              <a:gd name="T61" fmla="*/ 720 h 800"/>
                              <a:gd name="T62" fmla="*/ 8417 w 8730"/>
                              <a:gd name="T63" fmla="*/ 510 h 800"/>
                              <a:gd name="T64" fmla="*/ 8454 w 8730"/>
                              <a:gd name="T65" fmla="*/ 330 h 800"/>
                              <a:gd name="T66" fmla="*/ 8526 w 8730"/>
                              <a:gd name="T67" fmla="*/ 250 h 800"/>
                              <a:gd name="T68" fmla="*/ 8598 w 8730"/>
                              <a:gd name="T69" fmla="*/ 290 h 800"/>
                              <a:gd name="T70" fmla="*/ 8622 w 8730"/>
                              <a:gd name="T71" fmla="*/ 430 h 800"/>
                              <a:gd name="T72" fmla="*/ 8610 w 8730"/>
                              <a:gd name="T73" fmla="*/ 570 h 800"/>
                              <a:gd name="T74" fmla="*/ 8562 w 8730"/>
                              <a:gd name="T75" fmla="*/ 610 h 800"/>
                              <a:gd name="T76" fmla="*/ 8514 w 8730"/>
                              <a:gd name="T77" fmla="*/ 490 h 800"/>
                              <a:gd name="T78" fmla="*/ 8538 w 8730"/>
                              <a:gd name="T79" fmla="*/ 470 h 800"/>
                              <a:gd name="T80" fmla="*/ 8586 w 8730"/>
                              <a:gd name="T81" fmla="*/ 470 h 800"/>
                              <a:gd name="T82" fmla="*/ 8586 w 8730"/>
                              <a:gd name="T83" fmla="*/ 390 h 800"/>
                              <a:gd name="T84" fmla="*/ 8526 w 8730"/>
                              <a:gd name="T85" fmla="*/ 330 h 800"/>
                              <a:gd name="T86" fmla="*/ 8466 w 8730"/>
                              <a:gd name="T87" fmla="*/ 510 h 800"/>
                              <a:gd name="T88" fmla="*/ 8502 w 8730"/>
                              <a:gd name="T89" fmla="*/ 660 h 800"/>
                              <a:gd name="T90" fmla="*/ 8586 w 8730"/>
                              <a:gd name="T91" fmla="*/ 700 h 800"/>
                              <a:gd name="T92" fmla="*/ 8658 w 8730"/>
                              <a:gd name="T93" fmla="*/ 620 h 800"/>
                              <a:gd name="T94" fmla="*/ 8694 w 8730"/>
                              <a:gd name="T95" fmla="*/ 430 h 800"/>
                              <a:gd name="T96" fmla="*/ 8634 w 8730"/>
                              <a:gd name="T97" fmla="*/ 190 h 800"/>
                              <a:gd name="T98" fmla="*/ 8466 w 8730"/>
                              <a:gd name="T99" fmla="*/ 12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120"/>
                                </a:moveTo>
                                <a:lnTo>
                                  <a:pt x="168" y="140"/>
                                </a:lnTo>
                                <a:lnTo>
                                  <a:pt x="108" y="190"/>
                                </a:lnTo>
                                <a:lnTo>
                                  <a:pt x="60" y="310"/>
                                </a:lnTo>
                                <a:lnTo>
                                  <a:pt x="48" y="430"/>
                                </a:lnTo>
                                <a:lnTo>
                                  <a:pt x="60" y="550"/>
                                </a:lnTo>
                                <a:lnTo>
                                  <a:pt x="84" y="620"/>
                                </a:lnTo>
                                <a:lnTo>
                                  <a:pt x="120" y="680"/>
                                </a:lnTo>
                                <a:lnTo>
                                  <a:pt x="168" y="700"/>
                                </a:lnTo>
                                <a:lnTo>
                                  <a:pt x="204" y="700"/>
                                </a:lnTo>
                                <a:lnTo>
                                  <a:pt x="240" y="660"/>
                                </a:lnTo>
                                <a:lnTo>
                                  <a:pt x="264" y="610"/>
                                </a:lnTo>
                                <a:lnTo>
                                  <a:pt x="276" y="510"/>
                                </a:lnTo>
                                <a:lnTo>
                                  <a:pt x="252" y="390"/>
                                </a:lnTo>
                                <a:lnTo>
                                  <a:pt x="216" y="330"/>
                                </a:lnTo>
                                <a:lnTo>
                                  <a:pt x="168" y="350"/>
                                </a:lnTo>
                                <a:lnTo>
                                  <a:pt x="168" y="390"/>
                                </a:lnTo>
                                <a:lnTo>
                                  <a:pt x="156" y="430"/>
                                </a:lnTo>
                                <a:lnTo>
                                  <a:pt x="168" y="470"/>
                                </a:lnTo>
                                <a:lnTo>
                                  <a:pt x="192" y="510"/>
                                </a:lnTo>
                                <a:lnTo>
                                  <a:pt x="204" y="470"/>
                                </a:lnTo>
                                <a:lnTo>
                                  <a:pt x="216" y="450"/>
                                </a:lnTo>
                                <a:lnTo>
                                  <a:pt x="228" y="490"/>
                                </a:lnTo>
                                <a:lnTo>
                                  <a:pt x="204" y="570"/>
                                </a:lnTo>
                                <a:lnTo>
                                  <a:pt x="168" y="610"/>
                                </a:lnTo>
                                <a:lnTo>
                                  <a:pt x="156" y="590"/>
                                </a:lnTo>
                                <a:lnTo>
                                  <a:pt x="132" y="570"/>
                                </a:lnTo>
                                <a:lnTo>
                                  <a:pt x="120" y="510"/>
                                </a:lnTo>
                                <a:lnTo>
                                  <a:pt x="108" y="430"/>
                                </a:lnTo>
                                <a:lnTo>
                                  <a:pt x="120" y="350"/>
                                </a:lnTo>
                                <a:lnTo>
                                  <a:pt x="144" y="290"/>
                                </a:lnTo>
                                <a:lnTo>
                                  <a:pt x="168" y="250"/>
                                </a:lnTo>
                                <a:lnTo>
                                  <a:pt x="216" y="250"/>
                                </a:lnTo>
                                <a:lnTo>
                                  <a:pt x="252" y="270"/>
                                </a:lnTo>
                                <a:lnTo>
                                  <a:pt x="289" y="330"/>
                                </a:lnTo>
                                <a:lnTo>
                                  <a:pt x="313" y="410"/>
                                </a:lnTo>
                                <a:lnTo>
                                  <a:pt x="325" y="510"/>
                                </a:lnTo>
                                <a:lnTo>
                                  <a:pt x="313" y="620"/>
                                </a:lnTo>
                                <a:lnTo>
                                  <a:pt x="276" y="720"/>
                                </a:lnTo>
                                <a:lnTo>
                                  <a:pt x="240" y="780"/>
                                </a:lnTo>
                                <a:lnTo>
                                  <a:pt x="192" y="800"/>
                                </a:lnTo>
                                <a:lnTo>
                                  <a:pt x="108" y="780"/>
                                </a:lnTo>
                                <a:lnTo>
                                  <a:pt x="48" y="680"/>
                                </a:lnTo>
                                <a:lnTo>
                                  <a:pt x="12" y="550"/>
                                </a:lnTo>
                                <a:lnTo>
                                  <a:pt x="0" y="410"/>
                                </a:lnTo>
                                <a:lnTo>
                                  <a:pt x="24" y="250"/>
                                </a:lnTo>
                                <a:lnTo>
                                  <a:pt x="72" y="140"/>
                                </a:lnTo>
                                <a:lnTo>
                                  <a:pt x="156" y="40"/>
                                </a:lnTo>
                                <a:lnTo>
                                  <a:pt x="216" y="20"/>
                                </a:lnTo>
                                <a:lnTo>
                                  <a:pt x="276" y="0"/>
                                </a:lnTo>
                                <a:lnTo>
                                  <a:pt x="8466" y="0"/>
                                </a:lnTo>
                                <a:lnTo>
                                  <a:pt x="8526" y="20"/>
                                </a:lnTo>
                                <a:lnTo>
                                  <a:pt x="8586" y="40"/>
                                </a:lnTo>
                                <a:lnTo>
                                  <a:pt x="8670" y="140"/>
                                </a:lnTo>
                                <a:lnTo>
                                  <a:pt x="8718" y="250"/>
                                </a:lnTo>
                                <a:lnTo>
                                  <a:pt x="8730" y="410"/>
                                </a:lnTo>
                                <a:lnTo>
                                  <a:pt x="8730" y="550"/>
                                </a:lnTo>
                                <a:lnTo>
                                  <a:pt x="8694" y="680"/>
                                </a:lnTo>
                                <a:lnTo>
                                  <a:pt x="8634" y="780"/>
                                </a:lnTo>
                                <a:lnTo>
                                  <a:pt x="8550" y="800"/>
                                </a:lnTo>
                                <a:lnTo>
                                  <a:pt x="8514" y="780"/>
                                </a:lnTo>
                                <a:lnTo>
                                  <a:pt x="8466" y="720"/>
                                </a:lnTo>
                                <a:lnTo>
                                  <a:pt x="8441" y="620"/>
                                </a:lnTo>
                                <a:lnTo>
                                  <a:pt x="8417" y="510"/>
                                </a:lnTo>
                                <a:lnTo>
                                  <a:pt x="8429" y="410"/>
                                </a:lnTo>
                                <a:lnTo>
                                  <a:pt x="8454" y="330"/>
                                </a:lnTo>
                                <a:lnTo>
                                  <a:pt x="8490" y="270"/>
                                </a:lnTo>
                                <a:lnTo>
                                  <a:pt x="8526" y="250"/>
                                </a:lnTo>
                                <a:lnTo>
                                  <a:pt x="8562" y="250"/>
                                </a:lnTo>
                                <a:lnTo>
                                  <a:pt x="8598" y="290"/>
                                </a:lnTo>
                                <a:lnTo>
                                  <a:pt x="8622" y="350"/>
                                </a:lnTo>
                                <a:lnTo>
                                  <a:pt x="8622" y="430"/>
                                </a:lnTo>
                                <a:lnTo>
                                  <a:pt x="8622" y="510"/>
                                </a:lnTo>
                                <a:lnTo>
                                  <a:pt x="8610" y="570"/>
                                </a:lnTo>
                                <a:lnTo>
                                  <a:pt x="8586" y="590"/>
                                </a:lnTo>
                                <a:lnTo>
                                  <a:pt x="8562" y="610"/>
                                </a:lnTo>
                                <a:lnTo>
                                  <a:pt x="8538" y="570"/>
                                </a:lnTo>
                                <a:lnTo>
                                  <a:pt x="8514" y="490"/>
                                </a:lnTo>
                                <a:lnTo>
                                  <a:pt x="8526" y="450"/>
                                </a:lnTo>
                                <a:lnTo>
                                  <a:pt x="8538" y="470"/>
                                </a:lnTo>
                                <a:lnTo>
                                  <a:pt x="8550" y="510"/>
                                </a:lnTo>
                                <a:lnTo>
                                  <a:pt x="8586" y="470"/>
                                </a:lnTo>
                                <a:lnTo>
                                  <a:pt x="8586" y="430"/>
                                </a:lnTo>
                                <a:lnTo>
                                  <a:pt x="8586" y="390"/>
                                </a:lnTo>
                                <a:lnTo>
                                  <a:pt x="8562" y="350"/>
                                </a:lnTo>
                                <a:lnTo>
                                  <a:pt x="8526" y="330"/>
                                </a:lnTo>
                                <a:lnTo>
                                  <a:pt x="8478" y="390"/>
                                </a:lnTo>
                                <a:lnTo>
                                  <a:pt x="8466" y="510"/>
                                </a:lnTo>
                                <a:lnTo>
                                  <a:pt x="8478" y="610"/>
                                </a:lnTo>
                                <a:lnTo>
                                  <a:pt x="8502" y="660"/>
                                </a:lnTo>
                                <a:lnTo>
                                  <a:pt x="8538" y="700"/>
                                </a:lnTo>
                                <a:lnTo>
                                  <a:pt x="8586" y="700"/>
                                </a:lnTo>
                                <a:lnTo>
                                  <a:pt x="8622" y="680"/>
                                </a:lnTo>
                                <a:lnTo>
                                  <a:pt x="8658" y="620"/>
                                </a:lnTo>
                                <a:lnTo>
                                  <a:pt x="8682" y="550"/>
                                </a:lnTo>
                                <a:lnTo>
                                  <a:pt x="8694" y="430"/>
                                </a:lnTo>
                                <a:lnTo>
                                  <a:pt x="8682" y="310"/>
                                </a:lnTo>
                                <a:lnTo>
                                  <a:pt x="8634" y="190"/>
                                </a:lnTo>
                                <a:lnTo>
                                  <a:pt x="8562" y="140"/>
                                </a:lnTo>
                                <a:lnTo>
                                  <a:pt x="8466" y="120"/>
                                </a:lnTo>
                                <a:lnTo>
                                  <a:pt x="276" y="1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51"/>
                        <wps:cNvSpPr>
                          <a:spLocks/>
                        </wps:cNvSpPr>
                        <wps:spPr bwMode="auto">
                          <a:xfrm>
                            <a:off x="1952" y="14963"/>
                            <a:ext cx="8468" cy="836"/>
                          </a:xfrm>
                          <a:custGeom>
                            <a:avLst/>
                            <a:gdLst>
                              <a:gd name="T0" fmla="*/ 168 w 8730"/>
                              <a:gd name="T1" fmla="*/ 680 h 800"/>
                              <a:gd name="T2" fmla="*/ 60 w 8730"/>
                              <a:gd name="T3" fmla="*/ 510 h 800"/>
                              <a:gd name="T4" fmla="*/ 60 w 8730"/>
                              <a:gd name="T5" fmla="*/ 270 h 800"/>
                              <a:gd name="T6" fmla="*/ 120 w 8730"/>
                              <a:gd name="T7" fmla="*/ 120 h 800"/>
                              <a:gd name="T8" fmla="*/ 204 w 8730"/>
                              <a:gd name="T9" fmla="*/ 100 h 800"/>
                              <a:gd name="T10" fmla="*/ 264 w 8730"/>
                              <a:gd name="T11" fmla="*/ 210 h 800"/>
                              <a:gd name="T12" fmla="*/ 252 w 8730"/>
                              <a:gd name="T13" fmla="*/ 410 h 800"/>
                              <a:gd name="T14" fmla="*/ 168 w 8730"/>
                              <a:gd name="T15" fmla="*/ 470 h 800"/>
                              <a:gd name="T16" fmla="*/ 156 w 8730"/>
                              <a:gd name="T17" fmla="*/ 370 h 800"/>
                              <a:gd name="T18" fmla="*/ 192 w 8730"/>
                              <a:gd name="T19" fmla="*/ 310 h 800"/>
                              <a:gd name="T20" fmla="*/ 216 w 8730"/>
                              <a:gd name="T21" fmla="*/ 370 h 800"/>
                              <a:gd name="T22" fmla="*/ 204 w 8730"/>
                              <a:gd name="T23" fmla="*/ 230 h 800"/>
                              <a:gd name="T24" fmla="*/ 156 w 8730"/>
                              <a:gd name="T25" fmla="*/ 210 h 800"/>
                              <a:gd name="T26" fmla="*/ 120 w 8730"/>
                              <a:gd name="T27" fmla="*/ 290 h 800"/>
                              <a:gd name="T28" fmla="*/ 120 w 8730"/>
                              <a:gd name="T29" fmla="*/ 470 h 800"/>
                              <a:gd name="T30" fmla="*/ 168 w 8730"/>
                              <a:gd name="T31" fmla="*/ 570 h 800"/>
                              <a:gd name="T32" fmla="*/ 252 w 8730"/>
                              <a:gd name="T33" fmla="*/ 550 h 800"/>
                              <a:gd name="T34" fmla="*/ 313 w 8730"/>
                              <a:gd name="T35" fmla="*/ 410 h 800"/>
                              <a:gd name="T36" fmla="*/ 313 w 8730"/>
                              <a:gd name="T37" fmla="*/ 190 h 800"/>
                              <a:gd name="T38" fmla="*/ 240 w 8730"/>
                              <a:gd name="T39" fmla="*/ 20 h 800"/>
                              <a:gd name="T40" fmla="*/ 108 w 8730"/>
                              <a:gd name="T41" fmla="*/ 40 h 800"/>
                              <a:gd name="T42" fmla="*/ 12 w 8730"/>
                              <a:gd name="T43" fmla="*/ 250 h 800"/>
                              <a:gd name="T44" fmla="*/ 24 w 8730"/>
                              <a:gd name="T45" fmla="*/ 550 h 800"/>
                              <a:gd name="T46" fmla="*/ 156 w 8730"/>
                              <a:gd name="T47" fmla="*/ 760 h 800"/>
                              <a:gd name="T48" fmla="*/ 276 w 8730"/>
                              <a:gd name="T49" fmla="*/ 800 h 800"/>
                              <a:gd name="T50" fmla="*/ 8526 w 8730"/>
                              <a:gd name="T51" fmla="*/ 800 h 800"/>
                              <a:gd name="T52" fmla="*/ 8670 w 8730"/>
                              <a:gd name="T53" fmla="*/ 680 h 800"/>
                              <a:gd name="T54" fmla="*/ 8730 w 8730"/>
                              <a:gd name="T55" fmla="*/ 410 h 800"/>
                              <a:gd name="T56" fmla="*/ 8694 w 8730"/>
                              <a:gd name="T57" fmla="*/ 140 h 800"/>
                              <a:gd name="T58" fmla="*/ 8550 w 8730"/>
                              <a:gd name="T59" fmla="*/ 0 h 800"/>
                              <a:gd name="T60" fmla="*/ 8466 w 8730"/>
                              <a:gd name="T61" fmla="*/ 100 h 800"/>
                              <a:gd name="T62" fmla="*/ 8417 w 8730"/>
                              <a:gd name="T63" fmla="*/ 290 h 800"/>
                              <a:gd name="T64" fmla="*/ 8454 w 8730"/>
                              <a:gd name="T65" fmla="*/ 490 h 800"/>
                              <a:gd name="T66" fmla="*/ 8526 w 8730"/>
                              <a:gd name="T67" fmla="*/ 570 h 800"/>
                              <a:gd name="T68" fmla="*/ 8598 w 8730"/>
                              <a:gd name="T69" fmla="*/ 530 h 800"/>
                              <a:gd name="T70" fmla="*/ 8622 w 8730"/>
                              <a:gd name="T71" fmla="*/ 370 h 800"/>
                              <a:gd name="T72" fmla="*/ 8610 w 8730"/>
                              <a:gd name="T73" fmla="*/ 250 h 800"/>
                              <a:gd name="T74" fmla="*/ 8562 w 8730"/>
                              <a:gd name="T75" fmla="*/ 210 h 800"/>
                              <a:gd name="T76" fmla="*/ 8514 w 8730"/>
                              <a:gd name="T77" fmla="*/ 310 h 800"/>
                              <a:gd name="T78" fmla="*/ 8538 w 8730"/>
                              <a:gd name="T79" fmla="*/ 330 h 800"/>
                              <a:gd name="T80" fmla="*/ 8586 w 8730"/>
                              <a:gd name="T81" fmla="*/ 330 h 800"/>
                              <a:gd name="T82" fmla="*/ 8586 w 8730"/>
                              <a:gd name="T83" fmla="*/ 430 h 800"/>
                              <a:gd name="T84" fmla="*/ 8526 w 8730"/>
                              <a:gd name="T85" fmla="*/ 470 h 800"/>
                              <a:gd name="T86" fmla="*/ 8466 w 8730"/>
                              <a:gd name="T87" fmla="*/ 310 h 800"/>
                              <a:gd name="T88" fmla="*/ 8502 w 8730"/>
                              <a:gd name="T89" fmla="*/ 140 h 800"/>
                              <a:gd name="T90" fmla="*/ 8586 w 8730"/>
                              <a:gd name="T91" fmla="*/ 100 h 800"/>
                              <a:gd name="T92" fmla="*/ 8658 w 8730"/>
                              <a:gd name="T93" fmla="*/ 170 h 800"/>
                              <a:gd name="T94" fmla="*/ 8694 w 8730"/>
                              <a:gd name="T95" fmla="*/ 370 h 800"/>
                              <a:gd name="T96" fmla="*/ 8634 w 8730"/>
                              <a:gd name="T97" fmla="*/ 600 h 800"/>
                              <a:gd name="T98" fmla="*/ 8466 w 8730"/>
                              <a:gd name="T99" fmla="*/ 70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700"/>
                                </a:moveTo>
                                <a:lnTo>
                                  <a:pt x="168" y="680"/>
                                </a:lnTo>
                                <a:lnTo>
                                  <a:pt x="108" y="600"/>
                                </a:lnTo>
                                <a:lnTo>
                                  <a:pt x="60" y="510"/>
                                </a:lnTo>
                                <a:lnTo>
                                  <a:pt x="48" y="370"/>
                                </a:lnTo>
                                <a:lnTo>
                                  <a:pt x="60" y="270"/>
                                </a:lnTo>
                                <a:lnTo>
                                  <a:pt x="84" y="170"/>
                                </a:lnTo>
                                <a:lnTo>
                                  <a:pt x="120" y="120"/>
                                </a:lnTo>
                                <a:lnTo>
                                  <a:pt x="168" y="100"/>
                                </a:lnTo>
                                <a:lnTo>
                                  <a:pt x="204" y="100"/>
                                </a:lnTo>
                                <a:lnTo>
                                  <a:pt x="240" y="140"/>
                                </a:lnTo>
                                <a:lnTo>
                                  <a:pt x="264" y="210"/>
                                </a:lnTo>
                                <a:lnTo>
                                  <a:pt x="276" y="310"/>
                                </a:lnTo>
                                <a:lnTo>
                                  <a:pt x="252" y="410"/>
                                </a:lnTo>
                                <a:lnTo>
                                  <a:pt x="216" y="470"/>
                                </a:lnTo>
                                <a:lnTo>
                                  <a:pt x="168" y="470"/>
                                </a:lnTo>
                                <a:lnTo>
                                  <a:pt x="168" y="430"/>
                                </a:lnTo>
                                <a:lnTo>
                                  <a:pt x="156" y="370"/>
                                </a:lnTo>
                                <a:lnTo>
                                  <a:pt x="168" y="330"/>
                                </a:lnTo>
                                <a:lnTo>
                                  <a:pt x="192" y="310"/>
                                </a:lnTo>
                                <a:lnTo>
                                  <a:pt x="204" y="330"/>
                                </a:lnTo>
                                <a:lnTo>
                                  <a:pt x="216" y="370"/>
                                </a:lnTo>
                                <a:lnTo>
                                  <a:pt x="228" y="310"/>
                                </a:lnTo>
                                <a:lnTo>
                                  <a:pt x="204" y="230"/>
                                </a:lnTo>
                                <a:lnTo>
                                  <a:pt x="168" y="210"/>
                                </a:lnTo>
                                <a:lnTo>
                                  <a:pt x="156" y="210"/>
                                </a:lnTo>
                                <a:lnTo>
                                  <a:pt x="132" y="250"/>
                                </a:lnTo>
                                <a:lnTo>
                                  <a:pt x="120" y="290"/>
                                </a:lnTo>
                                <a:lnTo>
                                  <a:pt x="108" y="370"/>
                                </a:lnTo>
                                <a:lnTo>
                                  <a:pt x="120" y="470"/>
                                </a:lnTo>
                                <a:lnTo>
                                  <a:pt x="144" y="530"/>
                                </a:lnTo>
                                <a:lnTo>
                                  <a:pt x="168" y="570"/>
                                </a:lnTo>
                                <a:lnTo>
                                  <a:pt x="216" y="570"/>
                                </a:lnTo>
                                <a:lnTo>
                                  <a:pt x="252" y="550"/>
                                </a:lnTo>
                                <a:lnTo>
                                  <a:pt x="289" y="490"/>
                                </a:lnTo>
                                <a:lnTo>
                                  <a:pt x="313" y="410"/>
                                </a:lnTo>
                                <a:lnTo>
                                  <a:pt x="325" y="290"/>
                                </a:lnTo>
                                <a:lnTo>
                                  <a:pt x="313" y="190"/>
                                </a:lnTo>
                                <a:lnTo>
                                  <a:pt x="276" y="100"/>
                                </a:lnTo>
                                <a:lnTo>
                                  <a:pt x="240" y="20"/>
                                </a:lnTo>
                                <a:lnTo>
                                  <a:pt x="192" y="0"/>
                                </a:lnTo>
                                <a:lnTo>
                                  <a:pt x="108" y="40"/>
                                </a:lnTo>
                                <a:lnTo>
                                  <a:pt x="48" y="140"/>
                                </a:lnTo>
                                <a:lnTo>
                                  <a:pt x="12" y="250"/>
                                </a:lnTo>
                                <a:lnTo>
                                  <a:pt x="0" y="410"/>
                                </a:lnTo>
                                <a:lnTo>
                                  <a:pt x="24" y="550"/>
                                </a:lnTo>
                                <a:lnTo>
                                  <a:pt x="72" y="680"/>
                                </a:lnTo>
                                <a:lnTo>
                                  <a:pt x="156" y="760"/>
                                </a:lnTo>
                                <a:lnTo>
                                  <a:pt x="216" y="800"/>
                                </a:lnTo>
                                <a:lnTo>
                                  <a:pt x="276" y="800"/>
                                </a:lnTo>
                                <a:lnTo>
                                  <a:pt x="8466" y="800"/>
                                </a:lnTo>
                                <a:lnTo>
                                  <a:pt x="8526" y="800"/>
                                </a:lnTo>
                                <a:lnTo>
                                  <a:pt x="8586" y="760"/>
                                </a:lnTo>
                                <a:lnTo>
                                  <a:pt x="8670" y="680"/>
                                </a:lnTo>
                                <a:lnTo>
                                  <a:pt x="8718" y="550"/>
                                </a:lnTo>
                                <a:lnTo>
                                  <a:pt x="8730" y="410"/>
                                </a:lnTo>
                                <a:lnTo>
                                  <a:pt x="8730" y="250"/>
                                </a:lnTo>
                                <a:lnTo>
                                  <a:pt x="8694" y="140"/>
                                </a:lnTo>
                                <a:lnTo>
                                  <a:pt x="8634" y="40"/>
                                </a:lnTo>
                                <a:lnTo>
                                  <a:pt x="8550" y="0"/>
                                </a:lnTo>
                                <a:lnTo>
                                  <a:pt x="8514" y="20"/>
                                </a:lnTo>
                                <a:lnTo>
                                  <a:pt x="8466" y="100"/>
                                </a:lnTo>
                                <a:lnTo>
                                  <a:pt x="8441" y="190"/>
                                </a:lnTo>
                                <a:lnTo>
                                  <a:pt x="8417" y="290"/>
                                </a:lnTo>
                                <a:lnTo>
                                  <a:pt x="8429" y="410"/>
                                </a:lnTo>
                                <a:lnTo>
                                  <a:pt x="8454" y="490"/>
                                </a:lnTo>
                                <a:lnTo>
                                  <a:pt x="8490" y="550"/>
                                </a:lnTo>
                                <a:lnTo>
                                  <a:pt x="8526" y="570"/>
                                </a:lnTo>
                                <a:lnTo>
                                  <a:pt x="8562" y="570"/>
                                </a:lnTo>
                                <a:lnTo>
                                  <a:pt x="8598" y="530"/>
                                </a:lnTo>
                                <a:lnTo>
                                  <a:pt x="8622" y="470"/>
                                </a:lnTo>
                                <a:lnTo>
                                  <a:pt x="8622" y="370"/>
                                </a:lnTo>
                                <a:lnTo>
                                  <a:pt x="8622" y="290"/>
                                </a:lnTo>
                                <a:lnTo>
                                  <a:pt x="8610" y="250"/>
                                </a:lnTo>
                                <a:lnTo>
                                  <a:pt x="8586" y="210"/>
                                </a:lnTo>
                                <a:lnTo>
                                  <a:pt x="8562" y="210"/>
                                </a:lnTo>
                                <a:lnTo>
                                  <a:pt x="8538" y="230"/>
                                </a:lnTo>
                                <a:lnTo>
                                  <a:pt x="8514" y="310"/>
                                </a:lnTo>
                                <a:lnTo>
                                  <a:pt x="8526" y="370"/>
                                </a:lnTo>
                                <a:lnTo>
                                  <a:pt x="8538" y="330"/>
                                </a:lnTo>
                                <a:lnTo>
                                  <a:pt x="8550" y="310"/>
                                </a:lnTo>
                                <a:lnTo>
                                  <a:pt x="8586" y="330"/>
                                </a:lnTo>
                                <a:lnTo>
                                  <a:pt x="8586" y="370"/>
                                </a:lnTo>
                                <a:lnTo>
                                  <a:pt x="8586" y="430"/>
                                </a:lnTo>
                                <a:lnTo>
                                  <a:pt x="8562" y="470"/>
                                </a:lnTo>
                                <a:lnTo>
                                  <a:pt x="8526" y="470"/>
                                </a:lnTo>
                                <a:lnTo>
                                  <a:pt x="8478" y="410"/>
                                </a:lnTo>
                                <a:lnTo>
                                  <a:pt x="8466" y="310"/>
                                </a:lnTo>
                                <a:lnTo>
                                  <a:pt x="8478" y="210"/>
                                </a:lnTo>
                                <a:lnTo>
                                  <a:pt x="8502" y="140"/>
                                </a:lnTo>
                                <a:lnTo>
                                  <a:pt x="8538" y="100"/>
                                </a:lnTo>
                                <a:lnTo>
                                  <a:pt x="8586" y="100"/>
                                </a:lnTo>
                                <a:lnTo>
                                  <a:pt x="8622" y="120"/>
                                </a:lnTo>
                                <a:lnTo>
                                  <a:pt x="8658" y="170"/>
                                </a:lnTo>
                                <a:lnTo>
                                  <a:pt x="8682" y="270"/>
                                </a:lnTo>
                                <a:lnTo>
                                  <a:pt x="8694" y="370"/>
                                </a:lnTo>
                                <a:lnTo>
                                  <a:pt x="8682" y="510"/>
                                </a:lnTo>
                                <a:lnTo>
                                  <a:pt x="8634" y="600"/>
                                </a:lnTo>
                                <a:lnTo>
                                  <a:pt x="8562" y="680"/>
                                </a:lnTo>
                                <a:lnTo>
                                  <a:pt x="8466" y="700"/>
                                </a:lnTo>
                                <a:lnTo>
                                  <a:pt x="276" y="70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Freeform 52"/>
                        <wps:cNvSpPr>
                          <a:spLocks/>
                        </wps:cNvSpPr>
                        <wps:spPr bwMode="auto">
                          <a:xfrm>
                            <a:off x="1545" y="1794"/>
                            <a:ext cx="361" cy="12939"/>
                          </a:xfrm>
                          <a:custGeom>
                            <a:avLst/>
                            <a:gdLst>
                              <a:gd name="T0" fmla="*/ 60 w 372"/>
                              <a:gd name="T1" fmla="*/ 12028 h 12398"/>
                              <a:gd name="T2" fmla="*/ 144 w 372"/>
                              <a:gd name="T3" fmla="*/ 12278 h 12398"/>
                              <a:gd name="T4" fmla="*/ 252 w 372"/>
                              <a:gd name="T5" fmla="*/ 12278 h 12398"/>
                              <a:gd name="T6" fmla="*/ 312 w 372"/>
                              <a:gd name="T7" fmla="*/ 12148 h 12398"/>
                              <a:gd name="T8" fmla="*/ 324 w 372"/>
                              <a:gd name="T9" fmla="*/ 11968 h 12398"/>
                              <a:gd name="T10" fmla="*/ 276 w 372"/>
                              <a:gd name="T11" fmla="*/ 11838 h 12398"/>
                              <a:gd name="T12" fmla="*/ 180 w 372"/>
                              <a:gd name="T13" fmla="*/ 11848 h 12398"/>
                              <a:gd name="T14" fmla="*/ 156 w 372"/>
                              <a:gd name="T15" fmla="*/ 12028 h 12398"/>
                              <a:gd name="T16" fmla="*/ 192 w 372"/>
                              <a:gd name="T17" fmla="*/ 12068 h 12398"/>
                              <a:gd name="T18" fmla="*/ 228 w 372"/>
                              <a:gd name="T19" fmla="*/ 12008 h 12398"/>
                              <a:gd name="T20" fmla="*/ 204 w 372"/>
                              <a:gd name="T21" fmla="*/ 11948 h 12398"/>
                              <a:gd name="T22" fmla="*/ 264 w 372"/>
                              <a:gd name="T23" fmla="*/ 11968 h 12398"/>
                              <a:gd name="T24" fmla="*/ 264 w 372"/>
                              <a:gd name="T25" fmla="*/ 12088 h 12398"/>
                              <a:gd name="T26" fmla="*/ 228 w 372"/>
                              <a:gd name="T27" fmla="*/ 12168 h 12398"/>
                              <a:gd name="T28" fmla="*/ 156 w 372"/>
                              <a:gd name="T29" fmla="*/ 12148 h 12398"/>
                              <a:gd name="T30" fmla="*/ 120 w 372"/>
                              <a:gd name="T31" fmla="*/ 12028 h 12398"/>
                              <a:gd name="T32" fmla="*/ 120 w 372"/>
                              <a:gd name="T33" fmla="*/ 11868 h 12398"/>
                              <a:gd name="T34" fmla="*/ 192 w 372"/>
                              <a:gd name="T35" fmla="*/ 11738 h 12398"/>
                              <a:gd name="T36" fmla="*/ 288 w 372"/>
                              <a:gd name="T37" fmla="*/ 11738 h 12398"/>
                              <a:gd name="T38" fmla="*/ 360 w 372"/>
                              <a:gd name="T39" fmla="*/ 11908 h 12398"/>
                              <a:gd name="T40" fmla="*/ 360 w 372"/>
                              <a:gd name="T41" fmla="*/ 12188 h 12398"/>
                              <a:gd name="T42" fmla="*/ 252 w 372"/>
                              <a:gd name="T43" fmla="*/ 12378 h 12398"/>
                              <a:gd name="T44" fmla="*/ 120 w 372"/>
                              <a:gd name="T45" fmla="*/ 12358 h 12398"/>
                              <a:gd name="T46" fmla="*/ 12 w 372"/>
                              <a:gd name="T47" fmla="*/ 12068 h 12398"/>
                              <a:gd name="T48" fmla="*/ 0 w 372"/>
                              <a:gd name="T49" fmla="*/ 11818 h 12398"/>
                              <a:gd name="T50" fmla="*/ 12 w 372"/>
                              <a:gd name="T51" fmla="*/ 470 h 12398"/>
                              <a:gd name="T52" fmla="*/ 60 w 372"/>
                              <a:gd name="T53" fmla="*/ 150 h 12398"/>
                              <a:gd name="T54" fmla="*/ 192 w 372"/>
                              <a:gd name="T55" fmla="*/ 0 h 12398"/>
                              <a:gd name="T56" fmla="*/ 312 w 372"/>
                              <a:gd name="T57" fmla="*/ 100 h 12398"/>
                              <a:gd name="T58" fmla="*/ 372 w 372"/>
                              <a:gd name="T59" fmla="*/ 410 h 12398"/>
                              <a:gd name="T60" fmla="*/ 336 w 372"/>
                              <a:gd name="T61" fmla="*/ 600 h 12398"/>
                              <a:gd name="T62" fmla="*/ 228 w 372"/>
                              <a:gd name="T63" fmla="*/ 680 h 12398"/>
                              <a:gd name="T64" fmla="*/ 156 w 372"/>
                              <a:gd name="T65" fmla="*/ 620 h 12398"/>
                              <a:gd name="T66" fmla="*/ 120 w 372"/>
                              <a:gd name="T67" fmla="*/ 470 h 12398"/>
                              <a:gd name="T68" fmla="*/ 132 w 372"/>
                              <a:gd name="T69" fmla="*/ 310 h 12398"/>
                              <a:gd name="T70" fmla="*/ 192 w 372"/>
                              <a:gd name="T71" fmla="*/ 230 h 12398"/>
                              <a:gd name="T72" fmla="*/ 264 w 372"/>
                              <a:gd name="T73" fmla="*/ 290 h 12398"/>
                              <a:gd name="T74" fmla="*/ 276 w 372"/>
                              <a:gd name="T75" fmla="*/ 370 h 12398"/>
                              <a:gd name="T76" fmla="*/ 228 w 372"/>
                              <a:gd name="T77" fmla="*/ 490 h 12398"/>
                              <a:gd name="T78" fmla="*/ 216 w 372"/>
                              <a:gd name="T79" fmla="*/ 450 h 12398"/>
                              <a:gd name="T80" fmla="*/ 228 w 372"/>
                              <a:gd name="T81" fmla="*/ 350 h 12398"/>
                              <a:gd name="T82" fmla="*/ 168 w 372"/>
                              <a:gd name="T83" fmla="*/ 350 h 12398"/>
                              <a:gd name="T84" fmla="*/ 156 w 372"/>
                              <a:gd name="T85" fmla="*/ 470 h 12398"/>
                              <a:gd name="T86" fmla="*/ 228 w 372"/>
                              <a:gd name="T87" fmla="*/ 580 h 12398"/>
                              <a:gd name="T88" fmla="*/ 300 w 372"/>
                              <a:gd name="T89" fmla="*/ 510 h 12398"/>
                              <a:gd name="T90" fmla="*/ 324 w 372"/>
                              <a:gd name="T91" fmla="*/ 350 h 12398"/>
                              <a:gd name="T92" fmla="*/ 288 w 372"/>
                              <a:gd name="T93" fmla="*/ 170 h 12398"/>
                              <a:gd name="T94" fmla="*/ 192 w 372"/>
                              <a:gd name="T95" fmla="*/ 100 h 12398"/>
                              <a:gd name="T96" fmla="*/ 84 w 372"/>
                              <a:gd name="T97" fmla="*/ 230 h 12398"/>
                              <a:gd name="T98" fmla="*/ 48 w 372"/>
                              <a:gd name="T99" fmla="*/ 58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48" y="11818"/>
                                </a:moveTo>
                                <a:lnTo>
                                  <a:pt x="60" y="12028"/>
                                </a:lnTo>
                                <a:lnTo>
                                  <a:pt x="84" y="12188"/>
                                </a:lnTo>
                                <a:lnTo>
                                  <a:pt x="144" y="12278"/>
                                </a:lnTo>
                                <a:lnTo>
                                  <a:pt x="192" y="12298"/>
                                </a:lnTo>
                                <a:lnTo>
                                  <a:pt x="252" y="12278"/>
                                </a:lnTo>
                                <a:lnTo>
                                  <a:pt x="288" y="12228"/>
                                </a:lnTo>
                                <a:lnTo>
                                  <a:pt x="312" y="12148"/>
                                </a:lnTo>
                                <a:lnTo>
                                  <a:pt x="324" y="12068"/>
                                </a:lnTo>
                                <a:lnTo>
                                  <a:pt x="324" y="11968"/>
                                </a:lnTo>
                                <a:lnTo>
                                  <a:pt x="300" y="11888"/>
                                </a:lnTo>
                                <a:lnTo>
                                  <a:pt x="276" y="11838"/>
                                </a:lnTo>
                                <a:lnTo>
                                  <a:pt x="228" y="11818"/>
                                </a:lnTo>
                                <a:lnTo>
                                  <a:pt x="180" y="11848"/>
                                </a:lnTo>
                                <a:lnTo>
                                  <a:pt x="156" y="11948"/>
                                </a:lnTo>
                                <a:lnTo>
                                  <a:pt x="156" y="12028"/>
                                </a:lnTo>
                                <a:lnTo>
                                  <a:pt x="168" y="12068"/>
                                </a:lnTo>
                                <a:lnTo>
                                  <a:pt x="192" y="12068"/>
                                </a:lnTo>
                                <a:lnTo>
                                  <a:pt x="228" y="12068"/>
                                </a:lnTo>
                                <a:lnTo>
                                  <a:pt x="228" y="12008"/>
                                </a:lnTo>
                                <a:lnTo>
                                  <a:pt x="216" y="11968"/>
                                </a:lnTo>
                                <a:lnTo>
                                  <a:pt x="204" y="11948"/>
                                </a:lnTo>
                                <a:lnTo>
                                  <a:pt x="228" y="11908"/>
                                </a:lnTo>
                                <a:lnTo>
                                  <a:pt x="264" y="11968"/>
                                </a:lnTo>
                                <a:lnTo>
                                  <a:pt x="276" y="12028"/>
                                </a:lnTo>
                                <a:lnTo>
                                  <a:pt x="264" y="12088"/>
                                </a:lnTo>
                                <a:lnTo>
                                  <a:pt x="264" y="12128"/>
                                </a:lnTo>
                                <a:lnTo>
                                  <a:pt x="228" y="12168"/>
                                </a:lnTo>
                                <a:lnTo>
                                  <a:pt x="192" y="12168"/>
                                </a:lnTo>
                                <a:lnTo>
                                  <a:pt x="156" y="12148"/>
                                </a:lnTo>
                                <a:lnTo>
                                  <a:pt x="132" y="12108"/>
                                </a:lnTo>
                                <a:lnTo>
                                  <a:pt x="120" y="12028"/>
                                </a:lnTo>
                                <a:lnTo>
                                  <a:pt x="120" y="11948"/>
                                </a:lnTo>
                                <a:lnTo>
                                  <a:pt x="120" y="11868"/>
                                </a:lnTo>
                                <a:lnTo>
                                  <a:pt x="156" y="11798"/>
                                </a:lnTo>
                                <a:lnTo>
                                  <a:pt x="192" y="11738"/>
                                </a:lnTo>
                                <a:lnTo>
                                  <a:pt x="228" y="11718"/>
                                </a:lnTo>
                                <a:lnTo>
                                  <a:pt x="288" y="11738"/>
                                </a:lnTo>
                                <a:lnTo>
                                  <a:pt x="336" y="11818"/>
                                </a:lnTo>
                                <a:lnTo>
                                  <a:pt x="360" y="11908"/>
                                </a:lnTo>
                                <a:lnTo>
                                  <a:pt x="372" y="12008"/>
                                </a:lnTo>
                                <a:lnTo>
                                  <a:pt x="360" y="12188"/>
                                </a:lnTo>
                                <a:lnTo>
                                  <a:pt x="312" y="12298"/>
                                </a:lnTo>
                                <a:lnTo>
                                  <a:pt x="252" y="12378"/>
                                </a:lnTo>
                                <a:lnTo>
                                  <a:pt x="192" y="12398"/>
                                </a:lnTo>
                                <a:lnTo>
                                  <a:pt x="120" y="12358"/>
                                </a:lnTo>
                                <a:lnTo>
                                  <a:pt x="60" y="12248"/>
                                </a:lnTo>
                                <a:lnTo>
                                  <a:pt x="12" y="12068"/>
                                </a:lnTo>
                                <a:lnTo>
                                  <a:pt x="12" y="11948"/>
                                </a:lnTo>
                                <a:lnTo>
                                  <a:pt x="0" y="11818"/>
                                </a:lnTo>
                                <a:lnTo>
                                  <a:pt x="0" y="600"/>
                                </a:lnTo>
                                <a:lnTo>
                                  <a:pt x="12" y="470"/>
                                </a:lnTo>
                                <a:lnTo>
                                  <a:pt x="12" y="330"/>
                                </a:lnTo>
                                <a:lnTo>
                                  <a:pt x="60" y="150"/>
                                </a:lnTo>
                                <a:lnTo>
                                  <a:pt x="120" y="40"/>
                                </a:lnTo>
                                <a:lnTo>
                                  <a:pt x="192" y="0"/>
                                </a:lnTo>
                                <a:lnTo>
                                  <a:pt x="252" y="20"/>
                                </a:lnTo>
                                <a:lnTo>
                                  <a:pt x="312" y="100"/>
                                </a:lnTo>
                                <a:lnTo>
                                  <a:pt x="360" y="230"/>
                                </a:lnTo>
                                <a:lnTo>
                                  <a:pt x="372" y="410"/>
                                </a:lnTo>
                                <a:lnTo>
                                  <a:pt x="360" y="510"/>
                                </a:lnTo>
                                <a:lnTo>
                                  <a:pt x="336" y="600"/>
                                </a:lnTo>
                                <a:lnTo>
                                  <a:pt x="288" y="660"/>
                                </a:lnTo>
                                <a:lnTo>
                                  <a:pt x="228" y="680"/>
                                </a:lnTo>
                                <a:lnTo>
                                  <a:pt x="192" y="660"/>
                                </a:lnTo>
                                <a:lnTo>
                                  <a:pt x="156" y="620"/>
                                </a:lnTo>
                                <a:lnTo>
                                  <a:pt x="120" y="540"/>
                                </a:lnTo>
                                <a:lnTo>
                                  <a:pt x="120" y="470"/>
                                </a:lnTo>
                                <a:lnTo>
                                  <a:pt x="120" y="370"/>
                                </a:lnTo>
                                <a:lnTo>
                                  <a:pt x="132" y="310"/>
                                </a:lnTo>
                                <a:lnTo>
                                  <a:pt x="156" y="250"/>
                                </a:lnTo>
                                <a:lnTo>
                                  <a:pt x="192" y="230"/>
                                </a:lnTo>
                                <a:lnTo>
                                  <a:pt x="228" y="250"/>
                                </a:lnTo>
                                <a:lnTo>
                                  <a:pt x="264" y="290"/>
                                </a:lnTo>
                                <a:lnTo>
                                  <a:pt x="264" y="330"/>
                                </a:lnTo>
                                <a:lnTo>
                                  <a:pt x="276" y="370"/>
                                </a:lnTo>
                                <a:lnTo>
                                  <a:pt x="264" y="450"/>
                                </a:lnTo>
                                <a:lnTo>
                                  <a:pt x="228" y="490"/>
                                </a:lnTo>
                                <a:lnTo>
                                  <a:pt x="204" y="470"/>
                                </a:lnTo>
                                <a:lnTo>
                                  <a:pt x="216" y="450"/>
                                </a:lnTo>
                                <a:lnTo>
                                  <a:pt x="228" y="410"/>
                                </a:lnTo>
                                <a:lnTo>
                                  <a:pt x="228" y="350"/>
                                </a:lnTo>
                                <a:lnTo>
                                  <a:pt x="192" y="330"/>
                                </a:lnTo>
                                <a:lnTo>
                                  <a:pt x="168" y="350"/>
                                </a:lnTo>
                                <a:lnTo>
                                  <a:pt x="156" y="370"/>
                                </a:lnTo>
                                <a:lnTo>
                                  <a:pt x="156" y="470"/>
                                </a:lnTo>
                                <a:lnTo>
                                  <a:pt x="180" y="540"/>
                                </a:lnTo>
                                <a:lnTo>
                                  <a:pt x="228" y="580"/>
                                </a:lnTo>
                                <a:lnTo>
                                  <a:pt x="276" y="560"/>
                                </a:lnTo>
                                <a:lnTo>
                                  <a:pt x="300" y="510"/>
                                </a:lnTo>
                                <a:lnTo>
                                  <a:pt x="324" y="430"/>
                                </a:lnTo>
                                <a:lnTo>
                                  <a:pt x="324" y="350"/>
                                </a:lnTo>
                                <a:lnTo>
                                  <a:pt x="312" y="250"/>
                                </a:lnTo>
                                <a:lnTo>
                                  <a:pt x="288" y="170"/>
                                </a:lnTo>
                                <a:lnTo>
                                  <a:pt x="252" y="110"/>
                                </a:lnTo>
                                <a:lnTo>
                                  <a:pt x="192" y="100"/>
                                </a:lnTo>
                                <a:lnTo>
                                  <a:pt x="144" y="130"/>
                                </a:lnTo>
                                <a:lnTo>
                                  <a:pt x="84" y="230"/>
                                </a:lnTo>
                                <a:lnTo>
                                  <a:pt x="60" y="370"/>
                                </a:lnTo>
                                <a:lnTo>
                                  <a:pt x="48" y="580"/>
                                </a:lnTo>
                                <a:lnTo>
                                  <a:pt x="48"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53"/>
                        <wps:cNvSpPr>
                          <a:spLocks/>
                        </wps:cNvSpPr>
                        <wps:spPr bwMode="auto">
                          <a:xfrm>
                            <a:off x="10292" y="1386"/>
                            <a:ext cx="303" cy="712"/>
                          </a:xfrm>
                          <a:custGeom>
                            <a:avLst/>
                            <a:gdLst>
                              <a:gd name="T0" fmla="*/ 60 w 312"/>
                              <a:gd name="T1" fmla="*/ 20 h 680"/>
                              <a:gd name="T2" fmla="*/ 24 w 312"/>
                              <a:gd name="T3" fmla="*/ 0 h 680"/>
                              <a:gd name="T4" fmla="*/ 12 w 312"/>
                              <a:gd name="T5" fmla="*/ 20 h 680"/>
                              <a:gd name="T6" fmla="*/ 0 w 312"/>
                              <a:gd name="T7" fmla="*/ 80 h 680"/>
                              <a:gd name="T8" fmla="*/ 12 w 312"/>
                              <a:gd name="T9" fmla="*/ 110 h 680"/>
                              <a:gd name="T10" fmla="*/ 264 w 312"/>
                              <a:gd name="T11" fmla="*/ 660 h 680"/>
                              <a:gd name="T12" fmla="*/ 276 w 312"/>
                              <a:gd name="T13" fmla="*/ 680 h 680"/>
                              <a:gd name="T14" fmla="*/ 300 w 312"/>
                              <a:gd name="T15" fmla="*/ 660 h 680"/>
                              <a:gd name="T16" fmla="*/ 312 w 312"/>
                              <a:gd name="T17" fmla="*/ 620 h 680"/>
                              <a:gd name="T18" fmla="*/ 300 w 312"/>
                              <a:gd name="T19" fmla="*/ 560 h 680"/>
                              <a:gd name="T20" fmla="*/ 60 w 312"/>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80">
                                <a:moveTo>
                                  <a:pt x="60" y="20"/>
                                </a:moveTo>
                                <a:lnTo>
                                  <a:pt x="24" y="0"/>
                                </a:lnTo>
                                <a:lnTo>
                                  <a:pt x="12" y="20"/>
                                </a:lnTo>
                                <a:lnTo>
                                  <a:pt x="0" y="80"/>
                                </a:lnTo>
                                <a:lnTo>
                                  <a:pt x="12" y="110"/>
                                </a:lnTo>
                                <a:lnTo>
                                  <a:pt x="264" y="660"/>
                                </a:lnTo>
                                <a:lnTo>
                                  <a:pt x="276" y="680"/>
                                </a:lnTo>
                                <a:lnTo>
                                  <a:pt x="300" y="660"/>
                                </a:lnTo>
                                <a:lnTo>
                                  <a:pt x="312" y="620"/>
                                </a:lnTo>
                                <a:lnTo>
                                  <a:pt x="300" y="560"/>
                                </a:lnTo>
                                <a:lnTo>
                                  <a:pt x="60"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54"/>
                        <wps:cNvSpPr>
                          <a:spLocks/>
                        </wps:cNvSpPr>
                        <wps:spPr bwMode="auto">
                          <a:xfrm>
                            <a:off x="1789" y="1386"/>
                            <a:ext cx="291" cy="712"/>
                          </a:xfrm>
                          <a:custGeom>
                            <a:avLst/>
                            <a:gdLst>
                              <a:gd name="T0" fmla="*/ 264 w 300"/>
                              <a:gd name="T1" fmla="*/ 20 h 680"/>
                              <a:gd name="T2" fmla="*/ 276 w 300"/>
                              <a:gd name="T3" fmla="*/ 0 h 680"/>
                              <a:gd name="T4" fmla="*/ 300 w 300"/>
                              <a:gd name="T5" fmla="*/ 20 h 680"/>
                              <a:gd name="T6" fmla="*/ 300 w 300"/>
                              <a:gd name="T7" fmla="*/ 80 h 680"/>
                              <a:gd name="T8" fmla="*/ 300 w 300"/>
                              <a:gd name="T9" fmla="*/ 110 h 680"/>
                              <a:gd name="T10" fmla="*/ 48 w 300"/>
                              <a:gd name="T11" fmla="*/ 660 h 680"/>
                              <a:gd name="T12" fmla="*/ 24 w 300"/>
                              <a:gd name="T13" fmla="*/ 680 h 680"/>
                              <a:gd name="T14" fmla="*/ 12 w 300"/>
                              <a:gd name="T15" fmla="*/ 660 h 680"/>
                              <a:gd name="T16" fmla="*/ 0 w 300"/>
                              <a:gd name="T17" fmla="*/ 620 h 680"/>
                              <a:gd name="T18" fmla="*/ 12 w 300"/>
                              <a:gd name="T19" fmla="*/ 560 h 680"/>
                              <a:gd name="T20" fmla="*/ 264 w 300"/>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80">
                                <a:moveTo>
                                  <a:pt x="264" y="20"/>
                                </a:moveTo>
                                <a:lnTo>
                                  <a:pt x="276" y="0"/>
                                </a:lnTo>
                                <a:lnTo>
                                  <a:pt x="300" y="20"/>
                                </a:lnTo>
                                <a:lnTo>
                                  <a:pt x="300" y="80"/>
                                </a:lnTo>
                                <a:lnTo>
                                  <a:pt x="300" y="110"/>
                                </a:lnTo>
                                <a:lnTo>
                                  <a:pt x="48" y="660"/>
                                </a:lnTo>
                                <a:lnTo>
                                  <a:pt x="24" y="680"/>
                                </a:lnTo>
                                <a:lnTo>
                                  <a:pt x="12" y="660"/>
                                </a:lnTo>
                                <a:lnTo>
                                  <a:pt x="0" y="620"/>
                                </a:lnTo>
                                <a:lnTo>
                                  <a:pt x="12" y="560"/>
                                </a:lnTo>
                                <a:lnTo>
                                  <a:pt x="264"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55"/>
                        <wps:cNvSpPr>
                          <a:spLocks/>
                        </wps:cNvSpPr>
                        <wps:spPr bwMode="auto">
                          <a:xfrm>
                            <a:off x="10292" y="14451"/>
                            <a:ext cx="303" cy="689"/>
                          </a:xfrm>
                          <a:custGeom>
                            <a:avLst/>
                            <a:gdLst>
                              <a:gd name="T0" fmla="*/ 60 w 312"/>
                              <a:gd name="T1" fmla="*/ 640 h 660"/>
                              <a:gd name="T2" fmla="*/ 24 w 312"/>
                              <a:gd name="T3" fmla="*/ 660 h 660"/>
                              <a:gd name="T4" fmla="*/ 12 w 312"/>
                              <a:gd name="T5" fmla="*/ 640 h 660"/>
                              <a:gd name="T6" fmla="*/ 0 w 312"/>
                              <a:gd name="T7" fmla="*/ 600 h 660"/>
                              <a:gd name="T8" fmla="*/ 12 w 312"/>
                              <a:gd name="T9" fmla="*/ 550 h 660"/>
                              <a:gd name="T10" fmla="*/ 264 w 312"/>
                              <a:gd name="T11" fmla="*/ 20 h 660"/>
                              <a:gd name="T12" fmla="*/ 276 w 312"/>
                              <a:gd name="T13" fmla="*/ 0 h 660"/>
                              <a:gd name="T14" fmla="*/ 300 w 312"/>
                              <a:gd name="T15" fmla="*/ 20 h 660"/>
                              <a:gd name="T16" fmla="*/ 312 w 312"/>
                              <a:gd name="T17" fmla="*/ 60 h 660"/>
                              <a:gd name="T18" fmla="*/ 300 w 312"/>
                              <a:gd name="T19" fmla="*/ 120 h 660"/>
                              <a:gd name="T20" fmla="*/ 60 w 312"/>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60">
                                <a:moveTo>
                                  <a:pt x="60" y="640"/>
                                </a:moveTo>
                                <a:lnTo>
                                  <a:pt x="24" y="660"/>
                                </a:lnTo>
                                <a:lnTo>
                                  <a:pt x="12" y="640"/>
                                </a:lnTo>
                                <a:lnTo>
                                  <a:pt x="0" y="600"/>
                                </a:lnTo>
                                <a:lnTo>
                                  <a:pt x="12" y="550"/>
                                </a:lnTo>
                                <a:lnTo>
                                  <a:pt x="264" y="20"/>
                                </a:lnTo>
                                <a:lnTo>
                                  <a:pt x="276" y="0"/>
                                </a:lnTo>
                                <a:lnTo>
                                  <a:pt x="300" y="20"/>
                                </a:lnTo>
                                <a:lnTo>
                                  <a:pt x="312" y="60"/>
                                </a:lnTo>
                                <a:lnTo>
                                  <a:pt x="300" y="120"/>
                                </a:lnTo>
                                <a:lnTo>
                                  <a:pt x="60"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56"/>
                        <wps:cNvSpPr>
                          <a:spLocks/>
                        </wps:cNvSpPr>
                        <wps:spPr bwMode="auto">
                          <a:xfrm>
                            <a:off x="1789" y="14451"/>
                            <a:ext cx="291" cy="689"/>
                          </a:xfrm>
                          <a:custGeom>
                            <a:avLst/>
                            <a:gdLst>
                              <a:gd name="T0" fmla="*/ 264 w 300"/>
                              <a:gd name="T1" fmla="*/ 640 h 660"/>
                              <a:gd name="T2" fmla="*/ 276 w 300"/>
                              <a:gd name="T3" fmla="*/ 660 h 660"/>
                              <a:gd name="T4" fmla="*/ 300 w 300"/>
                              <a:gd name="T5" fmla="*/ 640 h 660"/>
                              <a:gd name="T6" fmla="*/ 300 w 300"/>
                              <a:gd name="T7" fmla="*/ 600 h 660"/>
                              <a:gd name="T8" fmla="*/ 300 w 300"/>
                              <a:gd name="T9" fmla="*/ 550 h 660"/>
                              <a:gd name="T10" fmla="*/ 48 w 300"/>
                              <a:gd name="T11" fmla="*/ 20 h 660"/>
                              <a:gd name="T12" fmla="*/ 24 w 300"/>
                              <a:gd name="T13" fmla="*/ 0 h 660"/>
                              <a:gd name="T14" fmla="*/ 12 w 300"/>
                              <a:gd name="T15" fmla="*/ 20 h 660"/>
                              <a:gd name="T16" fmla="*/ 0 w 300"/>
                              <a:gd name="T17" fmla="*/ 60 h 660"/>
                              <a:gd name="T18" fmla="*/ 12 w 300"/>
                              <a:gd name="T19" fmla="*/ 120 h 660"/>
                              <a:gd name="T20" fmla="*/ 264 w 300"/>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60">
                                <a:moveTo>
                                  <a:pt x="264" y="640"/>
                                </a:moveTo>
                                <a:lnTo>
                                  <a:pt x="276" y="660"/>
                                </a:lnTo>
                                <a:lnTo>
                                  <a:pt x="300" y="640"/>
                                </a:lnTo>
                                <a:lnTo>
                                  <a:pt x="300" y="600"/>
                                </a:lnTo>
                                <a:lnTo>
                                  <a:pt x="300" y="550"/>
                                </a:lnTo>
                                <a:lnTo>
                                  <a:pt x="48" y="20"/>
                                </a:lnTo>
                                <a:lnTo>
                                  <a:pt x="24" y="0"/>
                                </a:lnTo>
                                <a:lnTo>
                                  <a:pt x="12" y="20"/>
                                </a:lnTo>
                                <a:lnTo>
                                  <a:pt x="0" y="60"/>
                                </a:lnTo>
                                <a:lnTo>
                                  <a:pt x="12" y="120"/>
                                </a:lnTo>
                                <a:lnTo>
                                  <a:pt x="264"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57"/>
                        <wps:cNvSpPr>
                          <a:spLocks/>
                        </wps:cNvSpPr>
                        <wps:spPr bwMode="auto">
                          <a:xfrm>
                            <a:off x="1296" y="1163"/>
                            <a:ext cx="9792" cy="144"/>
                          </a:xfrm>
                          <a:custGeom>
                            <a:avLst/>
                            <a:gdLst>
                              <a:gd name="T0" fmla="*/ 48 w 9774"/>
                              <a:gd name="T1" fmla="*/ 110 h 110"/>
                              <a:gd name="T2" fmla="*/ 0 w 9774"/>
                              <a:gd name="T3" fmla="*/ 0 h 110"/>
                              <a:gd name="T4" fmla="*/ 9774 w 9774"/>
                              <a:gd name="T5" fmla="*/ 0 h 110"/>
                              <a:gd name="T6" fmla="*/ 9726 w 9774"/>
                              <a:gd name="T7" fmla="*/ 110 h 110"/>
                              <a:gd name="T8" fmla="*/ 48 w 9774"/>
                              <a:gd name="T9" fmla="*/ 110 h 110"/>
                            </a:gdLst>
                            <a:ahLst/>
                            <a:cxnLst>
                              <a:cxn ang="0">
                                <a:pos x="T0" y="T1"/>
                              </a:cxn>
                              <a:cxn ang="0">
                                <a:pos x="T2" y="T3"/>
                              </a:cxn>
                              <a:cxn ang="0">
                                <a:pos x="T4" y="T5"/>
                              </a:cxn>
                              <a:cxn ang="0">
                                <a:pos x="T6" y="T7"/>
                              </a:cxn>
                              <a:cxn ang="0">
                                <a:pos x="T8" y="T9"/>
                              </a:cxn>
                            </a:cxnLst>
                            <a:rect l="0" t="0" r="r" b="b"/>
                            <a:pathLst>
                              <a:path w="9774" h="110">
                                <a:moveTo>
                                  <a:pt x="48" y="110"/>
                                </a:moveTo>
                                <a:lnTo>
                                  <a:pt x="0" y="0"/>
                                </a:lnTo>
                                <a:lnTo>
                                  <a:pt x="9774" y="0"/>
                                </a:lnTo>
                                <a:lnTo>
                                  <a:pt x="9726" y="110"/>
                                </a:lnTo>
                                <a:lnTo>
                                  <a:pt x="48" y="11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58"/>
                        <wps:cNvSpPr>
                          <a:spLocks/>
                        </wps:cNvSpPr>
                        <wps:spPr bwMode="auto">
                          <a:xfrm rot="10800000" flipH="1">
                            <a:off x="10944" y="1163"/>
                            <a:ext cx="144" cy="14963"/>
                          </a:xfrm>
                          <a:custGeom>
                            <a:avLst/>
                            <a:gdLst>
                              <a:gd name="T0" fmla="*/ 0 w 48"/>
                              <a:gd name="T1" fmla="*/ 14608 h 14698"/>
                              <a:gd name="T2" fmla="*/ 48 w 48"/>
                              <a:gd name="T3" fmla="*/ 14698 h 14698"/>
                              <a:gd name="T4" fmla="*/ 48 w 48"/>
                              <a:gd name="T5" fmla="*/ 0 h 14698"/>
                              <a:gd name="T6" fmla="*/ 0 w 48"/>
                              <a:gd name="T7" fmla="*/ 110 h 14698"/>
                              <a:gd name="T8" fmla="*/ 0 w 48"/>
                              <a:gd name="T9" fmla="*/ 14608 h 14698"/>
                            </a:gdLst>
                            <a:ahLst/>
                            <a:cxnLst>
                              <a:cxn ang="0">
                                <a:pos x="T0" y="T1"/>
                              </a:cxn>
                              <a:cxn ang="0">
                                <a:pos x="T2" y="T3"/>
                              </a:cxn>
                              <a:cxn ang="0">
                                <a:pos x="T4" y="T5"/>
                              </a:cxn>
                              <a:cxn ang="0">
                                <a:pos x="T6" y="T7"/>
                              </a:cxn>
                              <a:cxn ang="0">
                                <a:pos x="T8" y="T9"/>
                              </a:cxn>
                            </a:cxnLst>
                            <a:rect l="0" t="0" r="r" b="b"/>
                            <a:pathLst>
                              <a:path w="48" h="14698">
                                <a:moveTo>
                                  <a:pt x="0" y="14608"/>
                                </a:moveTo>
                                <a:lnTo>
                                  <a:pt x="48" y="14698"/>
                                </a:lnTo>
                                <a:lnTo>
                                  <a:pt x="48" y="0"/>
                                </a:lnTo>
                                <a:lnTo>
                                  <a:pt x="0" y="110"/>
                                </a:lnTo>
                                <a:lnTo>
                                  <a:pt x="0"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59"/>
                        <wps:cNvSpPr>
                          <a:spLocks/>
                        </wps:cNvSpPr>
                        <wps:spPr bwMode="auto">
                          <a:xfrm>
                            <a:off x="1296" y="15982"/>
                            <a:ext cx="9792" cy="153"/>
                          </a:xfrm>
                          <a:custGeom>
                            <a:avLst/>
                            <a:gdLst>
                              <a:gd name="T0" fmla="*/ 48 w 9774"/>
                              <a:gd name="T1" fmla="*/ 0 h 90"/>
                              <a:gd name="T2" fmla="*/ 0 w 9774"/>
                              <a:gd name="T3" fmla="*/ 90 h 90"/>
                              <a:gd name="T4" fmla="*/ 9774 w 9774"/>
                              <a:gd name="T5" fmla="*/ 90 h 90"/>
                              <a:gd name="T6" fmla="*/ 9726 w 9774"/>
                              <a:gd name="T7" fmla="*/ 0 h 90"/>
                              <a:gd name="T8" fmla="*/ 48 w 9774"/>
                              <a:gd name="T9" fmla="*/ 0 h 90"/>
                            </a:gdLst>
                            <a:ahLst/>
                            <a:cxnLst>
                              <a:cxn ang="0">
                                <a:pos x="T0" y="T1"/>
                              </a:cxn>
                              <a:cxn ang="0">
                                <a:pos x="T2" y="T3"/>
                              </a:cxn>
                              <a:cxn ang="0">
                                <a:pos x="T4" y="T5"/>
                              </a:cxn>
                              <a:cxn ang="0">
                                <a:pos x="T6" y="T7"/>
                              </a:cxn>
                              <a:cxn ang="0">
                                <a:pos x="T8" y="T9"/>
                              </a:cxn>
                            </a:cxnLst>
                            <a:rect l="0" t="0" r="r" b="b"/>
                            <a:pathLst>
                              <a:path w="9774" h="90">
                                <a:moveTo>
                                  <a:pt x="48" y="0"/>
                                </a:moveTo>
                                <a:lnTo>
                                  <a:pt x="0" y="90"/>
                                </a:lnTo>
                                <a:lnTo>
                                  <a:pt x="9774" y="90"/>
                                </a:lnTo>
                                <a:lnTo>
                                  <a:pt x="9726" y="0"/>
                                </a:lnTo>
                                <a:lnTo>
                                  <a:pt x="48" y="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60"/>
                        <wps:cNvSpPr>
                          <a:spLocks/>
                        </wps:cNvSpPr>
                        <wps:spPr bwMode="auto">
                          <a:xfrm>
                            <a:off x="1296" y="1163"/>
                            <a:ext cx="144" cy="14954"/>
                          </a:xfrm>
                          <a:custGeom>
                            <a:avLst/>
                            <a:gdLst>
                              <a:gd name="T0" fmla="*/ 48 w 48"/>
                              <a:gd name="T1" fmla="*/ 14608 h 14698"/>
                              <a:gd name="T2" fmla="*/ 0 w 48"/>
                              <a:gd name="T3" fmla="*/ 14698 h 14698"/>
                              <a:gd name="T4" fmla="*/ 0 w 48"/>
                              <a:gd name="T5" fmla="*/ 0 h 14698"/>
                              <a:gd name="T6" fmla="*/ 48 w 48"/>
                              <a:gd name="T7" fmla="*/ 110 h 14698"/>
                              <a:gd name="T8" fmla="*/ 48 w 48"/>
                              <a:gd name="T9" fmla="*/ 14608 h 14698"/>
                            </a:gdLst>
                            <a:ahLst/>
                            <a:cxnLst>
                              <a:cxn ang="0">
                                <a:pos x="T0" y="T1"/>
                              </a:cxn>
                              <a:cxn ang="0">
                                <a:pos x="T2" y="T3"/>
                              </a:cxn>
                              <a:cxn ang="0">
                                <a:pos x="T4" y="T5"/>
                              </a:cxn>
                              <a:cxn ang="0">
                                <a:pos x="T6" y="T7"/>
                              </a:cxn>
                              <a:cxn ang="0">
                                <a:pos x="T8" y="T9"/>
                              </a:cxn>
                            </a:cxnLst>
                            <a:rect l="0" t="0" r="r" b="b"/>
                            <a:pathLst>
                              <a:path w="48" h="14698">
                                <a:moveTo>
                                  <a:pt x="48" y="14608"/>
                                </a:moveTo>
                                <a:lnTo>
                                  <a:pt x="0" y="14698"/>
                                </a:lnTo>
                                <a:lnTo>
                                  <a:pt x="0" y="0"/>
                                </a:lnTo>
                                <a:lnTo>
                                  <a:pt x="48" y="110"/>
                                </a:lnTo>
                                <a:lnTo>
                                  <a:pt x="48"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FC27EC9" id="Group 1" o:spid="_x0000_s1026" style="position:absolute;left:0;text-align:left;margin-left:-14.7pt;margin-top:-24.15pt;width:500.35pt;height:705.8pt;z-index:-251659264" coordorigin="1216,1008" coordsize="9936,15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">
                <v:rect id="Rectangle 3" o:spid="_x0000_s1027" style="position:absolute;left:1297;top:16400;width:75;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" filled="f" stroked="f">
                  <v:textbox inset="0,0,0,0">
                    <w:txbxContent>
                      <w:p w14:paraId="7C01A677" w14:textId="77777777" w:rsidR="0087335C" w:rsidRDefault="0087335C" w:rsidP="0087335C">
                        <w:r>
                          <w:rPr>
                            <w:snapToGrid w:val="0"/>
                            <w:color w:val="000000"/>
                          </w:rPr>
                          <w:t xml:space="preserve">  </w:t>
                        </w:r>
                      </w:p>
                    </w:txbxContent>
                  </v:textbox>
                </v:rect>
                <v:shape id="Freeform 4" o:spid="_x0000_s1028" style="position:absolute;left:10368;top:1872;width:372;height:12637;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" path="m372,11818r,130l348,12068r-36,180l252,12358r-60,40l120,12378r-72,-80l12,12188,,12008r12,-100l48,11818r36,-80l132,11718r60,20l228,11798r12,70l264,11948r,80l240,12108r-24,40l168,12168r-36,l120,12128r-24,-40l96,12028r12,-60l144,11908r24,40l156,11968r-24,40l156,12068r12,l192,12068r24,-40l216,11948r-24,-100l144,11818r-48,20l60,11888r-12,80l48,12068r,80l84,12228r36,50l168,12298r60,-20l276,12188r36,-160l324,11818,324,580,312,370,276,230,228,130,168,100r-48,10l84,170,48,250r,100l48,430r12,80l96,560r48,20l192,540r24,-70l216,370,192,350,168,330r-12,20l132,410r24,40l168,470r-24,20l108,450,96,370r,-40l120,290r12,-40l168,230r48,20l240,310r24,60l264,470r-24,70l228,620r-36,40l132,680,84,660,48,600,12,510,,410,12,230,48,100,120,20,192,r60,40l312,150r36,180l372,470r,130l372,11818xe" fillcolor="#b09870" stroked="f">
                  <v:path arrowok="t" o:connecttype="custom" o:connectlocs="372,12178;312,12484;192,12637;48,12535;0,12239;48,12046;132,11944;228,12025;264,12178;240,12341;168,12403;120,12362;96,12260;144,12138;156,12199;156,12301;192,12301;216,12178;144,12046;60,12117;48,12301;84,12464;168,12535;276,12423;324,12046;312,377;228,133;120,112;48,255;48,438;96,571;192,550;216,377;168,336;132,418;168,479;108,459;96,336;132,255;216,255;264,377;240,550;192,673;84,673;12,520;12,234;120,20;252,41;348,336;372,612" o:connectangles="0,0,0,0,0,0,0,0,0,0,0,0,0,0,0,0,0,0,0,0,0,0,0,0,0,0,0,0,0,0,0,0,0,0,0,0,0,0,0,0,0,0,0,0,0,0,0,0,0,0"/>
                </v:shape>
                <v:rect id="Rectangle 5" o:spid="_x0000_s1029" style="position:absolute;left:1216;top:1008;width:9936;height:15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" filled="f" strokeweight="1.5pt"/>
                <v:shape id="Freeform 6" o:spid="_x0000_s1030" style="position:absolute;left:9965;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" path="m144,310r24,20l156,390r-12,60l144,550r,110l193,800r60,80l313,900r48,-20l409,800,493,590,505,470r,-60l493,350,481,290r12,-40l505,160,529,80,541,40,541,r12,20l577,120r12,110l589,350,577,470,517,680,445,880r-60,140l325,1090r-60,60l217,1190r-49,l120,1150,48,1050,12,960,,840,,720,12,610,36,490,72,410r36,-60l144,310xe" fillcolor="gray" stroked="f">
                  <v:path arrowok="t" o:connecttype="custom" o:connectlocs="140,323;163,344;151,407;140,469;140,574;140,688;187,834;246,918;304,939;351,918;397,834;479,615;490,490;490,428;479,365;467,302;479,261;490,167;514,83;525,42;525,0;537,21;560,125;572,240;572,365;560,490;502,709;432,918;374,1064;316,1137;257,1199;211,1241;163,1241;117,1199;47,1095;12,1001;0,876;0,751;12,636;35,511;70,428;105,365;140,323" o:connectangles="0,0,0,0,0,0,0,0,0,0,0,0,0,0,0,0,0,0,0,0,0,0,0,0,0,0,0,0,0,0,0,0,0,0,0,0,0,0,0,0,0,0,0"/>
                </v:shape>
                <v:shape id="Freeform 7" o:spid="_x0000_s1031" style="position:absolute;left:1031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" path="m396,940r,-40l372,940r-24,20l300,980,240,960,180,860,144,730,132,610,144,470,180,370,276,200r60,-40l360,180r24,40l408,240r24,-40l468,160r36,-40l528,100r12,l540,80,492,20,444,,396,,336,20,228,140,144,300,84,450,36,570,12,710,,800,,920r12,100l72,1180r36,50l156,1270r60,l276,1230r48,-40l360,1140r36,-100l396,940xe" fillcolor="gray" stroked="f">
                  <v:path arrowok="t" o:connecttype="custom" o:connectlocs="384,981;384,939;361,981;338,1002;291,1022;233,1002;175,897;140,762;128,636;140,490;175,386;268,209;326,167;349,188;373,230;396,250;419,209;454,167;489,125;512,104;524,104;524,83;477,21;431,0;384,0;326,21;221,146;140,313;82,469;35,595;12,741;0,835;0,960;12,1064;70,1231;105,1283;151,1325;210,1325;268,1283;314,1242;349,1189;384,1085;384,981" o:connectangles="0,0,0,0,0,0,0,0,0,0,0,0,0,0,0,0,0,0,0,0,0,0,0,0,0,0,0,0,0,0,0,0,0,0,0,0,0,0,0,0,0,0,0"/>
                </v:shape>
                <v:shape id="Freeform 8" o:spid="_x0000_s1032" style="position:absolute;left:9989;top:1324;width:815;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" path="m829,r12,100l817,250,805,370r24,100l817,490r-12,20l793,490r-36,20l661,580,553,700,445,880r-48,150l337,1210r-36,210l301,1540r12,100l313,1700r,20l277,1740r-60,-20l193,1720r-73,40l24,1790r-12,20l,1810r,-20l,1740,24,1540,48,1400r,-50l24,1210,36,1110r12,l72,1130r48,20l181,1150r84,-80l361,950,433,820,505,600,565,370,601,150r,-50l601,60r,-40l625,20r36,40l721,40,781,r48,xe" fillcolor="gray" stroked="f">
                  <v:path arrowok="t" o:connecttype="custom" o:connectlocs="803,0;815,104;792,261;780,386;803,491;792,511;780,532;768,511;734,532;641,605;536,731;431,918;385,1075;327,1263;292,1482;292,1607;303,1712;303,1774;303,1795;268,1816;210,1795;187,1795;116,1837;23,1868;12,1889;0,1889;0,1868;0,1816;23,1607;47,1461;47,1409;23,1263;35,1158;47,1158;70,1179;116,1200;175,1200;257,1117;350,991;420,856;489,626;548,386;582,157;582,104;582,63;582,21;606,21;641,63;699,42;757,0;803,0" o:connectangles="0,0,0,0,0,0,0,0,0,0,0,0,0,0,0,0,0,0,0,0,0,0,0,0,0,0,0,0,0,0,0,0,0,0,0,0,0,0,0,0,0,0,0,0,0,0,0,0,0,0,0"/>
                </v:shape>
                <v:shape id="Freeform 9" o:spid="_x0000_s1033" style="position:absolute;left:1847;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" path="m433,310r-12,20l433,390r12,60l457,550,445,660,397,800r-61,80l276,900,216,880,168,800,96,590,72,470,84,410,96,350r12,-60l96,250,72,160,60,80,48,40,48,,36,20,12,120,,230,,350,12,470,60,680r72,200l204,1020r60,70l324,1150r48,40l433,1190r36,-40l541,1050r36,-90l589,840r,-120l577,610,553,490,517,410,481,350,433,310xe" fillcolor="gray" stroked="f">
                  <v:path arrowok="t" o:connecttype="custom" o:connectlocs="421,323;409,344;421,407;432,469;444,574;432,688;386,834;326,918;268,939;210,918;163,834;93,615;70,490;82,428;93,365;105,302;93,261;70,167;58,83;47,42;47,0;35,21;12,125;0,240;0,365;12,490;58,709;128,918;198,1064;256,1137;315,1199;361,1241;421,1241;455,1199;525,1095;560,1001;572,876;572,751;560,636;537,511;502,428;467,365;421,323" o:connectangles="0,0,0,0,0,0,0,0,0,0,0,0,0,0,0,0,0,0,0,0,0,0,0,0,0,0,0,0,0,0,0,0,0,0,0,0,0,0,0,0,0,0,0"/>
                </v:shape>
                <v:shape id="Freeform 10" o:spid="_x0000_s1034" style="position:absolute;left:154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" path="m132,940r12,-40l168,940r24,20l240,980r60,-20l360,860,396,730,408,610,396,470,360,370,264,200,204,160r-24,20l156,220r-36,20l108,200,72,160,24,120,12,100,,100,12,80,48,20,96,r60,l204,20r96,120l396,300r60,150l492,570r24,140l540,800r,120l516,1020r-36,160l432,1230r-60,40l324,1270r-60,-40l216,1190r-36,-50l156,1040,132,940xe" fillcolor="gray" stroked="f">
                  <v:path arrowok="t" o:connecttype="custom" o:connectlocs="128,981;140,939;163,981;186,1002;233,1022;291,1002;349,897;384,762;396,636;384,490;349,386;256,209;198,167;175,188;151,230;116,250;105,209;70,167;23,125;12,104;0,104;12,83;47,21;93,0;151,0;198,21;291,146;384,313;442,469;477,595;501,741;524,835;524,960;501,1064;466,1231;419,1283;361,1325;314,1325;256,1283;210,1242;175,1189;151,1085;128,981" o:connectangles="0,0,0,0,0,0,0,0,0,0,0,0,0,0,0,0,0,0,0,0,0,0,0,0,0,0,0,0,0,0,0,0,0,0,0,0,0,0,0,0,0,0,0"/>
                </v:shape>
                <v:shape id="Freeform 11" o:spid="_x0000_s1035" style="position:absolute;left:1591;top:1324;width:816;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" path="m,l,100,12,250,24,370,,470r,20l24,510,36,490r36,20l168,580,276,700r96,180l432,1030r60,180l528,1420r,120l516,1640r-12,60l504,1720r48,20l612,1720r36,l709,1760r96,30l829,1810r12,l841,1790r-12,-50l805,1540,793,1400r,-50l805,1210,793,1110r-12,l757,1130r-60,20l648,1150r-96,-80l468,950,396,820,324,600,264,370,228,150,216,100,228,60,216,20r,l168,60,108,40,36,,,xe" fillcolor="gray" stroked="f">
                  <v:path arrowok="t" o:connecttype="custom" o:connectlocs="0,0;0,104;12,261;23,386;0,491;0,511;23,532;35,511;70,532;163,605;268,731;361,918;419,1075;477,1263;512,1482;512,1607;501,1712;489,1774;489,1795;536,1816;594,1795;629,1795;688,1837;781,1868;804,1889;816,1889;816,1868;804,1816;781,1607;769,1461;769,1409;781,1263;769,1158;758,1158;734,1179;676,1200;629,1200;536,1117;454,991;384,856;314,626;256,386;221,157;210,104;221,63;210,21;210,21;163,63;105,42;35,0;0,0" o:connectangles="0,0,0,0,0,0,0,0,0,0,0,0,0,0,0,0,0,0,0,0,0,0,0,0,0,0,0,0,0,0,0,0,0,0,0,0,0,0,0,0,0,0,0,0,0,0,0,0,0,0,0"/>
                </v:shape>
                <v:shape id="Freeform 12" o:spid="_x0000_s1036" style="position:absolute;left:9965;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" path="m144,860r24,-20l156,800,144,740r,-100l144,510,193,390,253,290r60,-20l361,310r48,60l493,580r12,140l505,780r-12,40l481,880r12,60l505,1010r24,80l541,1150r,20l553,1150r24,-100l589,950r,-110l577,720,517,490,445,290,385,170,325,80,265,20,217,,168,,120,20,48,130,12,230,,330,,470,12,580,36,680,72,780r36,60l144,860xe" fillcolor="gray" stroked="f">
                  <v:path arrowok="t" o:connecttype="custom" o:connectlocs="140,897;163,876;151,834;140,772;140,667;140,532;187,407;246,302;304,282;351,323;397,386;479,605;490,751;490,813;479,855;467,918;479,980;490,1053;514,1137;525,1199;525,1220;537,1199;560,1095;572,991;572,876;560,751;502,511;432,302;374,177;316,83;257,21;211,0;163,0;117,21;47,136;12,240;0,344;0,490;12,605;35,709;70,813;105,876;140,897" o:connectangles="0,0,0,0,0,0,0,0,0,0,0,0,0,0,0,0,0,0,0,0,0,0,0,0,0,0,0,0,0,0,0,0,0,0,0,0,0,0,0,0,0,0,0"/>
                </v:shape>
                <v:shape id="Freeform 13" o:spid="_x0000_s1037" style="position:absolute;left:1031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" path="m396,310r,40l372,330,348,290,300,270r-60,40l180,390,144,520,132,660r12,120l180,880r96,170l336,1090r24,-20l384,1050r24,-20l432,1050r36,40l504,1130r24,20l540,1150r,40l492,1250r-48,20l396,1270r-60,-40l228,1110,144,950,84,820,36,680,12,560,,450,,350,12,250,72,90,108,20,156,r60,l276,20r48,50l360,130r36,80l396,310xe" fillcolor="gray" stroked="f">
                  <v:path arrowok="t" o:connecttype="custom" o:connectlocs="384,324;384,365;361,345;338,303;291,282;233,324;175,407;140,543;128,689;140,814;175,919;268,1096;326,1138;349,1117;373,1096;396,1075;419,1096;454,1138;489,1180;512,1201;524,1201;524,1242;477,1305;431,1326;384,1326;326,1284;221,1159;140,992;82,856;35,710;12,585;0,470;0,365;12,261;70,94;105,21;151,0;210,0;268,21;314,73;349,136;384,219;384,324" o:connectangles="0,0,0,0,0,0,0,0,0,0,0,0,0,0,0,0,0,0,0,0,0,0,0,0,0,0,0,0,0,0,0,0,0,0,0,0,0,0,0,0,0,0,0"/>
                </v:shape>
                <v:shape id="Freeform 14" o:spid="_x0000_s1038" style="position:absolute;left:9989;top:13730;width:815;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" path="m829,1800r12,-100l817,1570,805,1450r24,-100l817,1310r-12,l793,1310r-36,l661,1240,553,1100,445,940,397,790,337,590,301,380r,-100l313,160r,-40l313,80,277,60r-60,40l193,100,120,60,24,,12,,,,,20,,60,24,260,48,410r,60l24,610r,40l36,690r12,l72,670r48,-20l181,670r84,60l361,860r72,120l505,1200r60,250l601,1650r,70l601,1760r,20l625,1800r36,-40l721,1780r60,40l829,1800xe" fillcolor="gray" stroked="f">
                  <v:path arrowok="t" o:connecttype="custom" o:connectlocs="803,1879;815,1775;792,1639;780,1514;803,1409;792,1368;780,1368;768,1368;734,1368;641,1295;536,1148;431,981;385,825;327,616;292,397;292,292;303,167;303,125;303,84;268,63;210,104;187,104;116,63;23,0;12,0;0,0;0,21;0,63;23,271;47,428;47,491;23,637;23,679;35,720;47,720;70,699;116,679;175,699;257,762;350,898;420,1023;489,1253;548,1514;582,1723;582,1796;582,1837;582,1858;606,1879;641,1837;699,1858;757,1900;803,1879" o:connectangles="0,0,0,0,0,0,0,0,0,0,0,0,0,0,0,0,0,0,0,0,0,0,0,0,0,0,0,0,0,0,0,0,0,0,0,0,0,0,0,0,0,0,0,0,0,0,0,0,0,0,0,0"/>
                </v:shape>
                <v:shape id="Freeform 15" o:spid="_x0000_s1039" style="position:absolute;left:1847;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" path="m433,860l421,840r12,-40l445,740,457,640,445,510,397,390,336,290,276,270r-60,40l168,370,96,580,72,720r12,60l96,820r12,60l96,940r-24,70l60,1090r-12,60l48,1170,36,1150,12,1050,,950,,840,12,720,60,490,132,290,204,170,264,80,324,20,372,r61,l469,20r72,110l577,230r12,100l589,470,577,580,553,680,517,780r-36,60l433,860xe" fillcolor="gray" stroked="f">
                  <v:path arrowok="t" o:connecttype="custom" o:connectlocs="421,897;409,876;421,834;432,772;444,667;432,532;386,407;326,302;268,282;210,323;163,386;93,605;70,751;82,813;93,855;105,918;93,980;70,1053;58,1137;47,1199;47,1220;35,1199;12,1095;0,991;0,876;12,751;58,511;128,302;198,177;256,83;315,21;361,0;421,0;455,21;525,136;560,240;572,344;572,490;560,605;537,709;502,813;467,876;421,897" o:connectangles="0,0,0,0,0,0,0,0,0,0,0,0,0,0,0,0,0,0,0,0,0,0,0,0,0,0,0,0,0,0,0,0,0,0,0,0,0,0,0,0,0,0,0"/>
                </v:shape>
                <v:shape id="Freeform 16" o:spid="_x0000_s1040" style="position:absolute;left:154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" path="m132,310r12,40l168,330r24,-40l240,270r60,40l360,390r36,130l408,660,396,780,360,880r-96,170l204,1090r-24,-20l156,1050r-36,-20l108,1050r-36,40l24,1130r-12,20l,1150r12,40l48,1250r48,20l156,1270r48,-40l300,1110,396,950,456,820,492,680,516,560,540,450r,-100l516,250,480,90,432,20,372,,324,,264,20,216,70r-36,60l156,210,132,310xe" fillcolor="gray" stroked="f">
                  <v:path arrowok="t" o:connecttype="custom" o:connectlocs="128,324;140,365;163,345;186,303;233,282;291,324;349,407;384,543;396,689;384,814;349,919;256,1096;198,1138;175,1117;151,1096;116,1075;105,1096;70,1138;23,1180;12,1201;0,1201;12,1242;47,1305;93,1326;151,1326;198,1284;291,1159;384,992;442,856;477,710;501,585;524,470;524,365;501,261;466,94;419,21;361,0;314,0;256,21;210,73;175,136;151,219;128,324" o:connectangles="0,0,0,0,0,0,0,0,0,0,0,0,0,0,0,0,0,0,0,0,0,0,0,0,0,0,0,0,0,0,0,0,0,0,0,0,0,0,0,0,0,0,0"/>
                </v:shape>
                <v:shape id="Freeform 17" o:spid="_x0000_s1041" style="position:absolute;left:1591;top:13730;width:816;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" path="m,1800l,1700,12,1570,24,1450,,1350r,-40l24,1310r12,l72,1310r96,-70l276,1100,372,940,432,790,492,590,528,380r,-100l516,160,504,120r,-40l552,60r60,40l648,100,709,60,805,r24,l841,r,20l829,60,805,260,793,410r,60l805,610r,40l793,690r-12,l757,670,697,650r-49,20l552,730,468,860,396,980r-72,220l264,1450r-36,200l216,1720r12,40l216,1780r,20l168,1760r-60,20l36,1820,,1800xe" fillcolor="gray" stroked="f">
                  <v:path arrowok="t" o:connecttype="custom" o:connectlocs="0,1879;0,1775;12,1639;23,1514;0,1409;0,1368;23,1368;35,1368;70,1368;163,1295;268,1148;361,981;419,825;477,616;512,397;512,292;501,167;489,125;489,84;536,63;594,104;629,104;688,63;781,0;804,0;816,0;816,21;804,63;781,271;769,428;769,491;781,637;781,679;769,720;758,720;734,699;676,679;629,699;536,762;454,898;384,1023;314,1253;256,1514;221,1723;210,1796;221,1837;210,1858;210,1879;163,1837;105,1858;35,1900;0,1879" o:connectangles="0,0,0,0,0,0,0,0,0,0,0,0,0,0,0,0,0,0,0,0,0,0,0,0,0,0,0,0,0,0,0,0,0,0,0,0,0,0,0,0,0,0,0,0,0,0,0,0,0,0,0,0"/>
                </v:shape>
                <v:shape id="Freeform 18" o:spid="_x0000_s1042" style="position:absolute;left:10035;top:2033;width:292;height:722;visibility:visible;mso-wrap-style:square;v-text-anchor:top" coordsize="30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" path="m181,610r36,40l253,650r,-80l241,450,253,280,265,180,289,40,301,20,289,,277,40r-36,80l145,330,48,550,12,610,,650r,40l12,690,60,670r48,-20l145,610r12,l181,610xe" strokecolor="white" strokeweight=".6pt">
                  <v:path arrowok="t" o:connecttype="custom" o:connectlocs="176,638;211,680;245,680;245,596;234,471;245,293;257,188;280,42;292,21;280,0;269,42;234,126;141,345;47,576;12,638;0,680;0,722;12,722;58,701;105,680;141,638;152,638;176,638" o:connectangles="0,0,0,0,0,0,0,0,0,0,0,0,0,0,0,0,0,0,0,0,0,0,0"/>
                </v:shape>
                <v:shape id="Freeform 19" o:spid="_x0000_s1043" style="position:absolute;left:10385;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" path="m60,l12,140,,300,,410,24,510r24,20l72,490,84,470,72,430,48,320,36,220,48,120,72,40,72,,60,xe" strokecolor="white" strokeweight=".6pt">
                  <v:path arrowok="t" o:connecttype="custom" o:connectlocs="59,0;12,146;0,314;0,429;23,533;47,554;70,512;82,491;70,449;47,334;35,230;47,125;70,42;70,0;59,0" o:connectangles="0,0,0,0,0,0,0,0,0,0,0,0,0,0,0"/>
                </v:shape>
                <v:shape id="Freeform 20" o:spid="_x0000_s1044" style="position:absolute;left:10374;top:2608;width:221;height:219;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" path="m12,140r36,50l108,210r48,l216,170r12,-10l228,140r,l204,140,120,120,84,80,48,20,24,,12,40,,80r12,60xe" strokecolor="white" strokeweight=".6pt">
                  <v:path arrowok="t" o:connecttype="custom" o:connectlocs="12,146;47,198;105,219;151,219;209,177;221,167;221,146;221,146;198,146;116,125;81,83;47,21;23,0;12,42;0,83;12,146" o:connectangles="0,0,0,0,0,0,0,0,0,0,0,0,0,0,0,0"/>
                </v:shape>
                <v:shape id="Freeform 21" o:spid="_x0000_s1045" style="position:absolute;left:10606;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" path="m12,20r36,l84,80r12,20l120,80,180,20,192,,168,,120,20r-24,l60,,24,,,20,,40,12,20xe" strokecolor="white" strokeweight=".6pt">
                  <v:path arrowok="t" o:connecttype="custom" o:connectlocs="12,21;47,21;82,84;94,105;117,84;175,21;187,0;164,0;117,21;94,21;58,0;23,0;0,21;0,42;12,21" o:connectangles="0,0,0,0,0,0,0,0,0,0,0,0,0,0,0"/>
                </v:shape>
                <v:shape id="Freeform 22" o:spid="_x0000_s1046" style="position:absolute;left:10490;top:1324;width:291;height:669;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" path="m,620l24,600,60,520,144,330,240,110,276,40,288,r12,20l300,70,276,230r,80l288,390r,20l276,410r-60,l156,470,84,540,36,620,,640,,620xe" strokecolor="white" strokeweight=".6pt">
                  <v:path arrowok="t" o:connecttype="custom" o:connectlocs="0,648;23,627;58,544;140,345;233,115;268,42;279,0;291,21;291,73;268,240;268,324;279,408;279,429;268,429;210,429;151,491;81,564;35,648;0,669;0,648" o:connectangles="0,0,0,0,0,0,0,0,0,0,0,0,0,0,0,0,0,0,0,0"/>
                </v:shape>
                <v:shape id="Freeform 23" o:spid="_x0000_s1047" style="position:absolute;left:10467;top:1324;width:58;height:490;visibility:visible;mso-wrap-style:square;v-text-anchor:top" coordsize="6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" path="m24,20l,120r,40l12,190r12,80l24,410,12,450r12,20l24,450,48,350,60,230,48,120,24,r,20xe" strokecolor="white" strokeweight=".6pt">
                  <v:path arrowok="t" o:connecttype="custom" o:connectlocs="23,21;0,125;0,167;12,198;23,281;23,427;12,469;23,490;23,469;46,365;58,240;46,125;23,0;23,21" o:connectangles="0,0,0,0,0,0,0,0,0,0,0,0,0,0"/>
                </v:shape>
                <v:shape id="Freeform 24" o:spid="_x0000_s1048" style="position:absolute;left:10093;top:1772;width:246;height:221;visibility:visible;mso-wrap-style:square;v-text-anchor:top" coordsize="25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" path="m253,20l193,120r-60,70l61,210,36,190,12,150,,120,,80r12,l24,80r49,40l133,120,193,80,241,20,253,r,20xe" strokecolor="white" strokeweight=".6pt">
                  <v:path arrowok="t" o:connecttype="custom" o:connectlocs="246,21;188,126;129,200;59,221;35,200;12,158;0,126;0,84;12,84;23,84;71,126;129,126;188,84;234,21;246,0;246,21" o:connectangles="0,0,0,0,0,0,0,0,0,0,0,0,0,0,0,0"/>
                </v:shape>
                <v:shape id="Freeform 25" o:spid="_x0000_s1049" style="position:absolute;left:10023;top:1324;width:82;height:470;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" path="m84,450r-24,l36,410,12,330,,260,12,160,48,40,60,,72,,84,20,72,80,60,140r,60l72,310r12,80l84,450xe" strokecolor="white" strokeweight=".6pt">
                  <v:path arrowok="t" o:connecttype="custom" o:connectlocs="82,470;59,470;35,428;12,345;0,272;12,167;47,42;59,0;70,0;82,21;70,84;59,146;59,209;70,324;82,407;82,470" o:connectangles="0,0,0,0,0,0,0,0,0,0,0,0,0,0,0,0"/>
                </v:shape>
                <v:shape id="Freeform 26" o:spid="_x0000_s1050" style="position:absolute;left:2045;top:2033;width:304;height:722;visibility:visible;mso-wrap-style:square;v-text-anchor:top" coordsize="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" path="m144,610l96,650r-36,l60,570,72,450r,-170l48,180,12,40,,20,12,,36,40r36,80l168,330r97,220l301,610r12,40l313,690r-12,l265,670,217,650,168,610r-12,l144,610xe" strokecolor="white" strokeweight=".6pt">
                  <v:path arrowok="t" o:connecttype="custom" o:connectlocs="140,638;93,680;58,680;58,596;70,471;70,293;47,188;12,42;0,21;12,0;35,42;70,126;163,345;257,576;292,638;304,680;304,722;292,722;257,701;211,680;163,638;152,638;140,638" o:connectangles="0,0,0,0,0,0,0,0,0,0,0,0,0,0,0,0,0,0,0,0,0,0,0"/>
                </v:shape>
                <v:shape id="Freeform 27" o:spid="_x0000_s1051" style="position:absolute;left:1917;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" path="m24,l60,140,84,300r,110l60,510,36,530,12,490,,470,,430,24,320,48,220,36,120,12,40,12,,24,xe" strokecolor="white" strokeweight=".6pt">
                  <v:path arrowok="t" o:connecttype="custom" o:connectlocs="23,0;59,146;82,314;82,429;59,533;35,554;12,512;0,491;0,449;23,334;47,230;35,125;12,42;12,0;23,0" o:connectangles="0,0,0,0,0,0,0,0,0,0,0,0,0,0,0"/>
                </v:shape>
                <v:shape id="Freeform 28" o:spid="_x0000_s1052" style="position:absolute;left:1778;top:2608;width:232;height:219;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" path="m228,140r-48,50l132,210r-60,l24,170,,160,,140r12,l36,140r84,-20l156,80,192,20,204,r24,40l240,80r-12,60xe" strokecolor="white" strokeweight=".6pt">
                  <v:path arrowok="t" o:connecttype="custom" o:connectlocs="220,146;174,198;128,219;70,219;23,177;0,167;0,146;12,146;35,146;116,125;151,83;186,21;197,0;220,42;232,83;220,146" o:connectangles="0,0,0,0,0,0,0,0,0,0,0,0,0,0,0,0"/>
                </v:shape>
                <v:shape id="Freeform 29" o:spid="_x0000_s1053" style="position:absolute;left:1591;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" path="m180,20r-36,l108,80,84,100,72,80,,20,,,12,,72,20r24,l132,r48,l180,20r12,20l180,20xe" strokecolor="white" strokeweight=".6pt">
                  <v:path arrowok="t" o:connecttype="custom" o:connectlocs="175,21;140,21;105,84;82,105;70,84;0,21;0,0;12,0;70,21;94,21;129,0;175,0;175,21;187,42;175,21" o:connectangles="0,0,0,0,0,0,0,0,0,0,0,0,0,0,0"/>
                </v:shape>
                <v:shape id="Freeform 30" o:spid="_x0000_s1054" style="position:absolute;left:1603;top:1324;width:279;height:669;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" path="m288,620l276,600,240,520,156,330,60,110,24,40,,,,20,,70,24,230r,80l12,390r,20l24,410r48,l144,470r72,70l264,620r24,20l288,620xe" strokecolor="white" strokeweight=".6pt">
                  <v:path arrowok="t" o:connecttype="custom" o:connectlocs="279,648;267,627;233,544;151,345;58,115;23,42;0,0;0,21;0,73;23,240;23,324;12,408;12,429;23,429;70,429;140,491;209,564;256,648;279,669;279,648" o:connectangles="0,0,0,0,0,0,0,0,0,0,0,0,0,0,0,0,0,0,0,0"/>
                </v:shape>
                <v:shape id="Freeform 31" o:spid="_x0000_s1055" style="position:absolute;left:1871;top:1324;width:35;height:490;visibility:visible;mso-wrap-style:square;v-text-anchor:top" coordsize="36,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" path="m24,20l36,120r,40l36,190,24,270,36,410r,40l36,470r-12,l12,450,,350,,230,,120,12,,24,r,20xe" strokecolor="white" strokeweight=".6pt">
                  <v:path arrowok="t" o:connecttype="custom" o:connectlocs="23,21;35,125;35,167;35,198;23,281;35,427;35,469;35,490;23,490;12,469;0,365;0,240;0,125;12,0;23,0;23,21" o:connectangles="0,0,0,0,0,0,0,0,0,0,0,0,0,0,0,0"/>
                </v:shape>
                <v:shape id="Freeform 32" o:spid="_x0000_s1056" style="position:absolute;left:2045;top:1772;width:257;height:221;visibility:visible;mso-wrap-style:square;v-text-anchor:top" coordsize="265,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" path="m,20l48,120r72,70l193,210r36,-20l253,150r12,-30l253,80r-12,l229,80r-49,40l108,120,48,80,,20,,,,20xe" strokecolor="white" strokeweight=".6pt">
                  <v:path arrowok="t" o:connecttype="custom" o:connectlocs="0,21;47,126;116,200;187,221;222,200;245,158;257,126;245,84;234,84;222,84;175,126;105,126;47,84;0,21;0,0;0,21" o:connectangles="0,0,0,0,0,0,0,0,0,0,0,0,0,0,0,0"/>
                </v:shape>
                <v:shape id="Freeform 33" o:spid="_x0000_s1057" style="position:absolute;left:2267;top:1324;width:94;height:470;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" path="m12,450r24,l72,410,84,330,96,260,84,160,48,40,36,,24,r,20l36,80r,60l36,200,24,310,,390r12,60xe" strokecolor="white" strokeweight=".6pt">
                  <v:path arrowok="t" o:connecttype="custom" o:connectlocs="12,470;35,470;71,428;82,345;94,272;82,167;47,42;35,0;24,0;24,21;35,84;35,146;35,209;24,324;0,407;12,470" o:connectangles="0,0,0,0,0,0,0,0,0,0,0,0,0,0,0,0"/>
                </v:shape>
                <v:shape id="Freeform 34" o:spid="_x0000_s1058" style="position:absolute;left:10035;top:13793;width:292;height:699;visibility:visible;mso-wrap-style:square;v-text-anchor:top" coordsize="30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" path="m181,60l217,40r36,l253,100,241,220r12,170l265,510r24,120l301,670r-12,l277,630,241,550,145,350,48,140,12,60,,20,,,12,,60,20r48,20l145,80r12,l181,60xe" strokecolor="white" strokeweight=".6pt">
                  <v:path arrowok="t" o:connecttype="custom" o:connectlocs="176,63;211,42;245,42;245,104;234,230;245,407;257,532;280,657;292,699;280,699;269,657;234,574;141,365;47,146;12,63;0,21;0,0;12,0;58,21;105,42;141,83;152,83;176,63" o:connectangles="0,0,0,0,0,0,0,0,0,0,0,0,0,0,0,0,0,0,0,0,0,0,0"/>
                </v:shape>
                <v:shape id="Freeform 35" o:spid="_x0000_s1059" style="position:absolute;left:10385;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" path="m60,510l12,370,,230,,100,24,,48,,72,20,84,60,72,100,48,190,36,310,48,410r24,80l72,510r-12,xe" strokecolor="white" strokeweight=".6pt">
                  <v:path arrowok="t" o:connecttype="custom" o:connectlocs="59,532;12,386;0,240;0,104;23,0;47,0;70,21;82,63;70,104;47,198;35,323;47,428;70,511;70,532;59,532" o:connectangles="0,0,0,0,0,0,0,0,0,0,0,0,0,0,0"/>
                </v:shape>
                <v:shape id="Freeform 36" o:spid="_x0000_s1060" style="position:absolute;left:10374;top:13698;width:221;height:221;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" path="m12,90l48,30,108,r48,l216,30r12,40l228,90r,l204,90r-84,20l84,130,48,190,24,210,12,190,,150,12,90xe" strokecolor="white" strokeweight=".6pt">
                  <v:path arrowok="t" o:connecttype="custom" o:connectlocs="12,95;47,32;105,0;151,0;209,32;221,74;221,95;221,95;198,95;116,116;81,137;47,200;23,221;12,200;0,158;12,95" o:connectangles="0,0,0,0,0,0,0,0,0,0,0,0,0,0,0,0"/>
                </v:shape>
                <v:shape id="Freeform 37" o:spid="_x0000_s1061" style="position:absolute;left:10606;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" path="m12,60r36,l84,20,96,r24,l180,80r12,l168,100,120,60r-24,l60,100,24,80,,60r12,xe" strokecolor="white" strokeweight=".6pt">
                  <v:path arrowok="t" o:connecttype="custom" o:connectlocs="12,63;47,63;82,21;94,0;117,0;175,84;187,84;164,105;117,63;94,63;58,105;23,84;0,63;12,63" o:connectangles="0,0,0,0,0,0,0,0,0,0,0,0,0,0"/>
                </v:shape>
                <v:shape id="Freeform 38" o:spid="_x0000_s1062" style="position:absolute;left:10490;top:14878;width:291;height:668;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" path="m,20l24,60r36,80l144,330r96,200l276,600r12,40l300,620r,-40l276,410r,-80l288,270r,-20l276,250,216,230,156,170,84,100,36,20,,,,20xe" strokecolor="white" strokeweight=".6pt">
                  <v:path arrowok="t" o:connecttype="custom" o:connectlocs="0,21;23,63;58,146;140,344;233,553;268,626;279,668;291,647;291,605;268,428;268,344;279,282;279,261;268,261;210,240;151,177;81,104;35,21;0,0;0,21" o:connectangles="0,0,0,0,0,0,0,0,0,0,0,0,0,0,0,0,0,0,0,0"/>
                </v:shape>
                <v:shape id="Freeform 39" o:spid="_x0000_s1063" style="position:absolute;left:10467;top:15201;width:58;height:471;visibility:visible;mso-wrap-style:square;v-text-anchor:top" coordsize="6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" path="m24,430l,350,,310,12,270,24,180,24,60,12,20,24,r,20l48,120,60,240,48,350,24,450r,-20xe" strokecolor="white" strokeweight=".6pt">
                  <v:path arrowok="t" o:connecttype="custom" o:connectlocs="23,450;0,366;0,324;12,283;23,188;23,63;12,21;23,0;23,21;46,126;58,251;46,366;23,471;23,450" o:connectangles="0,0,0,0,0,0,0,0,0,0,0,0,0,0"/>
                </v:shape>
                <v:shape id="Freeform 40" o:spid="_x0000_s1064" style="position:absolute;left:10093;top:14555;width:246;height:197;visibility:visible;mso-wrap-style:square;v-text-anchor:top" coordsize="25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" path="m253,170l193,90,133,20,61,,36,,12,40,,70r,40l12,130,24,110,73,70r60,20l193,130r48,60l253,190r,-20xe" strokecolor="white" strokeweight=".6pt">
                  <v:path arrowok="t" o:connecttype="custom" o:connectlocs="246,176;188,93;129,21;59,0;35,0;12,41;0,73;0,114;12,135;23,114;71,73;129,93;188,135;234,197;246,197;246,176" o:connectangles="0,0,0,0,0,0,0,0,0,0,0,0,0,0,0,0"/>
                </v:shape>
                <v:shape id="Freeform 41" o:spid="_x0000_s1065" style="position:absolute;left:10023;top:14857;width:82;height:469;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" path="m84,l60,,36,60,12,120,,210,12,310,48,430r12,20l72,450,84,430,72,390,60,310r,-60l72,160,84,80,84,xe" strokecolor="white" strokeweight=".6pt">
                  <v:path arrowok="t" o:connecttype="custom" o:connectlocs="82,0;59,0;35,63;12,125;0,219;12,323;47,448;59,469;70,469;82,448;70,406;59,323;59,261;70,167;82,83;82,0" o:connectangles="0,0,0,0,0,0,0,0,0,0,0,0,0,0,0,0"/>
                </v:shape>
                <v:shape id="Freeform 42" o:spid="_x0000_s1066" style="position:absolute;left:2045;top:13793;width:304;height:699;visibility:visible;mso-wrap-style:square;v-text-anchor:top" coordsize="31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" path="m144,60l96,40r-36,l60,100,72,220r,170l48,510,12,630,,670r12,l36,630,72,550,168,350,265,140,301,60,313,20,313,,301,,265,20,217,40,168,80r-12,l144,60xe" strokecolor="white" strokeweight=".6pt">
                  <v:path arrowok="t" o:connecttype="custom" o:connectlocs="140,63;93,42;58,42;58,104;70,230;70,407;47,532;12,657;0,699;12,699;35,657;70,574;163,365;257,146;292,63;304,21;304,0;292,0;257,21;211,42;163,83;152,83;140,63" o:connectangles="0,0,0,0,0,0,0,0,0,0,0,0,0,0,0,0,0,0,0,0,0,0,0"/>
                </v:shape>
                <v:shape id="Freeform 43" o:spid="_x0000_s1067" style="position:absolute;left:1917;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" path="m24,510l60,370,84,230r,-130l60,,36,,12,20,,60r,40l24,190,48,310,36,410,12,490r,20l24,510xe" strokecolor="white" strokeweight=".6pt">
                  <v:path arrowok="t" o:connecttype="custom" o:connectlocs="23,532;59,386;82,240;82,104;59,0;35,0;12,21;0,63;0,104;23,198;47,323;35,428;12,511;12,532;23,532" o:connectangles="0,0,0,0,0,0,0,0,0,0,0,0,0,0,0"/>
                </v:shape>
                <v:shape id="Freeform 44" o:spid="_x0000_s1068" style="position:absolute;left:1778;top:13698;width:232;height:221;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" path="m228,90l180,30,132,,72,,24,30,,70,,90r12,l36,90r84,20l156,130r36,60l204,210r24,-20l240,150,228,90xe" strokecolor="white" strokeweight=".6pt">
                  <v:path arrowok="t" o:connecttype="custom" o:connectlocs="220,95;174,32;128,0;70,0;23,32;0,74;0,95;12,95;35,95;116,116;151,137;186,200;197,221;220,200;232,158;220,95" o:connectangles="0,0,0,0,0,0,0,0,0,0,0,0,0,0,0,0"/>
                </v:shape>
                <v:shape id="Freeform 45" o:spid="_x0000_s1069" style="position:absolute;left:1591;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" path="m180,60r-36,l108,20,84,,72,,,80r12,20l72,60r24,l132,100,180,80r,-20l192,60r-12,xe" strokecolor="white" strokeweight=".6pt">
                  <v:path arrowok="t" o:connecttype="custom" o:connectlocs="175,63;140,63;105,21;82,0;70,0;0,84;12,105;70,63;94,63;129,105;175,84;175,63;187,63;175,63" o:connectangles="0,0,0,0,0,0,0,0,0,0,0,0,0,0"/>
                </v:shape>
                <v:shape id="Freeform 46" o:spid="_x0000_s1070" style="position:absolute;left:1603;top:14878;width:279;height:668;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" path="m288,20l276,60r-36,80l156,330,60,530,24,600,,640,,620,,580,24,410r,-80l12,270r,-20l24,250,72,230r72,-60l216,100,264,20,288,r,20xe" strokecolor="white" strokeweight=".6pt">
                  <v:path arrowok="t" o:connecttype="custom" o:connectlocs="279,21;267,63;233,146;151,344;58,553;23,626;0,668;0,647;0,605;23,428;23,344;12,282;12,261;23,261;70,240;140,177;209,104;256,21;279,0;279,21" o:connectangles="0,0,0,0,0,0,0,0,0,0,0,0,0,0,0,0,0,0,0,0"/>
                </v:shape>
                <v:shape id="Freeform 47" o:spid="_x0000_s1071" style="position:absolute;left:1871;top:15201;width:35;height:471;visibility:visible;mso-wrap-style:square;v-text-anchor:top" coordsize="3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" path="m24,430l36,350r,-40l36,270,24,180,36,60r,-40l36,,24,,12,20,,120,,240,,350,12,450r12,l24,430xe" strokecolor="white" strokeweight=".6pt">
                  <v:path arrowok="t" o:connecttype="custom" o:connectlocs="23,450;35,366;35,324;35,283;23,188;35,63;35,21;35,0;23,0;12,21;0,126;0,251;0,366;12,471;23,471;23,450" o:connectangles="0,0,0,0,0,0,0,0,0,0,0,0,0,0,0,0"/>
                </v:shape>
                <v:shape id="Freeform 48" o:spid="_x0000_s1072" style="position:absolute;left:2045;top:14555;width:257;height:197;visibility:visible;mso-wrap-style:square;v-text-anchor:top" coordsize="26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" path="m,170l48,90,120,20,193,r36,l253,40r12,30l253,110r-12,20l229,110,180,70,108,90,48,130,,190r,l,170xe" strokecolor="white" strokeweight=".6pt">
                  <v:path arrowok="t" o:connecttype="custom" o:connectlocs="0,176;47,93;116,21;187,0;222,0;245,41;257,73;245,114;234,135;222,114;175,73;105,93;47,135;0,197;0,197;0,176" o:connectangles="0,0,0,0,0,0,0,0,0,0,0,0,0,0,0,0"/>
                </v:shape>
                <v:shape id="Freeform 49" o:spid="_x0000_s1073" style="position:absolute;left:2267;top:14857;width:94;height:469;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" path="m12,l36,,72,60r12,60l96,210,84,310,48,430,36,450r-12,l24,430,36,390r,-80l36,250,24,160,,80,12,xe" strokecolor="white" strokeweight=".6pt">
                  <v:path arrowok="t" o:connecttype="custom" o:connectlocs="12,0;35,0;71,63;82,125;94,219;82,323;47,448;35,469;24,469;24,448;35,406;35,323;35,261;24,167;0,83;12,0" o:connectangles="0,0,0,0,0,0,0,0,0,0,0,0,0,0,0,0"/>
                </v:shape>
                <v:shape id="Freeform 50" o:spid="_x0000_s1074" style="position:absolute;left:1952;top:1407;width:8468;height:834;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" path="m276,120l168,140r-60,50l60,310,48,430,60,550r24,70l120,680r48,20l204,700r36,-40l264,610,276,510,252,390,216,330r-48,20l168,390r-12,40l168,470r24,40l204,470r12,-20l228,490r-24,80l168,610,156,590,132,570,120,510,108,430r12,-80l144,290r24,-40l216,250r36,20l289,330r24,80l325,510,313,620,276,720r-36,60l192,800,108,780,48,680,12,550,,410,24,250,72,140,156,40,216,20,276,,8466,r60,20l8586,40r84,100l8718,250r12,160l8730,550r-36,130l8634,780r-84,20l8514,780r-48,-60l8441,620,8417,510r12,-100l8454,330r36,-60l8526,250r36,l8598,290r24,60l8622,430r,80l8610,570r-24,20l8562,610r-24,-40l8514,490r12,-40l8538,470r12,40l8586,470r,-40l8586,390r-24,-40l8526,330r-48,60l8466,510r12,100l8502,660r36,40l8586,700r36,-20l8658,620r24,-70l8694,430,8682,310,8634,190r-72,-50l8466,120r-8190,xe" fillcolor="#b09870" stroked="f">
                  <v:path arrowok="t" o:connecttype="custom" o:connectlocs="163,146;58,323;58,573;116,709;198,730;256,636;244,407;163,365;151,448;186,532;210,469;198,594;151,615;116,532;116,365;163,261;244,281;304,427;304,646;233,813;105,813;12,573;23,261;151,42;268,0;8270,21;8410,146;8468,427;8433,709;8293,834;8212,751;8164,532;8200,344;8270,261;8340,302;8363,448;8352,594;8305,636;8258,511;8282,490;8328,490;8328,407;8270,344;8212,532;8247,688;8328,730;8398,646;8433,448;8375,198;8212,125" o:connectangles="0,0,0,0,0,0,0,0,0,0,0,0,0,0,0,0,0,0,0,0,0,0,0,0,0,0,0,0,0,0,0,0,0,0,0,0,0,0,0,0,0,0,0,0,0,0,0,0,0,0"/>
                </v:shape>
                <v:shape id="Freeform 51" o:spid="_x0000_s1075" style="position:absolute;left:1952;top:14963;width:8468;height:836;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" path="m276,700l168,680,108,600,60,510,48,370,60,270,84,170r36,-50l168,100r36,l240,140r24,70l276,310,252,410r-36,60l168,470r,-40l156,370r12,-40l192,310r12,20l216,370r12,-60l204,230,168,210r-12,l132,250r-12,40l108,370r12,100l144,530r24,40l216,570r36,-20l289,490r24,-80l325,290,313,190,276,100,240,20,192,,108,40,48,140,12,250,,410,24,550,72,680r84,80l216,800r60,l8466,800r60,l8586,760r84,-80l8718,550r12,-140l8730,250,8694,140,8634,40,8550,r-36,20l8466,100r-25,90l8417,290r12,120l8454,490r36,60l8526,570r36,l8598,530r24,-60l8622,370r,-80l8610,250r-24,-40l8562,210r-24,20l8514,310r12,60l8538,330r12,-20l8586,330r,40l8586,430r-24,40l8526,470r-48,-60l8466,310r12,-100l8502,140r36,-40l8586,100r36,20l8658,170r24,100l8694,370r-12,140l8634,600r-72,80l8466,700r-8190,xe" fillcolor="#b09870" stroked="f">
                  <v:path arrowok="t" o:connecttype="custom" o:connectlocs="163,711;58,533;58,282;116,125;198,105;256,219;244,428;163,491;151,387;186,324;210,387;198,240;151,219;116,303;116,491;163,596;244,575;304,428;304,199;233,21;105,42;12,261;23,575;151,794;268,836;8270,836;8410,711;8468,428;8433,146;8293,0;8212,105;8164,303;8200,512;8270,596;8340,554;8363,387;8352,261;8305,219;8258,324;8282,345;8328,345;8328,449;8270,491;8212,324;8247,146;8328,105;8398,178;8433,387;8375,627;8212,732" o:connectangles="0,0,0,0,0,0,0,0,0,0,0,0,0,0,0,0,0,0,0,0,0,0,0,0,0,0,0,0,0,0,0,0,0,0,0,0,0,0,0,0,0,0,0,0,0,0,0,0,0,0"/>
                </v:shape>
                <v:shape id="Freeform 52" o:spid="_x0000_s1076" style="position:absolute;left:1545;top:1794;width:361;height:12939;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" path="m48,11818r12,210l84,12188r60,90l192,12298r60,-20l288,12228r24,-80l324,12068r,-100l300,11888r-24,-50l228,11818r-48,30l156,11948r,80l168,12068r24,l228,12068r,-60l216,11968r-12,-20l228,11908r36,60l276,12028r-12,60l264,12128r-36,40l192,12168r-36,-20l132,12108r-12,-80l120,11948r,-80l156,11798r36,-60l228,11718r60,20l336,11818r24,90l372,12008r-12,180l312,12298r-60,80l192,12398r-72,-40l60,12248,12,12068r,-120l,11818,,600,12,470r,-140l60,150,120,40,192,r60,20l312,100r48,130l372,410,360,510r-24,90l288,660r-60,20l192,660,156,620,120,540r,-70l120,370r12,-60l156,250r36,-20l228,250r36,40l264,330r12,40l264,450r-36,40l204,470r12,-20l228,410r,-60l192,330r-24,20l156,370r,100l180,540r48,40l276,560r24,-50l324,430r,-80l312,250,288,170,252,110,192,100r-48,30l84,230,60,370,48,580r,11238xe" fillcolor="#b09870" stroked="f">
                  <v:path arrowok="t" o:connecttype="custom" o:connectlocs="58,12553;140,12814;245,12814;303,12678;314,12490;268,12355;175,12365;151,12553;186,12595;221,12532;198,12469;256,12490;256,12615;221,12699;151,12678;116,12553;116,12386;186,12250;279,12250;349,12428;349,12720;245,12918;116,12897;12,12595;0,12334;12,491;58,157;186,0;303,104;361,428;326,626;221,710;151,647;116,491;128,324;186,240;256,303;268,386;221,511;210,470;221,365;163,365;151,491;221,605;291,532;314,365;279,177;186,104;82,240;47,605" o:connectangles="0,0,0,0,0,0,0,0,0,0,0,0,0,0,0,0,0,0,0,0,0,0,0,0,0,0,0,0,0,0,0,0,0,0,0,0,0,0,0,0,0,0,0,0,0,0,0,0,0,0"/>
                </v:shape>
                <v:shape id="Freeform 53" o:spid="_x0000_s1077" style="position:absolute;left:10292;top:1386;width:303;height:712;visibility:visible;mso-wrap-style:square;v-text-anchor:top" coordsize="31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" path="m60,20l24,,12,20,,80r12,30l264,660r12,20l300,660r12,-40l300,560,60,20xe" fillcolor="#b09870" stroked="f">
                  <v:path arrowok="t" o:connecttype="custom" o:connectlocs="58,21;23,0;12,21;0,84;12,115;256,691;268,712;291,691;303,649;291,586;58,21" o:connectangles="0,0,0,0,0,0,0,0,0,0,0"/>
                </v:shape>
                <v:shape id="Freeform 54" o:spid="_x0000_s1078" style="position:absolute;left:1789;top:1386;width:291;height:712;visibility:visible;mso-wrap-style:square;v-text-anchor:top" coordsize="30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" path="m264,20l276,r24,20l300,80r,30l48,660,24,680,12,660,,620,12,560,264,20xe" fillcolor="#b09870" stroked="f">
                  <v:path arrowok="t" o:connecttype="custom" o:connectlocs="256,21;268,0;291,21;291,84;291,115;47,691;23,712;12,691;0,649;12,586;256,21" o:connectangles="0,0,0,0,0,0,0,0,0,0,0"/>
                </v:shape>
                <v:shape id="Freeform 55" o:spid="_x0000_s1079" style="position:absolute;left:10292;top:14451;width:303;height:689;visibility:visible;mso-wrap-style:square;v-text-anchor:top" coordsize="31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" path="m60,640l24,660,12,640,,600,12,550,264,20,276,r24,20l312,60r-12,60l60,640xe" fillcolor="#b09870" stroked="f">
                  <v:path arrowok="t" o:connecttype="custom" o:connectlocs="58,668;23,689;12,668;0,626;12,574;256,21;268,0;291,21;303,63;291,125;58,668" o:connectangles="0,0,0,0,0,0,0,0,0,0,0"/>
                </v:shape>
                <v:shape id="Freeform 56" o:spid="_x0000_s1080" style="position:absolute;left:1789;top:14451;width:291;height:689;visibility:visible;mso-wrap-style:square;v-text-anchor:top" coordsize="3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" path="m264,640r12,20l300,640r,-40l300,550,48,20,24,,12,20,,60r12,60l264,640xe" fillcolor="#b09870" stroked="f">
                  <v:path arrowok="t" o:connecttype="custom" o:connectlocs="256,668;268,689;291,668;291,626;291,574;47,21;23,0;12,21;0,63;12,125;256,668" o:connectangles="0,0,0,0,0,0,0,0,0,0,0"/>
                </v:shape>
                <v:shape id="Freeform 57" o:spid="_x0000_s1081" style="position:absolute;left:1296;top:1163;width:9792;height:144;visibility:visible;mso-wrap-style:square;v-text-anchor:top" coordsize="977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" path="m48,110l,,9774,r-48,110l48,110xe" fillcolor="#b0b0b0" stroked="f">
                  <v:path arrowok="t" o:connecttype="custom" o:connectlocs="48,144;0,0;9792,0;9744,144;48,144" o:connectangles="0,0,0,0,0"/>
                </v:shape>
                <v:shape id="Freeform 58" o:spid="_x0000_s1082" style="position:absolute;left:10944;top:1163;width:144;height:14963;rotation:180;flip:x;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" path="m,14608r48,90l48,,,110,,14608xe" fillcolor="#b0b0b0" stroked="f">
                  <v:path arrowok="t" o:connecttype="custom" o:connectlocs="0,14871;144,14963;144,0;0,112;0,14871" o:connectangles="0,0,0,0,0"/>
                </v:shape>
                <v:shape id="Freeform 59" o:spid="_x0000_s1083" style="position:absolute;left:1296;top:15982;width:9792;height:153;visibility:visible;mso-wrap-style:square;v-text-anchor:top" coordsize="97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" path="m48,l,90r9774,l9726,,48,xe" fillcolor="#b0b0b0" stroked="f">
                  <v:path arrowok="t" o:connecttype="custom" o:connectlocs="48,0;0,153;9792,153;9744,0;48,0" o:connectangles="0,0,0,0,0"/>
                </v:shape>
                <v:shape id="Freeform 60" o:spid="_x0000_s1084" style="position:absolute;left:1296;top:1163;width:144;height:14954;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" path="m48,14608l,14698,,,48,110r,14498xe" fillcolor="#b0b0b0" stroked="f">
                  <v:path arrowok="t" o:connecttype="custom" o:connectlocs="144,14862;0,14954;0,0;144,112;144,14862" o:connectangles="0,0,0,0,0"/>
                </v:shape>
              </v:group>
            </w:pict>
          </mc:Fallback>
        </mc:AlternateContent>
      </w:r>
    </w:p>
    <w:p w14:paraId="63679BD2" w14:textId="77777777" w:rsidR="0087335C" w:rsidRPr="00DC4FDF" w:rsidRDefault="0087335C" w:rsidP="005A332D">
      <w:pPr>
        <w:jc w:val="center"/>
        <w:rPr>
          <w:sz w:val="28"/>
          <w:szCs w:val="28"/>
        </w:rPr>
      </w:pPr>
      <w:r w:rsidRPr="00DC4FDF">
        <w:rPr>
          <w:sz w:val="28"/>
          <w:szCs w:val="28"/>
        </w:rPr>
        <w:t>TRƯỜNG ĐẠI HỌC CÔNG NGHIỆP HÀ NỘI</w:t>
      </w:r>
    </w:p>
    <w:p w14:paraId="18D1A600" w14:textId="77777777" w:rsidR="0087335C" w:rsidRPr="00DC4FDF" w:rsidRDefault="00D46C3E" w:rsidP="0087335C">
      <w:pPr>
        <w:pStyle w:val="Tiu"/>
        <w:spacing w:line="288" w:lineRule="auto"/>
        <w:rPr>
          <w:rFonts w:ascii="Times New Roman" w:hAnsi="Times New Roman"/>
          <w:sz w:val="28"/>
          <w:szCs w:val="28"/>
          <w:lang w:val="en-GB"/>
        </w:rPr>
      </w:pPr>
      <w:r w:rsidRPr="00DC4FDF">
        <w:rPr>
          <w:rFonts w:ascii="Times New Roman" w:hAnsi="Times New Roman"/>
          <w:sz w:val="28"/>
          <w:szCs w:val="28"/>
          <w:lang w:val="en-GB"/>
        </w:rPr>
        <w:t xml:space="preserve">TRƯỜNG </w:t>
      </w:r>
      <w:r w:rsidR="0087335C" w:rsidRPr="00DC4FDF">
        <w:rPr>
          <w:rFonts w:ascii="Times New Roman" w:hAnsi="Times New Roman"/>
          <w:sz w:val="28"/>
          <w:szCs w:val="28"/>
        </w:rPr>
        <w:t>CÔNG NGHỆ THÔNG TIN</w:t>
      </w:r>
      <w:r w:rsidRPr="00DC4FDF">
        <w:rPr>
          <w:rFonts w:ascii="Times New Roman" w:hAnsi="Times New Roman"/>
          <w:sz w:val="28"/>
          <w:szCs w:val="28"/>
          <w:lang w:val="en-GB"/>
        </w:rPr>
        <w:t xml:space="preserve"> &amp; TRUYỀN THÔNG</w:t>
      </w:r>
    </w:p>
    <w:p w14:paraId="3DDA1841" w14:textId="77777777" w:rsidR="0087335C" w:rsidRPr="00DC4FDF" w:rsidRDefault="0087335C" w:rsidP="0087335C">
      <w:pPr>
        <w:spacing w:line="288" w:lineRule="auto"/>
        <w:jc w:val="center"/>
        <w:rPr>
          <w:sz w:val="28"/>
          <w:szCs w:val="28"/>
        </w:rPr>
      </w:pPr>
      <w:r w:rsidRPr="00DC4FDF">
        <w:rPr>
          <w:sz w:val="28"/>
          <w:szCs w:val="28"/>
        </w:rPr>
        <w:t>------</w:t>
      </w:r>
      <w:r w:rsidRPr="00DC4FDF">
        <w:rPr>
          <w:sz w:val="28"/>
          <w:szCs w:val="28"/>
        </w:rPr>
        <w:sym w:font="Wingdings 2" w:char="F067"/>
      </w:r>
      <w:r w:rsidRPr="00DC4FDF">
        <w:rPr>
          <w:sz w:val="28"/>
          <w:szCs w:val="28"/>
        </w:rPr>
        <w:sym w:font="Wingdings" w:char="F026"/>
      </w:r>
      <w:r w:rsidRPr="00DC4FDF">
        <w:rPr>
          <w:sz w:val="28"/>
          <w:szCs w:val="28"/>
        </w:rPr>
        <w:sym w:font="Wingdings 2" w:char="F068"/>
      </w:r>
      <w:r w:rsidRPr="00DC4FDF">
        <w:rPr>
          <w:sz w:val="28"/>
          <w:szCs w:val="28"/>
        </w:rPr>
        <w:t>-------</w:t>
      </w:r>
    </w:p>
    <w:p w14:paraId="72E14FAD" w14:textId="6CAF322A" w:rsidR="0087335C" w:rsidRPr="00DC4FDF" w:rsidRDefault="009C1840" w:rsidP="0087335C">
      <w:pPr>
        <w:spacing w:line="288" w:lineRule="auto"/>
        <w:jc w:val="center"/>
        <w:rPr>
          <w:sz w:val="28"/>
          <w:szCs w:val="28"/>
        </w:rPr>
      </w:pPr>
      <w:r w:rsidRPr="00DC4FDF">
        <w:rPr>
          <w:noProof/>
          <w:sz w:val="28"/>
          <w:szCs w:val="28"/>
        </w:rPr>
        <w:drawing>
          <wp:anchor distT="0" distB="0" distL="114300" distR="114300" simplePos="0" relativeHeight="251658240" behindDoc="1" locked="0" layoutInCell="1" allowOverlap="1" wp14:anchorId="2386BA11" wp14:editId="655AEFD2">
            <wp:simplePos x="0" y="0"/>
            <wp:positionH relativeFrom="character">
              <wp:posOffset>-545465</wp:posOffset>
            </wp:positionH>
            <wp:positionV relativeFrom="line">
              <wp:posOffset>121920</wp:posOffset>
            </wp:positionV>
            <wp:extent cx="1043305" cy="935990"/>
            <wp:effectExtent l="0" t="0" r="0" b="0"/>
            <wp:wrapTight wrapText="bothSides">
              <wp:wrapPolygon edited="0">
                <wp:start x="0" y="0"/>
                <wp:lineTo x="0" y="21102"/>
                <wp:lineTo x="21298" y="21102"/>
                <wp:lineTo x="21298" y="0"/>
                <wp:lineTo x="0" y="0"/>
              </wp:wrapPolygon>
            </wp:wrapTight>
            <wp:docPr id="1015391873"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43305" cy="935990"/>
                    </a:xfrm>
                    <a:prstGeom prst="rect">
                      <a:avLst/>
                    </a:prstGeom>
                    <a:noFill/>
                  </pic:spPr>
                </pic:pic>
              </a:graphicData>
            </a:graphic>
            <wp14:sizeRelH relativeFrom="page">
              <wp14:pctWidth>0</wp14:pctWidth>
            </wp14:sizeRelH>
            <wp14:sizeRelV relativeFrom="page">
              <wp14:pctHeight>0</wp14:pctHeight>
            </wp14:sizeRelV>
          </wp:anchor>
        </w:drawing>
      </w:r>
    </w:p>
    <w:p w14:paraId="48BA866D" w14:textId="77777777" w:rsidR="0087335C" w:rsidRPr="00DC4FDF" w:rsidRDefault="0087335C" w:rsidP="0087335C">
      <w:pPr>
        <w:spacing w:line="288" w:lineRule="auto"/>
        <w:jc w:val="center"/>
        <w:rPr>
          <w:sz w:val="28"/>
          <w:szCs w:val="28"/>
        </w:rPr>
      </w:pPr>
    </w:p>
    <w:p w14:paraId="36C3D0B3" w14:textId="77777777" w:rsidR="00D94C0D" w:rsidRPr="00DC4FDF" w:rsidRDefault="00D94C0D" w:rsidP="000B4960">
      <w:pPr>
        <w:spacing w:after="120" w:line="312" w:lineRule="auto"/>
        <w:jc w:val="center"/>
        <w:rPr>
          <w:b/>
          <w:sz w:val="28"/>
          <w:szCs w:val="28"/>
        </w:rPr>
      </w:pPr>
    </w:p>
    <w:p w14:paraId="112A3959" w14:textId="77777777" w:rsidR="00D94C0D" w:rsidRPr="00DC4FDF" w:rsidRDefault="00D94C0D" w:rsidP="000B4960">
      <w:pPr>
        <w:spacing w:after="120" w:line="312" w:lineRule="auto"/>
        <w:jc w:val="center"/>
        <w:rPr>
          <w:b/>
          <w:sz w:val="28"/>
          <w:szCs w:val="28"/>
        </w:rPr>
      </w:pPr>
    </w:p>
    <w:p w14:paraId="1BE6C867" w14:textId="77777777" w:rsidR="00D94C0D" w:rsidRPr="00DC4FDF" w:rsidRDefault="00D94C0D" w:rsidP="000B4960">
      <w:pPr>
        <w:spacing w:after="120" w:line="312" w:lineRule="auto"/>
        <w:jc w:val="center"/>
        <w:rPr>
          <w:b/>
          <w:sz w:val="28"/>
          <w:szCs w:val="28"/>
        </w:rPr>
      </w:pPr>
    </w:p>
    <w:p w14:paraId="7FA2CC50" w14:textId="77777777" w:rsidR="0087335C" w:rsidRPr="00DC4FDF" w:rsidRDefault="000B4960" w:rsidP="000B4960">
      <w:pPr>
        <w:spacing w:after="120" w:line="312" w:lineRule="auto"/>
        <w:jc w:val="center"/>
        <w:rPr>
          <w:b/>
          <w:sz w:val="28"/>
          <w:szCs w:val="28"/>
        </w:rPr>
      </w:pPr>
      <w:r w:rsidRPr="00DC4FDF">
        <w:rPr>
          <w:b/>
          <w:sz w:val="28"/>
          <w:szCs w:val="28"/>
        </w:rPr>
        <w:t xml:space="preserve">BÁO CÁO </w:t>
      </w:r>
      <w:r w:rsidR="00D94C0D" w:rsidRPr="00DC4FDF">
        <w:rPr>
          <w:b/>
          <w:sz w:val="28"/>
          <w:szCs w:val="28"/>
        </w:rPr>
        <w:t>THỰC NGHIỆM</w:t>
      </w:r>
    </w:p>
    <w:p w14:paraId="23852268" w14:textId="77777777" w:rsidR="000B4960" w:rsidRPr="00DC4FDF" w:rsidRDefault="000B4960" w:rsidP="000B4960">
      <w:pPr>
        <w:spacing w:after="120" w:line="312" w:lineRule="auto"/>
        <w:jc w:val="center"/>
        <w:rPr>
          <w:sz w:val="28"/>
          <w:szCs w:val="28"/>
        </w:rPr>
      </w:pPr>
      <w:r w:rsidRPr="00DC4FDF">
        <w:rPr>
          <w:sz w:val="28"/>
          <w:szCs w:val="28"/>
        </w:rPr>
        <w:t xml:space="preserve">Học </w:t>
      </w:r>
      <w:proofErr w:type="spellStart"/>
      <w:r w:rsidRPr="00DC4FDF">
        <w:rPr>
          <w:sz w:val="28"/>
          <w:szCs w:val="28"/>
        </w:rPr>
        <w:t>phần</w:t>
      </w:r>
      <w:proofErr w:type="spellEnd"/>
      <w:r w:rsidRPr="00DC4FDF">
        <w:rPr>
          <w:sz w:val="28"/>
          <w:szCs w:val="28"/>
        </w:rPr>
        <w:t xml:space="preserve">: </w:t>
      </w:r>
      <w:proofErr w:type="gramStart"/>
      <w:r w:rsidR="00653A38" w:rsidRPr="00DC4FDF">
        <w:rPr>
          <w:sz w:val="28"/>
          <w:szCs w:val="28"/>
        </w:rPr>
        <w:t>An</w:t>
      </w:r>
      <w:proofErr w:type="gramEnd"/>
      <w:r w:rsidR="00653A38" w:rsidRPr="00DC4FDF">
        <w:rPr>
          <w:sz w:val="28"/>
          <w:szCs w:val="28"/>
        </w:rPr>
        <w:t xml:space="preserve"> </w:t>
      </w:r>
      <w:proofErr w:type="spellStart"/>
      <w:r w:rsidR="00653A38" w:rsidRPr="00DC4FDF">
        <w:rPr>
          <w:sz w:val="28"/>
          <w:szCs w:val="28"/>
        </w:rPr>
        <w:t>toàn</w:t>
      </w:r>
      <w:proofErr w:type="spellEnd"/>
      <w:r w:rsidR="00653A38" w:rsidRPr="00DC4FDF">
        <w:rPr>
          <w:sz w:val="28"/>
          <w:szCs w:val="28"/>
        </w:rPr>
        <w:t xml:space="preserve"> &amp; Bảo </w:t>
      </w:r>
      <w:proofErr w:type="spellStart"/>
      <w:r w:rsidR="00653A38" w:rsidRPr="00DC4FDF">
        <w:rPr>
          <w:sz w:val="28"/>
          <w:szCs w:val="28"/>
        </w:rPr>
        <w:t>mật</w:t>
      </w:r>
      <w:proofErr w:type="spellEnd"/>
      <w:r w:rsidR="00653A38" w:rsidRPr="00DC4FDF">
        <w:rPr>
          <w:sz w:val="28"/>
          <w:szCs w:val="28"/>
        </w:rPr>
        <w:t xml:space="preserve"> </w:t>
      </w:r>
      <w:proofErr w:type="spellStart"/>
      <w:r w:rsidR="00653A38" w:rsidRPr="00DC4FDF">
        <w:rPr>
          <w:sz w:val="28"/>
          <w:szCs w:val="28"/>
        </w:rPr>
        <w:t>thông</w:t>
      </w:r>
      <w:proofErr w:type="spellEnd"/>
      <w:r w:rsidR="00653A38" w:rsidRPr="00DC4FDF">
        <w:rPr>
          <w:sz w:val="28"/>
          <w:szCs w:val="28"/>
        </w:rPr>
        <w:t xml:space="preserve"> tin</w:t>
      </w:r>
    </w:p>
    <w:p w14:paraId="4585C7AC" w14:textId="77777777" w:rsidR="000B4960" w:rsidRPr="00DC4FDF" w:rsidRDefault="000B4960" w:rsidP="000B4960">
      <w:pPr>
        <w:spacing w:after="120" w:line="312" w:lineRule="auto"/>
        <w:jc w:val="center"/>
        <w:rPr>
          <w:sz w:val="28"/>
          <w:szCs w:val="28"/>
        </w:rPr>
      </w:pPr>
    </w:p>
    <w:p w14:paraId="3849EDCC" w14:textId="77777777" w:rsidR="0087335C" w:rsidRPr="00DC4FDF" w:rsidRDefault="000B4960" w:rsidP="004E7BFA">
      <w:pPr>
        <w:pStyle w:val="utrang"/>
        <w:tabs>
          <w:tab w:val="clear" w:pos="4320"/>
          <w:tab w:val="clear" w:pos="8640"/>
        </w:tabs>
        <w:ind w:left="567" w:right="474"/>
        <w:jc w:val="center"/>
        <w:rPr>
          <w:b/>
          <w:bCs/>
          <w:sz w:val="28"/>
          <w:szCs w:val="28"/>
          <w:lang w:val="en-US"/>
        </w:rPr>
      </w:pPr>
      <w:proofErr w:type="spellStart"/>
      <w:r w:rsidRPr="00DC4FDF">
        <w:rPr>
          <w:b/>
          <w:sz w:val="28"/>
          <w:szCs w:val="28"/>
          <w:u w:val="single"/>
          <w:lang w:val="en-US"/>
        </w:rPr>
        <w:t>Chủ</w:t>
      </w:r>
      <w:proofErr w:type="spellEnd"/>
      <w:r w:rsidRPr="00DC4FDF">
        <w:rPr>
          <w:b/>
          <w:sz w:val="28"/>
          <w:szCs w:val="28"/>
          <w:u w:val="single"/>
          <w:lang w:val="en-US"/>
        </w:rPr>
        <w:t xml:space="preserve"> </w:t>
      </w:r>
      <w:proofErr w:type="spellStart"/>
      <w:r w:rsidRPr="00DC4FDF">
        <w:rPr>
          <w:b/>
          <w:sz w:val="28"/>
          <w:szCs w:val="28"/>
          <w:u w:val="single"/>
          <w:lang w:val="en-US"/>
        </w:rPr>
        <w:t>đề</w:t>
      </w:r>
      <w:proofErr w:type="spellEnd"/>
      <w:r w:rsidR="0087335C" w:rsidRPr="00DC4FDF">
        <w:rPr>
          <w:sz w:val="28"/>
          <w:szCs w:val="28"/>
          <w:u w:val="single"/>
        </w:rPr>
        <w:t>:</w:t>
      </w:r>
      <w:r w:rsidR="0087335C" w:rsidRPr="00DC4FDF">
        <w:rPr>
          <w:sz w:val="28"/>
          <w:szCs w:val="28"/>
        </w:rPr>
        <w:t xml:space="preserve"> </w:t>
      </w:r>
      <w:proofErr w:type="spellStart"/>
      <w:r w:rsidR="00653A38" w:rsidRPr="00DC4FDF">
        <w:rPr>
          <w:b/>
          <w:bCs/>
          <w:color w:val="FF0000"/>
          <w:sz w:val="28"/>
          <w:szCs w:val="28"/>
          <w:lang w:val="en-US"/>
        </w:rPr>
        <w:t>Tìm</w:t>
      </w:r>
      <w:proofErr w:type="spellEnd"/>
      <w:r w:rsidR="00653A38" w:rsidRPr="00DC4FDF">
        <w:rPr>
          <w:b/>
          <w:bCs/>
          <w:color w:val="FF0000"/>
          <w:sz w:val="28"/>
          <w:szCs w:val="28"/>
          <w:lang w:val="en-US"/>
        </w:rPr>
        <w:t xml:space="preserve"> </w:t>
      </w:r>
      <w:proofErr w:type="spellStart"/>
      <w:r w:rsidR="00653A38" w:rsidRPr="00DC4FDF">
        <w:rPr>
          <w:b/>
          <w:bCs/>
          <w:color w:val="FF0000"/>
          <w:sz w:val="28"/>
          <w:szCs w:val="28"/>
          <w:lang w:val="en-US"/>
        </w:rPr>
        <w:t>hiểu</w:t>
      </w:r>
      <w:proofErr w:type="spellEnd"/>
      <w:r w:rsidR="00653A38" w:rsidRPr="00DC4FDF">
        <w:rPr>
          <w:b/>
          <w:bCs/>
          <w:color w:val="FF0000"/>
          <w:sz w:val="28"/>
          <w:szCs w:val="28"/>
          <w:lang w:val="en-US"/>
        </w:rPr>
        <w:t xml:space="preserve"> </w:t>
      </w:r>
      <w:proofErr w:type="spellStart"/>
      <w:r w:rsidR="00653A38" w:rsidRPr="00DC4FDF">
        <w:rPr>
          <w:b/>
          <w:bCs/>
          <w:color w:val="FF0000"/>
          <w:sz w:val="28"/>
          <w:szCs w:val="28"/>
          <w:lang w:val="en-US"/>
        </w:rPr>
        <w:t>về</w:t>
      </w:r>
      <w:proofErr w:type="spellEnd"/>
      <w:r w:rsidR="00653A38" w:rsidRPr="00DC4FDF">
        <w:rPr>
          <w:b/>
          <w:bCs/>
          <w:color w:val="FF0000"/>
          <w:sz w:val="28"/>
          <w:szCs w:val="28"/>
          <w:lang w:val="en-US"/>
        </w:rPr>
        <w:t xml:space="preserve"> </w:t>
      </w:r>
      <w:proofErr w:type="spellStart"/>
      <w:r w:rsidR="00653A38" w:rsidRPr="00DC4FDF">
        <w:rPr>
          <w:b/>
          <w:bCs/>
          <w:color w:val="FF0000"/>
          <w:sz w:val="28"/>
          <w:szCs w:val="28"/>
          <w:lang w:val="en-US"/>
        </w:rPr>
        <w:t>hệ</w:t>
      </w:r>
      <w:proofErr w:type="spellEnd"/>
      <w:r w:rsidR="00653A38" w:rsidRPr="00DC4FDF">
        <w:rPr>
          <w:b/>
          <w:bCs/>
          <w:color w:val="FF0000"/>
          <w:sz w:val="28"/>
          <w:szCs w:val="28"/>
          <w:lang w:val="en-US"/>
        </w:rPr>
        <w:t xml:space="preserve"> </w:t>
      </w:r>
      <w:proofErr w:type="spellStart"/>
      <w:r w:rsidR="00653A38" w:rsidRPr="00DC4FDF">
        <w:rPr>
          <w:b/>
          <w:bCs/>
          <w:color w:val="FF0000"/>
          <w:sz w:val="28"/>
          <w:szCs w:val="28"/>
          <w:lang w:val="en-US"/>
        </w:rPr>
        <w:t>mật</w:t>
      </w:r>
      <w:proofErr w:type="spellEnd"/>
      <w:r w:rsidR="00653A38" w:rsidRPr="00DC4FDF">
        <w:rPr>
          <w:b/>
          <w:bCs/>
          <w:color w:val="FF0000"/>
          <w:sz w:val="28"/>
          <w:szCs w:val="28"/>
          <w:lang w:val="en-US"/>
        </w:rPr>
        <w:t xml:space="preserve"> RSA </w:t>
      </w:r>
      <w:proofErr w:type="spellStart"/>
      <w:r w:rsidR="00653A38" w:rsidRPr="00DC4FDF">
        <w:rPr>
          <w:b/>
          <w:bCs/>
          <w:color w:val="FF0000"/>
          <w:sz w:val="28"/>
          <w:szCs w:val="28"/>
          <w:lang w:val="en-US"/>
        </w:rPr>
        <w:t>và</w:t>
      </w:r>
      <w:proofErr w:type="spellEnd"/>
      <w:r w:rsidR="00653A38" w:rsidRPr="00DC4FDF">
        <w:rPr>
          <w:b/>
          <w:bCs/>
          <w:color w:val="FF0000"/>
          <w:sz w:val="28"/>
          <w:szCs w:val="28"/>
          <w:lang w:val="en-US"/>
        </w:rPr>
        <w:t xml:space="preserve"> </w:t>
      </w:r>
      <w:proofErr w:type="spellStart"/>
      <w:r w:rsidR="00653A38" w:rsidRPr="00DC4FDF">
        <w:rPr>
          <w:b/>
          <w:bCs/>
          <w:color w:val="FF0000"/>
          <w:sz w:val="28"/>
          <w:szCs w:val="28"/>
          <w:lang w:val="en-US"/>
        </w:rPr>
        <w:t>ứng</w:t>
      </w:r>
      <w:proofErr w:type="spellEnd"/>
      <w:r w:rsidR="00653A38" w:rsidRPr="00DC4FDF">
        <w:rPr>
          <w:b/>
          <w:bCs/>
          <w:color w:val="FF0000"/>
          <w:sz w:val="28"/>
          <w:szCs w:val="28"/>
          <w:lang w:val="en-US"/>
        </w:rPr>
        <w:t xml:space="preserve"> </w:t>
      </w:r>
      <w:proofErr w:type="spellStart"/>
      <w:r w:rsidR="00653A38" w:rsidRPr="00DC4FDF">
        <w:rPr>
          <w:b/>
          <w:bCs/>
          <w:color w:val="FF0000"/>
          <w:sz w:val="28"/>
          <w:szCs w:val="28"/>
          <w:lang w:val="en-US"/>
        </w:rPr>
        <w:t>dụng</w:t>
      </w:r>
      <w:proofErr w:type="spellEnd"/>
      <w:r w:rsidR="00653A38" w:rsidRPr="00DC4FDF">
        <w:rPr>
          <w:b/>
          <w:bCs/>
          <w:color w:val="FF0000"/>
          <w:sz w:val="28"/>
          <w:szCs w:val="28"/>
          <w:lang w:val="en-US"/>
        </w:rPr>
        <w:t xml:space="preserve"> </w:t>
      </w:r>
      <w:proofErr w:type="spellStart"/>
      <w:r w:rsidR="00653A38" w:rsidRPr="00DC4FDF">
        <w:rPr>
          <w:b/>
          <w:bCs/>
          <w:color w:val="FF0000"/>
          <w:sz w:val="28"/>
          <w:szCs w:val="28"/>
          <w:lang w:val="en-US"/>
        </w:rPr>
        <w:t>trong</w:t>
      </w:r>
      <w:proofErr w:type="spellEnd"/>
      <w:r w:rsidR="00653A38" w:rsidRPr="00DC4FDF">
        <w:rPr>
          <w:b/>
          <w:bCs/>
          <w:color w:val="FF0000"/>
          <w:sz w:val="28"/>
          <w:szCs w:val="28"/>
          <w:lang w:val="en-US"/>
        </w:rPr>
        <w:t xml:space="preserve"> </w:t>
      </w:r>
      <w:proofErr w:type="spellStart"/>
      <w:r w:rsidR="00653A38" w:rsidRPr="00DC4FDF">
        <w:rPr>
          <w:b/>
          <w:bCs/>
          <w:color w:val="FF0000"/>
          <w:sz w:val="28"/>
          <w:szCs w:val="28"/>
          <w:lang w:val="en-US"/>
        </w:rPr>
        <w:t>thực</w:t>
      </w:r>
      <w:proofErr w:type="spellEnd"/>
      <w:r w:rsidR="00653A38" w:rsidRPr="00DC4FDF">
        <w:rPr>
          <w:b/>
          <w:bCs/>
          <w:color w:val="FF0000"/>
          <w:sz w:val="28"/>
          <w:szCs w:val="28"/>
          <w:lang w:val="en-US"/>
        </w:rPr>
        <w:t xml:space="preserve"> tế</w:t>
      </w:r>
    </w:p>
    <w:p w14:paraId="07347C8F" w14:textId="77777777" w:rsidR="0087335C" w:rsidRPr="00DC4FDF" w:rsidRDefault="0087335C" w:rsidP="0087335C">
      <w:pPr>
        <w:pStyle w:val="utrang"/>
        <w:jc w:val="center"/>
        <w:rPr>
          <w:sz w:val="28"/>
          <w:szCs w:val="28"/>
        </w:rPr>
      </w:pPr>
      <w:r w:rsidRPr="00DC4FDF">
        <w:rPr>
          <w:sz w:val="28"/>
          <w:szCs w:val="28"/>
        </w:rPr>
        <w:t>.</w:t>
      </w:r>
    </w:p>
    <w:p w14:paraId="039B3E70" w14:textId="77777777" w:rsidR="0087335C" w:rsidRPr="00DC4FDF" w:rsidRDefault="0087335C" w:rsidP="00D1331F">
      <w:pPr>
        <w:spacing w:after="0" w:line="312" w:lineRule="auto"/>
        <w:ind w:left="360" w:right="409" w:firstLine="720"/>
        <w:jc w:val="center"/>
        <w:rPr>
          <w:b/>
          <w:sz w:val="28"/>
          <w:szCs w:val="28"/>
        </w:rPr>
      </w:pPr>
    </w:p>
    <w:p w14:paraId="75B702E9" w14:textId="77777777" w:rsidR="0087335C" w:rsidRPr="00DC4FDF" w:rsidRDefault="0087335C" w:rsidP="00D1331F">
      <w:pPr>
        <w:spacing w:after="0" w:line="312" w:lineRule="auto"/>
        <w:rPr>
          <w:sz w:val="28"/>
          <w:szCs w:val="28"/>
        </w:rPr>
      </w:pPr>
      <w:r w:rsidRPr="00DC4FDF">
        <w:rPr>
          <w:sz w:val="28"/>
          <w:szCs w:val="28"/>
        </w:rPr>
        <w:tab/>
      </w:r>
      <w:r w:rsidRPr="00DC4FDF">
        <w:rPr>
          <w:sz w:val="28"/>
          <w:szCs w:val="28"/>
        </w:rPr>
        <w:tab/>
      </w:r>
      <w:r w:rsidRPr="00DC4FDF">
        <w:rPr>
          <w:sz w:val="28"/>
          <w:szCs w:val="28"/>
        </w:rPr>
        <w:tab/>
      </w:r>
      <w:proofErr w:type="spellStart"/>
      <w:r w:rsidRPr="00DC4FDF">
        <w:rPr>
          <w:sz w:val="28"/>
          <w:szCs w:val="28"/>
        </w:rPr>
        <w:t>Giáo</w:t>
      </w:r>
      <w:proofErr w:type="spellEnd"/>
      <w:r w:rsidRPr="00DC4FDF">
        <w:rPr>
          <w:sz w:val="28"/>
          <w:szCs w:val="28"/>
        </w:rPr>
        <w:t xml:space="preserve"> </w:t>
      </w:r>
      <w:proofErr w:type="spellStart"/>
      <w:r w:rsidRPr="00DC4FDF">
        <w:rPr>
          <w:sz w:val="28"/>
          <w:szCs w:val="28"/>
        </w:rPr>
        <w:t>viên</w:t>
      </w:r>
      <w:proofErr w:type="spellEnd"/>
      <w:r w:rsidRPr="00DC4FDF">
        <w:rPr>
          <w:sz w:val="28"/>
          <w:szCs w:val="28"/>
        </w:rPr>
        <w:t xml:space="preserve"> </w:t>
      </w:r>
      <w:proofErr w:type="spellStart"/>
      <w:r w:rsidRPr="00DC4FDF">
        <w:rPr>
          <w:sz w:val="28"/>
          <w:szCs w:val="28"/>
        </w:rPr>
        <w:t>hướng</w:t>
      </w:r>
      <w:proofErr w:type="spellEnd"/>
      <w:r w:rsidRPr="00DC4FDF">
        <w:rPr>
          <w:sz w:val="28"/>
          <w:szCs w:val="28"/>
        </w:rPr>
        <w:t xml:space="preserve"> </w:t>
      </w:r>
      <w:proofErr w:type="spellStart"/>
      <w:proofErr w:type="gramStart"/>
      <w:r w:rsidRPr="00DC4FDF">
        <w:rPr>
          <w:sz w:val="28"/>
          <w:szCs w:val="28"/>
        </w:rPr>
        <w:t>dẫn</w:t>
      </w:r>
      <w:proofErr w:type="spellEnd"/>
      <w:r w:rsidRPr="00DC4FDF">
        <w:rPr>
          <w:sz w:val="28"/>
          <w:szCs w:val="28"/>
        </w:rPr>
        <w:t xml:space="preserve"> :</w:t>
      </w:r>
      <w:proofErr w:type="gramEnd"/>
      <w:r w:rsidRPr="00DC4FDF">
        <w:rPr>
          <w:sz w:val="28"/>
          <w:szCs w:val="28"/>
        </w:rPr>
        <w:t xml:space="preserve"> </w:t>
      </w:r>
      <w:r w:rsidRPr="00DC4FDF">
        <w:rPr>
          <w:rStyle w:val="Manh"/>
          <w:b w:val="0"/>
          <w:sz w:val="28"/>
          <w:szCs w:val="28"/>
        </w:rPr>
        <w:t xml:space="preserve">TS. Phạm Văn </w:t>
      </w:r>
      <w:proofErr w:type="spellStart"/>
      <w:r w:rsidRPr="00DC4FDF">
        <w:rPr>
          <w:rStyle w:val="Manh"/>
          <w:b w:val="0"/>
          <w:sz w:val="28"/>
          <w:szCs w:val="28"/>
        </w:rPr>
        <w:t>Hiệp</w:t>
      </w:r>
      <w:proofErr w:type="spellEnd"/>
    </w:p>
    <w:p w14:paraId="08F795A4" w14:textId="77777777" w:rsidR="0087335C" w:rsidRPr="00DC4FDF" w:rsidRDefault="0087335C" w:rsidP="00D1331F">
      <w:pPr>
        <w:spacing w:after="0" w:line="312" w:lineRule="auto"/>
        <w:ind w:firstLine="720"/>
        <w:rPr>
          <w:sz w:val="28"/>
          <w:szCs w:val="28"/>
        </w:rPr>
      </w:pPr>
      <w:r w:rsidRPr="00DC4FDF">
        <w:rPr>
          <w:sz w:val="28"/>
          <w:szCs w:val="28"/>
        </w:rPr>
        <w:tab/>
      </w:r>
      <w:r w:rsidRPr="00DC4FDF">
        <w:rPr>
          <w:sz w:val="28"/>
          <w:szCs w:val="28"/>
        </w:rPr>
        <w:tab/>
      </w:r>
      <w:proofErr w:type="spellStart"/>
      <w:r w:rsidRPr="00DC4FDF">
        <w:rPr>
          <w:sz w:val="28"/>
          <w:szCs w:val="28"/>
        </w:rPr>
        <w:t>Nhóm</w:t>
      </w:r>
      <w:proofErr w:type="spellEnd"/>
      <w:r w:rsidRPr="00DC4FDF">
        <w:rPr>
          <w:sz w:val="28"/>
          <w:szCs w:val="28"/>
        </w:rPr>
        <w:t xml:space="preserve"> </w:t>
      </w:r>
      <w:proofErr w:type="spellStart"/>
      <w:r w:rsidRPr="00DC4FDF">
        <w:rPr>
          <w:sz w:val="28"/>
          <w:szCs w:val="28"/>
        </w:rPr>
        <w:t>sinh</w:t>
      </w:r>
      <w:proofErr w:type="spellEnd"/>
      <w:r w:rsidRPr="00DC4FDF">
        <w:rPr>
          <w:sz w:val="28"/>
          <w:szCs w:val="28"/>
        </w:rPr>
        <w:t xml:space="preserve"> </w:t>
      </w:r>
      <w:proofErr w:type="spellStart"/>
      <w:r w:rsidRPr="00DC4FDF">
        <w:rPr>
          <w:sz w:val="28"/>
          <w:szCs w:val="28"/>
        </w:rPr>
        <w:t>viên</w:t>
      </w:r>
      <w:proofErr w:type="spellEnd"/>
      <w:r w:rsidRPr="00DC4FDF">
        <w:rPr>
          <w:sz w:val="28"/>
          <w:szCs w:val="28"/>
        </w:rPr>
        <w:t xml:space="preserve"> </w:t>
      </w:r>
      <w:proofErr w:type="spellStart"/>
      <w:r w:rsidRPr="00DC4FDF">
        <w:rPr>
          <w:sz w:val="28"/>
          <w:szCs w:val="28"/>
        </w:rPr>
        <w:t>thực</w:t>
      </w:r>
      <w:proofErr w:type="spellEnd"/>
      <w:r w:rsidRPr="00DC4FDF">
        <w:rPr>
          <w:sz w:val="28"/>
          <w:szCs w:val="28"/>
        </w:rPr>
        <w:t xml:space="preserve"> </w:t>
      </w:r>
      <w:proofErr w:type="spellStart"/>
      <w:proofErr w:type="gramStart"/>
      <w:r w:rsidRPr="00DC4FDF">
        <w:rPr>
          <w:sz w:val="28"/>
          <w:szCs w:val="28"/>
        </w:rPr>
        <w:t>hiện</w:t>
      </w:r>
      <w:proofErr w:type="spellEnd"/>
      <w:r w:rsidRPr="00DC4FDF">
        <w:rPr>
          <w:sz w:val="28"/>
          <w:szCs w:val="28"/>
        </w:rPr>
        <w:t xml:space="preserve"> :</w:t>
      </w:r>
      <w:proofErr w:type="gramEnd"/>
      <w:r w:rsidR="00D1331F" w:rsidRPr="00DC4FDF">
        <w:rPr>
          <w:sz w:val="28"/>
          <w:szCs w:val="28"/>
        </w:rPr>
        <w:t xml:space="preserve"> </w:t>
      </w:r>
    </w:p>
    <w:p w14:paraId="1D3464C2" w14:textId="77777777" w:rsidR="0087335C" w:rsidRPr="00DC4FDF" w:rsidRDefault="0087335C" w:rsidP="00D1331F">
      <w:pPr>
        <w:spacing w:after="0" w:line="312" w:lineRule="auto"/>
        <w:ind w:left="2160" w:firstLine="720"/>
        <w:rPr>
          <w:sz w:val="28"/>
          <w:szCs w:val="28"/>
        </w:rPr>
      </w:pPr>
      <w:r w:rsidRPr="00DC4FDF">
        <w:rPr>
          <w:sz w:val="28"/>
          <w:szCs w:val="28"/>
        </w:rPr>
        <w:t>1</w:t>
      </w:r>
      <w:r w:rsidR="00DC2003" w:rsidRPr="00DC4FDF">
        <w:rPr>
          <w:sz w:val="28"/>
          <w:szCs w:val="28"/>
        </w:rPr>
        <w:t>.</w:t>
      </w:r>
      <w:r w:rsidRPr="00DC4FDF">
        <w:rPr>
          <w:sz w:val="28"/>
          <w:szCs w:val="28"/>
        </w:rPr>
        <w:t xml:space="preserve"> </w:t>
      </w:r>
      <w:r w:rsidR="00237D14" w:rsidRPr="00DC4FDF">
        <w:rPr>
          <w:sz w:val="28"/>
          <w:szCs w:val="28"/>
        </w:rPr>
        <w:t>Nguyễn Tuấn Hùng</w:t>
      </w:r>
      <w:r w:rsidR="00653A38" w:rsidRPr="00DC4FDF">
        <w:rPr>
          <w:sz w:val="28"/>
          <w:szCs w:val="28"/>
        </w:rPr>
        <w:tab/>
        <w:t xml:space="preserve"> </w:t>
      </w:r>
      <w:proofErr w:type="spellStart"/>
      <w:r w:rsidR="00DC2003" w:rsidRPr="00DC4FDF">
        <w:rPr>
          <w:sz w:val="28"/>
          <w:szCs w:val="28"/>
        </w:rPr>
        <w:t>M</w:t>
      </w:r>
      <w:r w:rsidR="00653A38" w:rsidRPr="00DC4FDF">
        <w:rPr>
          <w:sz w:val="28"/>
          <w:szCs w:val="28"/>
        </w:rPr>
        <w:t>ã</w:t>
      </w:r>
      <w:proofErr w:type="spellEnd"/>
      <w:r w:rsidR="00653A38" w:rsidRPr="00DC4FDF">
        <w:rPr>
          <w:sz w:val="28"/>
          <w:szCs w:val="28"/>
        </w:rPr>
        <w:t xml:space="preserve"> SV: 2020600186</w:t>
      </w:r>
    </w:p>
    <w:p w14:paraId="7E0A3872" w14:textId="77777777" w:rsidR="0087335C" w:rsidRPr="00DC4FDF" w:rsidRDefault="0087335C" w:rsidP="00D1331F">
      <w:pPr>
        <w:spacing w:after="0" w:line="312" w:lineRule="auto"/>
        <w:ind w:left="2160" w:firstLine="720"/>
        <w:rPr>
          <w:sz w:val="28"/>
          <w:szCs w:val="28"/>
        </w:rPr>
      </w:pPr>
      <w:r w:rsidRPr="00DC4FDF">
        <w:rPr>
          <w:sz w:val="28"/>
          <w:szCs w:val="28"/>
        </w:rPr>
        <w:t>2</w:t>
      </w:r>
      <w:r w:rsidR="00DC2003" w:rsidRPr="00DC4FDF">
        <w:rPr>
          <w:sz w:val="28"/>
          <w:szCs w:val="28"/>
        </w:rPr>
        <w:t>.</w:t>
      </w:r>
      <w:r w:rsidRPr="00DC4FDF">
        <w:rPr>
          <w:sz w:val="28"/>
          <w:szCs w:val="28"/>
        </w:rPr>
        <w:t xml:space="preserve"> Lê </w:t>
      </w:r>
      <w:r w:rsidR="00237D14" w:rsidRPr="00DC4FDF">
        <w:rPr>
          <w:sz w:val="28"/>
          <w:szCs w:val="28"/>
        </w:rPr>
        <w:t>Văn Hoàng</w:t>
      </w:r>
      <w:r w:rsidR="00237D14" w:rsidRPr="00DC4FDF">
        <w:rPr>
          <w:sz w:val="28"/>
          <w:szCs w:val="28"/>
        </w:rPr>
        <w:tab/>
      </w:r>
      <w:r w:rsidR="00653A38" w:rsidRPr="00DC4FDF">
        <w:rPr>
          <w:sz w:val="28"/>
          <w:szCs w:val="28"/>
        </w:rPr>
        <w:tab/>
        <w:t xml:space="preserve"> </w:t>
      </w:r>
      <w:proofErr w:type="spellStart"/>
      <w:r w:rsidR="00DC2003" w:rsidRPr="00DC4FDF">
        <w:rPr>
          <w:sz w:val="28"/>
          <w:szCs w:val="28"/>
        </w:rPr>
        <w:t>M</w:t>
      </w:r>
      <w:r w:rsidR="00653A38" w:rsidRPr="00DC4FDF">
        <w:rPr>
          <w:sz w:val="28"/>
          <w:szCs w:val="28"/>
        </w:rPr>
        <w:t>ã</w:t>
      </w:r>
      <w:proofErr w:type="spellEnd"/>
      <w:r w:rsidR="00653A38" w:rsidRPr="00DC4FDF">
        <w:rPr>
          <w:sz w:val="28"/>
          <w:szCs w:val="28"/>
        </w:rPr>
        <w:t xml:space="preserve"> SV: 2020600122</w:t>
      </w:r>
    </w:p>
    <w:p w14:paraId="692462AD" w14:textId="77777777" w:rsidR="00DC2003" w:rsidRPr="00DC4FDF" w:rsidRDefault="00653A38" w:rsidP="00D1331F">
      <w:pPr>
        <w:spacing w:after="120" w:line="360" w:lineRule="auto"/>
        <w:ind w:left="1440" w:firstLine="720"/>
        <w:rPr>
          <w:sz w:val="28"/>
          <w:szCs w:val="28"/>
        </w:rPr>
      </w:pPr>
      <w:proofErr w:type="spellStart"/>
      <w:r w:rsidRPr="00DC4FDF">
        <w:rPr>
          <w:sz w:val="28"/>
          <w:szCs w:val="28"/>
        </w:rPr>
        <w:t>Mã</w:t>
      </w:r>
      <w:proofErr w:type="spellEnd"/>
      <w:r w:rsidRPr="00DC4FDF">
        <w:rPr>
          <w:sz w:val="28"/>
          <w:szCs w:val="28"/>
        </w:rPr>
        <w:t xml:space="preserve"> </w:t>
      </w:r>
      <w:proofErr w:type="spellStart"/>
      <w:r w:rsidR="00D1331F" w:rsidRPr="00DC4FDF">
        <w:rPr>
          <w:sz w:val="28"/>
          <w:szCs w:val="28"/>
        </w:rPr>
        <w:t>Lớp</w:t>
      </w:r>
      <w:proofErr w:type="spellEnd"/>
      <w:r w:rsidR="00DC2003" w:rsidRPr="00DC4FDF">
        <w:rPr>
          <w:sz w:val="28"/>
          <w:szCs w:val="28"/>
        </w:rPr>
        <w:t xml:space="preserve"> </w:t>
      </w:r>
      <w:proofErr w:type="spellStart"/>
      <w:r w:rsidR="00DC2003" w:rsidRPr="00DC4FDF">
        <w:rPr>
          <w:sz w:val="28"/>
          <w:szCs w:val="28"/>
        </w:rPr>
        <w:t>học</w:t>
      </w:r>
      <w:proofErr w:type="spellEnd"/>
      <w:r w:rsidR="00DC2003" w:rsidRPr="00DC4FDF">
        <w:rPr>
          <w:sz w:val="28"/>
          <w:szCs w:val="28"/>
        </w:rPr>
        <w:t xml:space="preserve"> </w:t>
      </w:r>
      <w:proofErr w:type="spellStart"/>
      <w:r w:rsidR="00DC2003" w:rsidRPr="00DC4FDF">
        <w:rPr>
          <w:sz w:val="28"/>
          <w:szCs w:val="28"/>
        </w:rPr>
        <w:t>phần</w:t>
      </w:r>
      <w:proofErr w:type="spellEnd"/>
      <w:r w:rsidR="00D1331F" w:rsidRPr="00DC4FDF">
        <w:rPr>
          <w:sz w:val="28"/>
          <w:szCs w:val="28"/>
        </w:rPr>
        <w:t xml:space="preserve">: </w:t>
      </w:r>
      <w:r w:rsidR="000B4960" w:rsidRPr="00DC4FDF">
        <w:rPr>
          <w:sz w:val="28"/>
          <w:szCs w:val="28"/>
        </w:rPr>
        <w:tab/>
      </w:r>
    </w:p>
    <w:p w14:paraId="33EA6B07" w14:textId="77777777" w:rsidR="0087335C" w:rsidRPr="00DC4FDF" w:rsidRDefault="00D1331F" w:rsidP="00D1331F">
      <w:pPr>
        <w:spacing w:after="120" w:line="360" w:lineRule="auto"/>
        <w:ind w:left="1440" w:firstLine="720"/>
        <w:rPr>
          <w:sz w:val="28"/>
          <w:szCs w:val="28"/>
        </w:rPr>
      </w:pPr>
      <w:proofErr w:type="spellStart"/>
      <w:r w:rsidRPr="00DC4FDF">
        <w:rPr>
          <w:sz w:val="28"/>
          <w:szCs w:val="28"/>
        </w:rPr>
        <w:t>Nhóm</w:t>
      </w:r>
      <w:proofErr w:type="spellEnd"/>
      <w:r w:rsidR="000B4960" w:rsidRPr="00DC4FDF">
        <w:rPr>
          <w:sz w:val="28"/>
          <w:szCs w:val="28"/>
        </w:rPr>
        <w:t>:</w:t>
      </w:r>
      <w:r w:rsidRPr="00DC4FDF">
        <w:rPr>
          <w:sz w:val="28"/>
          <w:szCs w:val="28"/>
        </w:rPr>
        <w:t xml:space="preserve"> 1</w:t>
      </w:r>
    </w:p>
    <w:p w14:paraId="4318BFC3" w14:textId="77777777" w:rsidR="005A332D" w:rsidRPr="00DC4FDF" w:rsidRDefault="0087335C" w:rsidP="0087335C">
      <w:pPr>
        <w:spacing w:after="120" w:line="360" w:lineRule="auto"/>
        <w:ind w:left="2160" w:firstLine="720"/>
        <w:rPr>
          <w:b/>
          <w:i/>
          <w:sz w:val="28"/>
          <w:szCs w:val="28"/>
        </w:rPr>
      </w:pPr>
      <w:r w:rsidRPr="00DC4FDF">
        <w:rPr>
          <w:b/>
          <w:i/>
          <w:sz w:val="28"/>
          <w:szCs w:val="28"/>
        </w:rPr>
        <w:tab/>
      </w:r>
    </w:p>
    <w:p w14:paraId="27817BFA" w14:textId="77777777" w:rsidR="00B07C32" w:rsidRPr="00DC4FDF" w:rsidRDefault="00B07C32" w:rsidP="0087335C">
      <w:pPr>
        <w:spacing w:after="120" w:line="360" w:lineRule="auto"/>
        <w:ind w:left="2160" w:firstLine="720"/>
        <w:rPr>
          <w:b/>
          <w:i/>
          <w:sz w:val="28"/>
          <w:szCs w:val="28"/>
        </w:rPr>
      </w:pPr>
    </w:p>
    <w:p w14:paraId="2D7DDB05" w14:textId="77777777" w:rsidR="00DC2003" w:rsidRPr="00DC4FDF" w:rsidRDefault="00DC2003" w:rsidP="0087335C">
      <w:pPr>
        <w:spacing w:after="120" w:line="360" w:lineRule="auto"/>
        <w:ind w:left="2160" w:firstLine="720"/>
        <w:rPr>
          <w:b/>
          <w:i/>
          <w:sz w:val="28"/>
          <w:szCs w:val="28"/>
        </w:rPr>
      </w:pPr>
    </w:p>
    <w:p w14:paraId="5048274E" w14:textId="77777777" w:rsidR="00883BEA" w:rsidRPr="00DC4FDF" w:rsidRDefault="0087335C" w:rsidP="00883BEA">
      <w:pPr>
        <w:spacing w:after="120" w:line="360" w:lineRule="auto"/>
        <w:ind w:left="142"/>
        <w:jc w:val="center"/>
        <w:rPr>
          <w:b/>
          <w:sz w:val="28"/>
          <w:szCs w:val="28"/>
        </w:rPr>
        <w:sectPr w:rsidR="00883BEA" w:rsidRPr="00DC4FDF" w:rsidSect="00712CAD">
          <w:headerReference w:type="default" r:id="rId9"/>
          <w:footerReference w:type="default" r:id="rId10"/>
          <w:pgSz w:w="12240" w:h="15840"/>
          <w:pgMar w:top="1418" w:right="1134" w:bottom="1418" w:left="1985" w:header="720" w:footer="720" w:gutter="0"/>
          <w:cols w:space="720"/>
          <w:titlePg/>
          <w:docGrid w:linePitch="360"/>
        </w:sectPr>
      </w:pPr>
      <w:r w:rsidRPr="00DC4FDF">
        <w:rPr>
          <w:bCs/>
          <w:sz w:val="28"/>
          <w:szCs w:val="28"/>
        </w:rPr>
        <w:t xml:space="preserve">Hà </w:t>
      </w:r>
      <w:proofErr w:type="spellStart"/>
      <w:r w:rsidRPr="00DC4FDF">
        <w:rPr>
          <w:bCs/>
          <w:sz w:val="28"/>
          <w:szCs w:val="28"/>
        </w:rPr>
        <w:t>Nộ</w:t>
      </w:r>
      <w:r w:rsidR="000B4960" w:rsidRPr="00DC4FDF">
        <w:rPr>
          <w:bCs/>
          <w:sz w:val="28"/>
          <w:szCs w:val="28"/>
        </w:rPr>
        <w:t>i</w:t>
      </w:r>
      <w:proofErr w:type="spellEnd"/>
      <w:r w:rsidR="000B4960" w:rsidRPr="00DC4FDF">
        <w:rPr>
          <w:bCs/>
          <w:sz w:val="28"/>
          <w:szCs w:val="28"/>
        </w:rPr>
        <w:t xml:space="preserve"> -</w:t>
      </w:r>
      <w:r w:rsidRPr="00DC4FDF">
        <w:rPr>
          <w:bCs/>
          <w:sz w:val="28"/>
          <w:szCs w:val="28"/>
        </w:rPr>
        <w:t xml:space="preserve"> </w:t>
      </w:r>
      <w:r w:rsidR="000B4960" w:rsidRPr="00DC4FDF">
        <w:rPr>
          <w:bCs/>
          <w:sz w:val="28"/>
          <w:szCs w:val="28"/>
        </w:rPr>
        <w:t>N</w:t>
      </w:r>
      <w:r w:rsidRPr="00DC4FDF">
        <w:rPr>
          <w:bCs/>
          <w:sz w:val="28"/>
          <w:szCs w:val="28"/>
        </w:rPr>
        <w:t>ăm 20</w:t>
      </w:r>
      <w:r w:rsidR="00653A38" w:rsidRPr="00DC4FDF">
        <w:rPr>
          <w:bCs/>
          <w:sz w:val="28"/>
          <w:szCs w:val="28"/>
        </w:rPr>
        <w:t>2</w:t>
      </w:r>
      <w:r w:rsidR="0098126B" w:rsidRPr="00DC4FDF">
        <w:rPr>
          <w:bCs/>
          <w:sz w:val="28"/>
          <w:szCs w:val="28"/>
        </w:rPr>
        <w:t>6</w:t>
      </w:r>
    </w:p>
    <w:p w14:paraId="10476E32" w14:textId="77777777" w:rsidR="001A507D" w:rsidRPr="00F37E94" w:rsidRDefault="001A507D" w:rsidP="004D221D">
      <w:pPr>
        <w:spacing w:after="120" w:line="312" w:lineRule="auto"/>
        <w:jc w:val="center"/>
        <w:rPr>
          <w:b/>
          <w:sz w:val="40"/>
          <w:szCs w:val="40"/>
          <w:lang w:val="vi-VN"/>
        </w:rPr>
      </w:pPr>
      <w:r w:rsidRPr="00F37E94">
        <w:rPr>
          <w:b/>
          <w:sz w:val="40"/>
          <w:szCs w:val="40"/>
          <w:lang w:val="vi-VN"/>
        </w:rPr>
        <w:lastRenderedPageBreak/>
        <w:t>Lời nói đầu</w:t>
      </w:r>
    </w:p>
    <w:p w14:paraId="1F5B2D56" w14:textId="77777777" w:rsidR="001A507D" w:rsidRPr="00DC4FDF" w:rsidRDefault="001A507D" w:rsidP="004D221D">
      <w:pPr>
        <w:spacing w:after="120" w:line="312" w:lineRule="auto"/>
        <w:ind w:firstLine="720"/>
        <w:jc w:val="both"/>
        <w:rPr>
          <w:bCs/>
          <w:sz w:val="28"/>
          <w:szCs w:val="28"/>
          <w:lang w:val="vi-VN"/>
        </w:rPr>
      </w:pPr>
      <w:r w:rsidRPr="00DC4FDF">
        <w:rPr>
          <w:bCs/>
          <w:sz w:val="28"/>
          <w:szCs w:val="28"/>
          <w:lang w:val="vi-VN"/>
        </w:rPr>
        <w:t xml:space="preserve">Trong bối cảnh công nghệ thông tin phát triển mạnh mẽ và len lỏi vào mọi lĩnh vực của đời sống, an toàn và bảo mật thông tin đã trở thành vấn đề cấp thiết. Việc đảm bảo tính bí mật, toàn vẹn và xác thực của dữ liệu đóng vai trò then chốt trong các hệ thống thông tin hiện đại – từ ngân hàng, thương mại điện tử, đến chính phủ điện tử và mạng lưới </w:t>
      </w:r>
      <w:proofErr w:type="spellStart"/>
      <w:r w:rsidRPr="00DC4FDF">
        <w:rPr>
          <w:bCs/>
          <w:sz w:val="28"/>
          <w:szCs w:val="28"/>
          <w:lang w:val="vi-VN"/>
        </w:rPr>
        <w:t>IoT</w:t>
      </w:r>
      <w:proofErr w:type="spellEnd"/>
      <w:r w:rsidRPr="00DC4FDF">
        <w:rPr>
          <w:bCs/>
          <w:sz w:val="28"/>
          <w:szCs w:val="28"/>
          <w:lang w:val="vi-VN"/>
        </w:rPr>
        <w:t>. Trong đó, mã hóa dữ liệu là giải pháp trọng yếu để bảo vệ thông tin trước các nguy cơ an ninh mạng.</w:t>
      </w:r>
    </w:p>
    <w:p w14:paraId="07E7066D" w14:textId="6E066E31" w:rsidR="001A507D" w:rsidRPr="00DC4FDF" w:rsidRDefault="001A507D" w:rsidP="004D221D">
      <w:pPr>
        <w:spacing w:after="120" w:line="312" w:lineRule="auto"/>
        <w:ind w:firstLine="720"/>
        <w:jc w:val="both"/>
        <w:rPr>
          <w:bCs/>
          <w:sz w:val="28"/>
          <w:szCs w:val="28"/>
          <w:lang w:val="vi-VN"/>
        </w:rPr>
      </w:pPr>
      <w:r w:rsidRPr="00DC4FDF">
        <w:rPr>
          <w:bCs/>
          <w:sz w:val="28"/>
          <w:szCs w:val="28"/>
          <w:lang w:val="vi-VN"/>
        </w:rPr>
        <w:t xml:space="preserve">Mã hóa là quá trình chuyển đổi dữ liệu từ dạng tường minh sang dạng không thể đọc hiểu nếu không có khóa phù hợp. Trong lịch sử mật mã học, DES là một trong những thuật toán mã hóa đối xứng tiêu biểu và từng được áp dụng rộng rãi. Dù hiện nay DES đã được thay thế bởi các thuật toán mạnh hơn như AES, việc nghiên cứu và triển khai DES vẫn mang giá trị học thuật lớn. </w:t>
      </w:r>
    </w:p>
    <w:p w14:paraId="44EE3054" w14:textId="77777777" w:rsidR="001A507D" w:rsidRPr="00DC4FDF" w:rsidRDefault="001A507D" w:rsidP="004D221D">
      <w:pPr>
        <w:spacing w:after="120" w:line="312" w:lineRule="auto"/>
        <w:ind w:firstLine="720"/>
        <w:jc w:val="both"/>
        <w:rPr>
          <w:bCs/>
          <w:sz w:val="28"/>
          <w:szCs w:val="28"/>
          <w:lang w:val="vi-VN"/>
        </w:rPr>
      </w:pPr>
      <w:r w:rsidRPr="00DC4FDF">
        <w:rPr>
          <w:bCs/>
          <w:sz w:val="28"/>
          <w:szCs w:val="28"/>
          <w:lang w:val="vi-VN"/>
        </w:rPr>
        <w:t xml:space="preserve">Thông qua đề tài này, nhóm nghiên cứu chuyên sâu về cấu trúc của thuật toán DES, bao gồm: các phép hoán vị, chia khối, cơ chế sinh khóa con và các vòng lặp </w:t>
      </w:r>
      <w:proofErr w:type="spellStart"/>
      <w:r w:rsidRPr="00DC4FDF">
        <w:rPr>
          <w:bCs/>
          <w:sz w:val="28"/>
          <w:szCs w:val="28"/>
          <w:lang w:val="vi-VN"/>
        </w:rPr>
        <w:t>Feistel</w:t>
      </w:r>
      <w:proofErr w:type="spellEnd"/>
      <w:r w:rsidRPr="00DC4FDF">
        <w:rPr>
          <w:bCs/>
          <w:sz w:val="28"/>
          <w:szCs w:val="28"/>
          <w:lang w:val="vi-VN"/>
        </w:rPr>
        <w:t xml:space="preserve">. Đồng thời, nhóm vận dụng hai ngôn ngữ lập trình C++ và </w:t>
      </w:r>
      <w:proofErr w:type="spellStart"/>
      <w:r w:rsidRPr="00DC4FDF">
        <w:rPr>
          <w:bCs/>
          <w:sz w:val="28"/>
          <w:szCs w:val="28"/>
          <w:lang w:val="vi-VN"/>
        </w:rPr>
        <w:t>Python</w:t>
      </w:r>
      <w:proofErr w:type="spellEnd"/>
      <w:r w:rsidRPr="00DC4FDF">
        <w:rPr>
          <w:bCs/>
          <w:sz w:val="28"/>
          <w:szCs w:val="28"/>
          <w:lang w:val="vi-VN"/>
        </w:rPr>
        <w:t xml:space="preserve"> để xây dựng chương trình mô phỏng thực tế. Việc triển khai song </w:t>
      </w:r>
      <w:proofErr w:type="spellStart"/>
      <w:r w:rsidRPr="00DC4FDF">
        <w:rPr>
          <w:bCs/>
          <w:sz w:val="28"/>
          <w:szCs w:val="28"/>
          <w:lang w:val="vi-VN"/>
        </w:rPr>
        <w:t>song</w:t>
      </w:r>
      <w:proofErr w:type="spellEnd"/>
      <w:r w:rsidRPr="00DC4FDF">
        <w:rPr>
          <w:bCs/>
          <w:sz w:val="28"/>
          <w:szCs w:val="28"/>
          <w:lang w:val="vi-VN"/>
        </w:rPr>
        <w:t xml:space="preserve"> giúp nhóm so sánh trực quan về hiệu suất, cách tổ chức mã nguồn và khả năng tối ưu trên từng nền tảng.</w:t>
      </w:r>
    </w:p>
    <w:p w14:paraId="00C0F138" w14:textId="77777777" w:rsidR="001A507D" w:rsidRPr="00DC4FDF" w:rsidRDefault="001A507D" w:rsidP="004D221D">
      <w:pPr>
        <w:spacing w:after="120" w:line="312" w:lineRule="auto"/>
        <w:ind w:firstLine="720"/>
        <w:jc w:val="both"/>
        <w:rPr>
          <w:bCs/>
          <w:sz w:val="28"/>
          <w:szCs w:val="28"/>
          <w:lang w:val="vi-VN"/>
        </w:rPr>
      </w:pPr>
      <w:r w:rsidRPr="00DC4FDF">
        <w:rPr>
          <w:bCs/>
          <w:sz w:val="28"/>
          <w:szCs w:val="28"/>
          <w:lang w:val="vi-VN"/>
        </w:rPr>
        <w:t>Báo cáo này trình bày chi tiết từ cơ sở lý thuyết, thiết kế giải thuật, cài đặt chương trình đến quá trình kiểm thử và đánh giá kết quả, từ đó phân tích những ưu điểm, hạn chế và đề xuất hướng phát triển của đề tài.</w:t>
      </w:r>
    </w:p>
    <w:p w14:paraId="04F297A3" w14:textId="77777777" w:rsidR="001A507D" w:rsidRPr="00DC4FDF" w:rsidRDefault="001A507D" w:rsidP="004D221D">
      <w:pPr>
        <w:spacing w:after="120" w:line="312" w:lineRule="auto"/>
        <w:ind w:firstLine="720"/>
        <w:jc w:val="both"/>
        <w:rPr>
          <w:bCs/>
          <w:sz w:val="28"/>
          <w:szCs w:val="28"/>
          <w:lang w:val="vi-VN"/>
        </w:rPr>
      </w:pPr>
      <w:r w:rsidRPr="00DC4FDF">
        <w:rPr>
          <w:bCs/>
          <w:sz w:val="28"/>
          <w:szCs w:val="28"/>
          <w:lang w:val="vi-VN"/>
        </w:rPr>
        <w:t>Nhóm thực hiện đề tài xin gửi lời cảm ơn chân thành đến TS. Phạm Văn Hiệp, người đã tận tình hướng dẫn, định hướng và hỗ trợ nhóm trong suốt quá trình nghiên cứu và hoàn thành đề tài.</w:t>
      </w:r>
    </w:p>
    <w:p w14:paraId="69AFF4B9" w14:textId="77777777" w:rsidR="001A507D" w:rsidRPr="00DC4FDF" w:rsidRDefault="001A507D" w:rsidP="004D221D">
      <w:pPr>
        <w:spacing w:after="120" w:line="312" w:lineRule="auto"/>
        <w:ind w:firstLine="720"/>
        <w:jc w:val="both"/>
        <w:rPr>
          <w:bCs/>
          <w:sz w:val="28"/>
          <w:szCs w:val="28"/>
          <w:lang w:val="vi-VN"/>
        </w:rPr>
      </w:pPr>
      <w:r w:rsidRPr="00DC4FDF">
        <w:rPr>
          <w:bCs/>
          <w:sz w:val="28"/>
          <w:szCs w:val="28"/>
          <w:lang w:val="vi-VN"/>
        </w:rPr>
        <w:t>Nhóm cũng xin trân trọng cảm ơn quý thầy cô thuộc bộ môn An toàn và Bảo mật thông tin đã truyền đạt những kiến thức nền tảng quý báu, tạo điều kiện thuận lợi cho nhóm trong suốt quá trình học tập và thực hiện học phần.</w:t>
      </w:r>
    </w:p>
    <w:p w14:paraId="1E4C3E80" w14:textId="77777777" w:rsidR="001A507D" w:rsidRPr="00DC4FDF" w:rsidRDefault="001A507D" w:rsidP="004D221D">
      <w:pPr>
        <w:spacing w:after="120" w:line="312" w:lineRule="auto"/>
        <w:ind w:firstLine="720"/>
        <w:jc w:val="both"/>
        <w:rPr>
          <w:bCs/>
          <w:sz w:val="28"/>
          <w:szCs w:val="28"/>
          <w:lang w:val="vi-VN"/>
        </w:rPr>
      </w:pPr>
      <w:r w:rsidRPr="00DC4FDF">
        <w:rPr>
          <w:bCs/>
          <w:sz w:val="28"/>
          <w:szCs w:val="28"/>
          <w:lang w:val="vi-VN"/>
        </w:rPr>
        <w:t xml:space="preserve">Mặc dù đã có nhiều cố gắng, song do giới hạn về mặt thời gian và kinh nghiệm thực tiễn, báo cáo chắc chắn không tránh khỏi những thiếu sót. Nhóm rất </w:t>
      </w:r>
      <w:r w:rsidRPr="00DC4FDF">
        <w:rPr>
          <w:bCs/>
          <w:sz w:val="28"/>
          <w:szCs w:val="28"/>
          <w:lang w:val="vi-VN"/>
        </w:rPr>
        <w:lastRenderedPageBreak/>
        <w:t>mong nhận được những ý kiến đóng góp, phê bình từ quý thầy cô để đề tài được hoàn thiện hơn.</w:t>
      </w:r>
    </w:p>
    <w:p w14:paraId="7B18C907" w14:textId="77777777" w:rsidR="00653A38" w:rsidRPr="00F37E94" w:rsidRDefault="00EC4665" w:rsidP="00EC4665">
      <w:pPr>
        <w:jc w:val="center"/>
        <w:rPr>
          <w:b/>
          <w:sz w:val="40"/>
          <w:szCs w:val="40"/>
          <w:lang w:val="vi-VN"/>
        </w:rPr>
      </w:pPr>
      <w:r w:rsidRPr="00F37E94">
        <w:rPr>
          <w:b/>
          <w:sz w:val="40"/>
          <w:szCs w:val="40"/>
          <w:lang w:val="vi-VN"/>
        </w:rPr>
        <w:t>MỤC LỤC</w:t>
      </w:r>
    </w:p>
    <w:p w14:paraId="00E50EC1" w14:textId="66622736" w:rsidR="00FB0434" w:rsidRPr="00F32C3C" w:rsidRDefault="00FB0434" w:rsidP="004D221D">
      <w:pPr>
        <w:spacing w:after="120" w:line="312" w:lineRule="auto"/>
        <w:jc w:val="both"/>
        <w:rPr>
          <w:sz w:val="28"/>
          <w:szCs w:val="28"/>
          <w:lang w:val="vi-VN"/>
        </w:rPr>
      </w:pPr>
      <w:r w:rsidRPr="00F32C3C">
        <w:rPr>
          <w:sz w:val="28"/>
          <w:szCs w:val="28"/>
          <w:lang w:val="vi-VN"/>
        </w:rPr>
        <w:t>Danh mục các từ viết tắt…</w:t>
      </w:r>
    </w:p>
    <w:p w14:paraId="60884170" w14:textId="77777777" w:rsidR="00A600EB" w:rsidRPr="00DC4FDF" w:rsidRDefault="00A600EB" w:rsidP="004D221D">
      <w:pPr>
        <w:spacing w:after="120" w:line="312" w:lineRule="auto"/>
        <w:jc w:val="both"/>
        <w:rPr>
          <w:sz w:val="28"/>
          <w:szCs w:val="28"/>
          <w:lang w:val="vi-VN"/>
        </w:rPr>
      </w:pPr>
    </w:p>
    <w:p w14:paraId="41B4587E" w14:textId="77777777" w:rsidR="00A600EB" w:rsidRPr="00DC4FDF" w:rsidRDefault="00A600EB" w:rsidP="004D221D">
      <w:pPr>
        <w:spacing w:after="120" w:line="312" w:lineRule="auto"/>
        <w:jc w:val="both"/>
        <w:rPr>
          <w:sz w:val="28"/>
          <w:szCs w:val="28"/>
          <w:lang w:val="vi-VN"/>
        </w:rPr>
      </w:pPr>
    </w:p>
    <w:p w14:paraId="0FADB7D2" w14:textId="77777777" w:rsidR="00A600EB" w:rsidRPr="00DC4FDF" w:rsidRDefault="00A600EB" w:rsidP="004D221D">
      <w:pPr>
        <w:spacing w:after="120" w:line="312" w:lineRule="auto"/>
        <w:jc w:val="both"/>
        <w:rPr>
          <w:sz w:val="28"/>
          <w:szCs w:val="28"/>
          <w:lang w:val="vi-VN"/>
        </w:rPr>
      </w:pPr>
    </w:p>
    <w:p w14:paraId="2398820A" w14:textId="77777777" w:rsidR="00A600EB" w:rsidRPr="00DC4FDF" w:rsidRDefault="00A600EB" w:rsidP="004D221D">
      <w:pPr>
        <w:spacing w:after="120" w:line="312" w:lineRule="auto"/>
        <w:jc w:val="both"/>
        <w:rPr>
          <w:sz w:val="28"/>
          <w:szCs w:val="28"/>
          <w:lang w:val="vi-VN"/>
        </w:rPr>
      </w:pPr>
    </w:p>
    <w:p w14:paraId="13B47AA6" w14:textId="77777777" w:rsidR="00A600EB" w:rsidRPr="00DC4FDF" w:rsidRDefault="00A600EB" w:rsidP="004D221D">
      <w:pPr>
        <w:spacing w:after="120" w:line="312" w:lineRule="auto"/>
        <w:jc w:val="both"/>
        <w:rPr>
          <w:sz w:val="28"/>
          <w:szCs w:val="28"/>
          <w:lang w:val="vi-VN"/>
        </w:rPr>
      </w:pPr>
    </w:p>
    <w:p w14:paraId="49579098" w14:textId="77777777" w:rsidR="00A600EB" w:rsidRPr="00DC4FDF" w:rsidRDefault="00A600EB" w:rsidP="004D221D">
      <w:pPr>
        <w:spacing w:after="120" w:line="312" w:lineRule="auto"/>
        <w:jc w:val="both"/>
        <w:rPr>
          <w:sz w:val="28"/>
          <w:szCs w:val="28"/>
          <w:lang w:val="vi-VN"/>
        </w:rPr>
      </w:pPr>
    </w:p>
    <w:p w14:paraId="6C60F955" w14:textId="77777777" w:rsidR="00A600EB" w:rsidRPr="00DC4FDF" w:rsidRDefault="00A600EB" w:rsidP="004D221D">
      <w:pPr>
        <w:spacing w:after="120" w:line="312" w:lineRule="auto"/>
        <w:jc w:val="both"/>
        <w:rPr>
          <w:sz w:val="28"/>
          <w:szCs w:val="28"/>
          <w:lang w:val="vi-VN"/>
        </w:rPr>
      </w:pPr>
    </w:p>
    <w:p w14:paraId="3C84408C" w14:textId="77777777" w:rsidR="00A600EB" w:rsidRPr="00DC4FDF" w:rsidRDefault="00A600EB" w:rsidP="004D221D">
      <w:pPr>
        <w:spacing w:after="120" w:line="312" w:lineRule="auto"/>
        <w:jc w:val="both"/>
        <w:rPr>
          <w:sz w:val="28"/>
          <w:szCs w:val="28"/>
          <w:lang w:val="vi-VN"/>
        </w:rPr>
      </w:pPr>
    </w:p>
    <w:p w14:paraId="60B2A336" w14:textId="77777777" w:rsidR="00A600EB" w:rsidRPr="00DC4FDF" w:rsidRDefault="00A600EB" w:rsidP="004D221D">
      <w:pPr>
        <w:spacing w:after="120" w:line="312" w:lineRule="auto"/>
        <w:jc w:val="both"/>
        <w:rPr>
          <w:sz w:val="28"/>
          <w:szCs w:val="28"/>
          <w:lang w:val="vi-VN"/>
        </w:rPr>
      </w:pPr>
    </w:p>
    <w:p w14:paraId="79274187" w14:textId="77777777" w:rsidR="00A600EB" w:rsidRPr="00DC4FDF" w:rsidRDefault="00A600EB" w:rsidP="004D221D">
      <w:pPr>
        <w:spacing w:after="120" w:line="312" w:lineRule="auto"/>
        <w:jc w:val="both"/>
        <w:rPr>
          <w:sz w:val="28"/>
          <w:szCs w:val="28"/>
          <w:lang w:val="vi-VN"/>
        </w:rPr>
      </w:pPr>
    </w:p>
    <w:p w14:paraId="7B91FF0C" w14:textId="77777777" w:rsidR="00A600EB" w:rsidRPr="00DC4FDF" w:rsidRDefault="00A600EB" w:rsidP="004D221D">
      <w:pPr>
        <w:spacing w:after="120" w:line="312" w:lineRule="auto"/>
        <w:jc w:val="both"/>
        <w:rPr>
          <w:sz w:val="28"/>
          <w:szCs w:val="28"/>
          <w:lang w:val="vi-VN"/>
        </w:rPr>
      </w:pPr>
    </w:p>
    <w:p w14:paraId="2F085795" w14:textId="77777777" w:rsidR="00A600EB" w:rsidRPr="00DC4FDF" w:rsidRDefault="00A600EB" w:rsidP="004D221D">
      <w:pPr>
        <w:spacing w:after="120" w:line="312" w:lineRule="auto"/>
        <w:jc w:val="both"/>
        <w:rPr>
          <w:sz w:val="28"/>
          <w:szCs w:val="28"/>
          <w:lang w:val="vi-VN"/>
        </w:rPr>
      </w:pPr>
    </w:p>
    <w:p w14:paraId="2BAE6374" w14:textId="77777777" w:rsidR="00A600EB" w:rsidRPr="00DC4FDF" w:rsidRDefault="00A600EB" w:rsidP="004D221D">
      <w:pPr>
        <w:spacing w:after="120" w:line="312" w:lineRule="auto"/>
        <w:jc w:val="both"/>
        <w:rPr>
          <w:sz w:val="28"/>
          <w:szCs w:val="28"/>
          <w:lang w:val="vi-VN"/>
        </w:rPr>
      </w:pPr>
    </w:p>
    <w:p w14:paraId="55F906A3" w14:textId="77777777" w:rsidR="00A600EB" w:rsidRPr="00DC4FDF" w:rsidRDefault="00A600EB" w:rsidP="004D221D">
      <w:pPr>
        <w:spacing w:after="120" w:line="312" w:lineRule="auto"/>
        <w:jc w:val="both"/>
        <w:rPr>
          <w:sz w:val="28"/>
          <w:szCs w:val="28"/>
          <w:lang w:val="vi-VN"/>
        </w:rPr>
      </w:pPr>
    </w:p>
    <w:p w14:paraId="542E6AB9" w14:textId="77777777" w:rsidR="00A600EB" w:rsidRPr="00DC4FDF" w:rsidRDefault="00A600EB" w:rsidP="004D221D">
      <w:pPr>
        <w:spacing w:after="120" w:line="312" w:lineRule="auto"/>
        <w:jc w:val="both"/>
        <w:rPr>
          <w:sz w:val="28"/>
          <w:szCs w:val="28"/>
          <w:lang w:val="vi-VN"/>
        </w:rPr>
      </w:pPr>
    </w:p>
    <w:p w14:paraId="720EF67E" w14:textId="77777777" w:rsidR="00A600EB" w:rsidRPr="00DC4FDF" w:rsidRDefault="00A600EB" w:rsidP="004D221D">
      <w:pPr>
        <w:spacing w:after="120" w:line="312" w:lineRule="auto"/>
        <w:jc w:val="both"/>
        <w:rPr>
          <w:sz w:val="28"/>
          <w:szCs w:val="28"/>
          <w:lang w:val="vi-VN"/>
        </w:rPr>
      </w:pPr>
    </w:p>
    <w:p w14:paraId="53F4B24B" w14:textId="77777777" w:rsidR="00A600EB" w:rsidRPr="00DC4FDF" w:rsidRDefault="00A600EB" w:rsidP="004D221D">
      <w:pPr>
        <w:spacing w:after="120" w:line="312" w:lineRule="auto"/>
        <w:jc w:val="both"/>
        <w:rPr>
          <w:sz w:val="28"/>
          <w:szCs w:val="28"/>
          <w:lang w:val="vi-VN"/>
        </w:rPr>
      </w:pPr>
    </w:p>
    <w:p w14:paraId="655CEAD4" w14:textId="77777777" w:rsidR="00A600EB" w:rsidRPr="00DC4FDF" w:rsidRDefault="00A600EB" w:rsidP="004D221D">
      <w:pPr>
        <w:spacing w:after="120" w:line="312" w:lineRule="auto"/>
        <w:jc w:val="both"/>
        <w:rPr>
          <w:sz w:val="28"/>
          <w:szCs w:val="28"/>
          <w:lang w:val="vi-VN"/>
        </w:rPr>
      </w:pPr>
    </w:p>
    <w:p w14:paraId="60F3E78E" w14:textId="77777777" w:rsidR="00A600EB" w:rsidRPr="00DC4FDF" w:rsidRDefault="00A600EB" w:rsidP="004D221D">
      <w:pPr>
        <w:spacing w:after="120" w:line="312" w:lineRule="auto"/>
        <w:jc w:val="both"/>
        <w:rPr>
          <w:sz w:val="28"/>
          <w:szCs w:val="28"/>
          <w:lang w:val="vi-VN"/>
        </w:rPr>
      </w:pPr>
    </w:p>
    <w:p w14:paraId="11748346" w14:textId="77777777" w:rsidR="00A600EB" w:rsidRPr="00DC4FDF" w:rsidRDefault="00A600EB" w:rsidP="004D221D">
      <w:pPr>
        <w:spacing w:after="120" w:line="312" w:lineRule="auto"/>
        <w:jc w:val="both"/>
        <w:rPr>
          <w:sz w:val="28"/>
          <w:szCs w:val="28"/>
          <w:lang w:val="vi-VN"/>
        </w:rPr>
      </w:pPr>
    </w:p>
    <w:p w14:paraId="59DCA1BA" w14:textId="77777777" w:rsidR="00A600EB" w:rsidRPr="00DC4FDF" w:rsidRDefault="00A600EB" w:rsidP="004D221D">
      <w:pPr>
        <w:spacing w:after="120" w:line="312" w:lineRule="auto"/>
        <w:jc w:val="both"/>
        <w:rPr>
          <w:sz w:val="28"/>
          <w:szCs w:val="28"/>
          <w:lang w:val="vi-VN"/>
        </w:rPr>
      </w:pPr>
    </w:p>
    <w:p w14:paraId="6E73A34E" w14:textId="3DDCC775" w:rsidR="00653A38" w:rsidRPr="00DC4FDF" w:rsidRDefault="00653A38" w:rsidP="004D221D">
      <w:pPr>
        <w:spacing w:after="120" w:line="312" w:lineRule="auto"/>
        <w:jc w:val="both"/>
        <w:rPr>
          <w:sz w:val="28"/>
          <w:szCs w:val="28"/>
          <w:lang w:val="vi-VN"/>
        </w:rPr>
      </w:pPr>
      <w:r w:rsidRPr="00DC4FDF">
        <w:rPr>
          <w:sz w:val="28"/>
          <w:szCs w:val="28"/>
          <w:lang w:val="vi-VN"/>
        </w:rPr>
        <w:t>Danh mục hình ảnh</w:t>
      </w:r>
      <w:r w:rsidR="00EC4665" w:rsidRPr="00DC4FDF">
        <w:rPr>
          <w:sz w:val="28"/>
          <w:szCs w:val="28"/>
          <w:lang w:val="vi-VN"/>
        </w:rPr>
        <w:t>…</w:t>
      </w:r>
    </w:p>
    <w:p w14:paraId="181881EB" w14:textId="77777777" w:rsidR="00A600EB" w:rsidRPr="00DC4FDF" w:rsidRDefault="00A600EB" w:rsidP="004D221D">
      <w:pPr>
        <w:spacing w:after="120" w:line="312" w:lineRule="auto"/>
        <w:jc w:val="both"/>
        <w:rPr>
          <w:sz w:val="28"/>
          <w:szCs w:val="28"/>
          <w:lang w:val="vi-VN"/>
        </w:rPr>
      </w:pPr>
    </w:p>
    <w:p w14:paraId="5AD9E3B7" w14:textId="77777777" w:rsidR="00A600EB" w:rsidRPr="00DC4FDF" w:rsidRDefault="00A600EB" w:rsidP="00B27BEE">
      <w:pPr>
        <w:jc w:val="both"/>
        <w:rPr>
          <w:sz w:val="28"/>
          <w:szCs w:val="28"/>
          <w:lang w:val="vi-VN"/>
        </w:rPr>
      </w:pPr>
    </w:p>
    <w:p w14:paraId="01A08647" w14:textId="77777777" w:rsidR="00A600EB" w:rsidRPr="00DC4FDF" w:rsidRDefault="00A600EB" w:rsidP="00B27BEE">
      <w:pPr>
        <w:jc w:val="both"/>
        <w:rPr>
          <w:sz w:val="28"/>
          <w:szCs w:val="28"/>
          <w:lang w:val="vi-VN"/>
        </w:rPr>
      </w:pPr>
    </w:p>
    <w:p w14:paraId="2A879B5E" w14:textId="77777777" w:rsidR="00A600EB" w:rsidRPr="00DC4FDF" w:rsidRDefault="00A600EB" w:rsidP="00B27BEE">
      <w:pPr>
        <w:jc w:val="both"/>
        <w:rPr>
          <w:sz w:val="28"/>
          <w:szCs w:val="28"/>
          <w:lang w:val="vi-VN"/>
        </w:rPr>
      </w:pPr>
    </w:p>
    <w:p w14:paraId="15DDD760" w14:textId="77777777" w:rsidR="00A600EB" w:rsidRPr="00DC4FDF" w:rsidRDefault="00A600EB" w:rsidP="00B27BEE">
      <w:pPr>
        <w:jc w:val="both"/>
        <w:rPr>
          <w:sz w:val="28"/>
          <w:szCs w:val="28"/>
          <w:lang w:val="vi-VN"/>
        </w:rPr>
      </w:pPr>
    </w:p>
    <w:p w14:paraId="5505AC77" w14:textId="77777777" w:rsidR="00A600EB" w:rsidRPr="00DC4FDF" w:rsidRDefault="00A600EB" w:rsidP="00B27BEE">
      <w:pPr>
        <w:jc w:val="both"/>
        <w:rPr>
          <w:sz w:val="28"/>
          <w:szCs w:val="28"/>
          <w:lang w:val="vi-VN"/>
        </w:rPr>
      </w:pPr>
    </w:p>
    <w:p w14:paraId="4AEF4892" w14:textId="77777777" w:rsidR="00A600EB" w:rsidRPr="00DC4FDF" w:rsidRDefault="00A600EB" w:rsidP="00B27BEE">
      <w:pPr>
        <w:jc w:val="both"/>
        <w:rPr>
          <w:sz w:val="28"/>
          <w:szCs w:val="28"/>
          <w:lang w:val="vi-VN"/>
        </w:rPr>
      </w:pPr>
    </w:p>
    <w:p w14:paraId="53A0ACB9" w14:textId="77777777" w:rsidR="00A600EB" w:rsidRPr="00DC4FDF" w:rsidRDefault="00A600EB" w:rsidP="00B27BEE">
      <w:pPr>
        <w:jc w:val="both"/>
        <w:rPr>
          <w:sz w:val="28"/>
          <w:szCs w:val="28"/>
          <w:lang w:val="vi-VN"/>
        </w:rPr>
      </w:pPr>
    </w:p>
    <w:p w14:paraId="1928E366" w14:textId="77777777" w:rsidR="00A600EB" w:rsidRPr="00DC4FDF" w:rsidRDefault="00A600EB" w:rsidP="00B27BEE">
      <w:pPr>
        <w:jc w:val="both"/>
        <w:rPr>
          <w:sz w:val="28"/>
          <w:szCs w:val="28"/>
          <w:lang w:val="vi-VN"/>
        </w:rPr>
      </w:pPr>
    </w:p>
    <w:p w14:paraId="6AC96A0A" w14:textId="77777777" w:rsidR="00A600EB" w:rsidRPr="00DC4FDF" w:rsidRDefault="00A600EB" w:rsidP="00B27BEE">
      <w:pPr>
        <w:jc w:val="both"/>
        <w:rPr>
          <w:sz w:val="28"/>
          <w:szCs w:val="28"/>
          <w:lang w:val="vi-VN"/>
        </w:rPr>
      </w:pPr>
    </w:p>
    <w:p w14:paraId="35C8967A" w14:textId="77777777" w:rsidR="00A600EB" w:rsidRPr="00DC4FDF" w:rsidRDefault="00A600EB" w:rsidP="00B27BEE">
      <w:pPr>
        <w:jc w:val="both"/>
        <w:rPr>
          <w:sz w:val="28"/>
          <w:szCs w:val="28"/>
          <w:lang w:val="vi-VN"/>
        </w:rPr>
      </w:pPr>
    </w:p>
    <w:p w14:paraId="4C659C33" w14:textId="77777777" w:rsidR="00A600EB" w:rsidRPr="00DC4FDF" w:rsidRDefault="00A600EB" w:rsidP="00B27BEE">
      <w:pPr>
        <w:jc w:val="both"/>
        <w:rPr>
          <w:sz w:val="28"/>
          <w:szCs w:val="28"/>
          <w:lang w:val="vi-VN"/>
        </w:rPr>
      </w:pPr>
    </w:p>
    <w:p w14:paraId="61A41944" w14:textId="77777777" w:rsidR="00A600EB" w:rsidRPr="00DC4FDF" w:rsidRDefault="00A600EB" w:rsidP="00B27BEE">
      <w:pPr>
        <w:jc w:val="both"/>
        <w:rPr>
          <w:sz w:val="28"/>
          <w:szCs w:val="28"/>
          <w:lang w:val="vi-VN"/>
        </w:rPr>
      </w:pPr>
    </w:p>
    <w:p w14:paraId="56AD5921" w14:textId="77777777" w:rsidR="00A600EB" w:rsidRPr="00DC4FDF" w:rsidRDefault="00A600EB" w:rsidP="00B27BEE">
      <w:pPr>
        <w:jc w:val="both"/>
        <w:rPr>
          <w:sz w:val="28"/>
          <w:szCs w:val="28"/>
          <w:lang w:val="vi-VN"/>
        </w:rPr>
      </w:pPr>
    </w:p>
    <w:p w14:paraId="08720A34" w14:textId="77777777" w:rsidR="00A600EB" w:rsidRPr="00DC4FDF" w:rsidRDefault="00A600EB" w:rsidP="00B27BEE">
      <w:pPr>
        <w:jc w:val="both"/>
        <w:rPr>
          <w:sz w:val="28"/>
          <w:szCs w:val="28"/>
          <w:lang w:val="vi-VN"/>
        </w:rPr>
      </w:pPr>
    </w:p>
    <w:p w14:paraId="4560457E" w14:textId="77777777" w:rsidR="00A600EB" w:rsidRPr="00DC4FDF" w:rsidRDefault="00A600EB" w:rsidP="00B27BEE">
      <w:pPr>
        <w:jc w:val="both"/>
        <w:rPr>
          <w:sz w:val="28"/>
          <w:szCs w:val="28"/>
          <w:lang w:val="vi-VN"/>
        </w:rPr>
      </w:pPr>
    </w:p>
    <w:p w14:paraId="3244F116" w14:textId="77777777" w:rsidR="00A600EB" w:rsidRPr="00DC4FDF" w:rsidRDefault="00A600EB" w:rsidP="00B27BEE">
      <w:pPr>
        <w:jc w:val="both"/>
        <w:rPr>
          <w:sz w:val="28"/>
          <w:szCs w:val="28"/>
          <w:lang w:val="vi-VN"/>
        </w:rPr>
      </w:pPr>
    </w:p>
    <w:p w14:paraId="0279A859" w14:textId="77777777" w:rsidR="00A600EB" w:rsidRPr="00DC4FDF" w:rsidRDefault="00A600EB" w:rsidP="00B27BEE">
      <w:pPr>
        <w:jc w:val="both"/>
        <w:rPr>
          <w:sz w:val="28"/>
          <w:szCs w:val="28"/>
          <w:lang w:val="vi-VN"/>
        </w:rPr>
      </w:pPr>
    </w:p>
    <w:p w14:paraId="6BDFFFBC" w14:textId="77777777" w:rsidR="00A600EB" w:rsidRPr="00DC4FDF" w:rsidRDefault="00A600EB" w:rsidP="00B27BEE">
      <w:pPr>
        <w:jc w:val="both"/>
        <w:rPr>
          <w:sz w:val="28"/>
          <w:szCs w:val="28"/>
          <w:lang w:val="vi-VN"/>
        </w:rPr>
      </w:pPr>
    </w:p>
    <w:p w14:paraId="63DCCB6D" w14:textId="77777777" w:rsidR="00A600EB" w:rsidRPr="00DC4FDF" w:rsidRDefault="00A600EB" w:rsidP="00B27BEE">
      <w:pPr>
        <w:jc w:val="both"/>
        <w:rPr>
          <w:sz w:val="28"/>
          <w:szCs w:val="28"/>
          <w:lang w:val="vi-VN"/>
        </w:rPr>
      </w:pPr>
    </w:p>
    <w:p w14:paraId="2D0B00E6" w14:textId="77777777" w:rsidR="00A600EB" w:rsidRPr="00DC4FDF" w:rsidRDefault="00A600EB" w:rsidP="00B27BEE">
      <w:pPr>
        <w:jc w:val="both"/>
        <w:rPr>
          <w:sz w:val="28"/>
          <w:szCs w:val="28"/>
          <w:lang w:val="vi-VN"/>
        </w:rPr>
      </w:pPr>
    </w:p>
    <w:p w14:paraId="654CD315" w14:textId="1A2E40B0" w:rsidR="00653A38" w:rsidRPr="00DC4FDF" w:rsidRDefault="00653A38" w:rsidP="00B27BEE">
      <w:pPr>
        <w:jc w:val="both"/>
        <w:rPr>
          <w:sz w:val="28"/>
          <w:szCs w:val="28"/>
          <w:lang w:val="vi-VN"/>
        </w:rPr>
      </w:pPr>
      <w:r w:rsidRPr="00DC4FDF">
        <w:rPr>
          <w:sz w:val="28"/>
          <w:szCs w:val="28"/>
          <w:lang w:val="vi-VN"/>
        </w:rPr>
        <w:lastRenderedPageBreak/>
        <w:t>Danh mục bảng biểu</w:t>
      </w:r>
      <w:r w:rsidR="00EC4665" w:rsidRPr="00DC4FDF">
        <w:rPr>
          <w:sz w:val="28"/>
          <w:szCs w:val="28"/>
          <w:lang w:val="vi-VN"/>
        </w:rPr>
        <w:t>…</w:t>
      </w:r>
    </w:p>
    <w:p w14:paraId="4F4AB9A6" w14:textId="77777777" w:rsidR="00EC4665" w:rsidRPr="00DC4FDF" w:rsidRDefault="00896764" w:rsidP="00B27BEE">
      <w:pPr>
        <w:jc w:val="both"/>
        <w:rPr>
          <w:sz w:val="28"/>
          <w:szCs w:val="28"/>
          <w:lang w:val="vi-VN"/>
        </w:rPr>
      </w:pPr>
      <w:r w:rsidRPr="00DC4FDF">
        <w:rPr>
          <w:sz w:val="28"/>
          <w:szCs w:val="28"/>
          <w:lang w:val="vi-VN"/>
        </w:rPr>
        <w:t>…</w:t>
      </w:r>
      <w:r w:rsidR="00EC4665" w:rsidRPr="00DC4FDF">
        <w:rPr>
          <w:sz w:val="28"/>
          <w:szCs w:val="28"/>
          <w:lang w:val="vi-VN"/>
        </w:rPr>
        <w:t>Các chương, các đề mục trong báo cáo…</w:t>
      </w:r>
    </w:p>
    <w:p w14:paraId="00C0FA2A" w14:textId="77777777" w:rsidR="00EC4665" w:rsidRPr="00DC4FDF" w:rsidRDefault="00EC4665" w:rsidP="00B27BEE">
      <w:pPr>
        <w:jc w:val="both"/>
        <w:rPr>
          <w:sz w:val="28"/>
          <w:szCs w:val="28"/>
          <w:lang w:val="vi-VN"/>
        </w:rPr>
      </w:pPr>
      <w:r w:rsidRPr="00DC4FDF">
        <w:rPr>
          <w:sz w:val="28"/>
          <w:szCs w:val="28"/>
          <w:lang w:val="vi-VN"/>
        </w:rPr>
        <w:t>…</w:t>
      </w:r>
    </w:p>
    <w:p w14:paraId="0649BD1B" w14:textId="77777777" w:rsidR="00653A38" w:rsidRPr="00DC4FDF" w:rsidRDefault="00653A38" w:rsidP="00B27BEE">
      <w:pPr>
        <w:jc w:val="both"/>
        <w:rPr>
          <w:color w:val="FF0000"/>
          <w:sz w:val="28"/>
          <w:szCs w:val="28"/>
          <w:lang w:val="vi-VN"/>
        </w:rPr>
      </w:pPr>
      <w:r w:rsidRPr="00DC4FDF">
        <w:rPr>
          <w:color w:val="FF0000"/>
          <w:sz w:val="28"/>
          <w:szCs w:val="28"/>
          <w:lang w:val="vi-VN"/>
        </w:rPr>
        <w:t xml:space="preserve">Bảng phân công </w:t>
      </w:r>
      <w:proofErr w:type="spellStart"/>
      <w:r w:rsidRPr="00DC4FDF">
        <w:rPr>
          <w:color w:val="FF0000"/>
          <w:sz w:val="28"/>
          <w:szCs w:val="28"/>
          <w:lang w:val="vi-VN"/>
        </w:rPr>
        <w:t>công</w:t>
      </w:r>
      <w:proofErr w:type="spellEnd"/>
      <w:r w:rsidRPr="00DC4FDF">
        <w:rPr>
          <w:color w:val="FF0000"/>
          <w:sz w:val="28"/>
          <w:szCs w:val="28"/>
          <w:lang w:val="vi-VN"/>
        </w:rPr>
        <w:t xml:space="preserve"> việc (theo </w:t>
      </w:r>
      <w:proofErr w:type="spellStart"/>
      <w:r w:rsidRPr="00DC4FDF">
        <w:rPr>
          <w:color w:val="FF0000"/>
          <w:sz w:val="28"/>
          <w:szCs w:val="28"/>
          <w:lang w:val="vi-VN"/>
        </w:rPr>
        <w:t>file</w:t>
      </w:r>
      <w:proofErr w:type="spellEnd"/>
      <w:r w:rsidRPr="00DC4FDF">
        <w:rPr>
          <w:color w:val="FF0000"/>
          <w:sz w:val="28"/>
          <w:szCs w:val="28"/>
          <w:lang w:val="vi-VN"/>
        </w:rPr>
        <w:t xml:space="preserve"> mẫu</w:t>
      </w:r>
      <w:r w:rsidR="0098126B" w:rsidRPr="00DC4FDF">
        <w:rPr>
          <w:color w:val="FF0000"/>
          <w:sz w:val="28"/>
          <w:szCs w:val="28"/>
          <w:lang w:val="vi-VN"/>
        </w:rPr>
        <w:t>- Phiếu báo cáo học tập</w:t>
      </w:r>
      <w:r w:rsidRPr="00DC4FDF">
        <w:rPr>
          <w:color w:val="FF0000"/>
          <w:sz w:val="28"/>
          <w:szCs w:val="28"/>
          <w:lang w:val="vi-VN"/>
        </w:rPr>
        <w:t>, in ra và kẹp vào báo cáo)</w:t>
      </w:r>
      <w:r w:rsidR="00EC4665" w:rsidRPr="00DC4FDF">
        <w:rPr>
          <w:color w:val="FF0000"/>
          <w:sz w:val="28"/>
          <w:szCs w:val="28"/>
          <w:lang w:val="vi-VN"/>
        </w:rPr>
        <w:t>..</w:t>
      </w:r>
    </w:p>
    <w:p w14:paraId="7B70DD81" w14:textId="77777777" w:rsidR="00A600EB" w:rsidRPr="00DC4FDF" w:rsidRDefault="00A600EB" w:rsidP="00B27BEE">
      <w:pPr>
        <w:jc w:val="both"/>
        <w:rPr>
          <w:b/>
          <w:sz w:val="28"/>
          <w:szCs w:val="28"/>
          <w:lang w:val="vi-VN"/>
        </w:rPr>
      </w:pPr>
    </w:p>
    <w:p w14:paraId="6122074D" w14:textId="77777777" w:rsidR="00A600EB" w:rsidRPr="00DC4FDF" w:rsidRDefault="00A600EB" w:rsidP="00B27BEE">
      <w:pPr>
        <w:jc w:val="both"/>
        <w:rPr>
          <w:b/>
          <w:sz w:val="28"/>
          <w:szCs w:val="28"/>
          <w:lang w:val="vi-VN"/>
        </w:rPr>
      </w:pPr>
    </w:p>
    <w:p w14:paraId="3181E65C" w14:textId="77777777" w:rsidR="00A600EB" w:rsidRPr="00DC4FDF" w:rsidRDefault="00A600EB" w:rsidP="00B27BEE">
      <w:pPr>
        <w:jc w:val="both"/>
        <w:rPr>
          <w:b/>
          <w:sz w:val="28"/>
          <w:szCs w:val="28"/>
          <w:lang w:val="vi-VN"/>
        </w:rPr>
      </w:pPr>
    </w:p>
    <w:p w14:paraId="461DFBE5" w14:textId="77777777" w:rsidR="00A600EB" w:rsidRPr="00DC4FDF" w:rsidRDefault="00A600EB" w:rsidP="00B27BEE">
      <w:pPr>
        <w:jc w:val="both"/>
        <w:rPr>
          <w:b/>
          <w:sz w:val="28"/>
          <w:szCs w:val="28"/>
          <w:lang w:val="vi-VN"/>
        </w:rPr>
      </w:pPr>
    </w:p>
    <w:p w14:paraId="6E88CC4D" w14:textId="77777777" w:rsidR="00A600EB" w:rsidRPr="00DC4FDF" w:rsidRDefault="00A600EB" w:rsidP="00B27BEE">
      <w:pPr>
        <w:jc w:val="both"/>
        <w:rPr>
          <w:b/>
          <w:sz w:val="28"/>
          <w:szCs w:val="28"/>
          <w:lang w:val="vi-VN"/>
        </w:rPr>
      </w:pPr>
    </w:p>
    <w:p w14:paraId="13B19BC5" w14:textId="77777777" w:rsidR="00A600EB" w:rsidRPr="00DC4FDF" w:rsidRDefault="00A600EB" w:rsidP="00B27BEE">
      <w:pPr>
        <w:jc w:val="both"/>
        <w:rPr>
          <w:b/>
          <w:sz w:val="28"/>
          <w:szCs w:val="28"/>
          <w:lang w:val="vi-VN"/>
        </w:rPr>
      </w:pPr>
    </w:p>
    <w:p w14:paraId="7A18B004" w14:textId="77777777" w:rsidR="00A600EB" w:rsidRPr="00DC4FDF" w:rsidRDefault="00A600EB" w:rsidP="00B27BEE">
      <w:pPr>
        <w:jc w:val="both"/>
        <w:rPr>
          <w:b/>
          <w:sz w:val="28"/>
          <w:szCs w:val="28"/>
          <w:lang w:val="vi-VN"/>
        </w:rPr>
      </w:pPr>
    </w:p>
    <w:p w14:paraId="5B106480" w14:textId="77777777" w:rsidR="00A600EB" w:rsidRPr="00DC4FDF" w:rsidRDefault="00A600EB" w:rsidP="00B27BEE">
      <w:pPr>
        <w:jc w:val="both"/>
        <w:rPr>
          <w:b/>
          <w:sz w:val="28"/>
          <w:szCs w:val="28"/>
          <w:lang w:val="vi-VN"/>
        </w:rPr>
      </w:pPr>
    </w:p>
    <w:p w14:paraId="6BFB6EA6" w14:textId="77777777" w:rsidR="00A600EB" w:rsidRPr="00DC4FDF" w:rsidRDefault="00A600EB" w:rsidP="00B27BEE">
      <w:pPr>
        <w:jc w:val="both"/>
        <w:rPr>
          <w:b/>
          <w:sz w:val="28"/>
          <w:szCs w:val="28"/>
          <w:lang w:val="vi-VN"/>
        </w:rPr>
      </w:pPr>
    </w:p>
    <w:p w14:paraId="0CA625BF" w14:textId="77777777" w:rsidR="00A600EB" w:rsidRPr="00DC4FDF" w:rsidRDefault="00A600EB" w:rsidP="00B27BEE">
      <w:pPr>
        <w:jc w:val="both"/>
        <w:rPr>
          <w:b/>
          <w:sz w:val="28"/>
          <w:szCs w:val="28"/>
          <w:lang w:val="vi-VN"/>
        </w:rPr>
      </w:pPr>
    </w:p>
    <w:p w14:paraId="4D5A6FE1" w14:textId="77777777" w:rsidR="00A600EB" w:rsidRPr="00DC4FDF" w:rsidRDefault="00A600EB" w:rsidP="00B27BEE">
      <w:pPr>
        <w:jc w:val="both"/>
        <w:rPr>
          <w:b/>
          <w:sz w:val="28"/>
          <w:szCs w:val="28"/>
          <w:lang w:val="vi-VN"/>
        </w:rPr>
      </w:pPr>
    </w:p>
    <w:p w14:paraId="37D518ED" w14:textId="77777777" w:rsidR="00A600EB" w:rsidRPr="00DC4FDF" w:rsidRDefault="00A600EB" w:rsidP="00B27BEE">
      <w:pPr>
        <w:jc w:val="both"/>
        <w:rPr>
          <w:b/>
          <w:sz w:val="28"/>
          <w:szCs w:val="28"/>
          <w:lang w:val="vi-VN"/>
        </w:rPr>
      </w:pPr>
    </w:p>
    <w:p w14:paraId="3A678C0F" w14:textId="77777777" w:rsidR="00A600EB" w:rsidRPr="00DC4FDF" w:rsidRDefault="00A600EB" w:rsidP="00B27BEE">
      <w:pPr>
        <w:jc w:val="both"/>
        <w:rPr>
          <w:b/>
          <w:sz w:val="28"/>
          <w:szCs w:val="28"/>
          <w:lang w:val="vi-VN"/>
        </w:rPr>
      </w:pPr>
    </w:p>
    <w:p w14:paraId="6DE1D5D7" w14:textId="77777777" w:rsidR="00A600EB" w:rsidRPr="00DC4FDF" w:rsidRDefault="00A600EB" w:rsidP="00B27BEE">
      <w:pPr>
        <w:jc w:val="both"/>
        <w:rPr>
          <w:b/>
          <w:sz w:val="28"/>
          <w:szCs w:val="28"/>
          <w:lang w:val="vi-VN"/>
        </w:rPr>
      </w:pPr>
    </w:p>
    <w:p w14:paraId="17C412EF" w14:textId="77777777" w:rsidR="00A600EB" w:rsidRPr="00DC4FDF" w:rsidRDefault="00A600EB" w:rsidP="00B27BEE">
      <w:pPr>
        <w:jc w:val="both"/>
        <w:rPr>
          <w:b/>
          <w:sz w:val="28"/>
          <w:szCs w:val="28"/>
          <w:lang w:val="vi-VN"/>
        </w:rPr>
      </w:pPr>
    </w:p>
    <w:p w14:paraId="0BAB622F" w14:textId="77777777" w:rsidR="00A600EB" w:rsidRPr="00DC4FDF" w:rsidRDefault="00A600EB" w:rsidP="00B27BEE">
      <w:pPr>
        <w:jc w:val="both"/>
        <w:rPr>
          <w:b/>
          <w:sz w:val="28"/>
          <w:szCs w:val="28"/>
          <w:lang w:val="vi-VN"/>
        </w:rPr>
      </w:pPr>
    </w:p>
    <w:p w14:paraId="31AAA585" w14:textId="77777777" w:rsidR="00A600EB" w:rsidRPr="00DC4FDF" w:rsidRDefault="00A600EB" w:rsidP="00B27BEE">
      <w:pPr>
        <w:jc w:val="both"/>
        <w:rPr>
          <w:b/>
          <w:sz w:val="28"/>
          <w:szCs w:val="28"/>
          <w:lang w:val="vi-VN"/>
        </w:rPr>
      </w:pPr>
    </w:p>
    <w:p w14:paraId="6924A8F4" w14:textId="77777777" w:rsidR="00A600EB" w:rsidRPr="00DC4FDF" w:rsidRDefault="00A600EB" w:rsidP="00B27BEE">
      <w:pPr>
        <w:jc w:val="both"/>
        <w:rPr>
          <w:b/>
          <w:sz w:val="28"/>
          <w:szCs w:val="28"/>
          <w:lang w:val="vi-VN"/>
        </w:rPr>
      </w:pPr>
    </w:p>
    <w:p w14:paraId="4839E35F" w14:textId="77777777" w:rsidR="00A600EB" w:rsidRPr="00DC4FDF" w:rsidRDefault="00A600EB" w:rsidP="00B27BEE">
      <w:pPr>
        <w:jc w:val="both"/>
        <w:rPr>
          <w:b/>
          <w:sz w:val="28"/>
          <w:szCs w:val="28"/>
          <w:lang w:val="vi-VN"/>
        </w:rPr>
      </w:pPr>
    </w:p>
    <w:p w14:paraId="03BC7B7C" w14:textId="77777777" w:rsidR="001A507D" w:rsidRPr="00DC4FDF" w:rsidRDefault="001A507D" w:rsidP="00B27BEE">
      <w:pPr>
        <w:jc w:val="both"/>
        <w:rPr>
          <w:b/>
          <w:sz w:val="28"/>
          <w:szCs w:val="28"/>
          <w:lang w:val="vi-VN"/>
        </w:rPr>
      </w:pPr>
    </w:p>
    <w:p w14:paraId="5117E8A0" w14:textId="0B61C762" w:rsidR="00D2744D" w:rsidRDefault="00C2577E" w:rsidP="00AE43AD">
      <w:pPr>
        <w:spacing w:before="60" w:after="60"/>
        <w:jc w:val="center"/>
        <w:rPr>
          <w:b/>
          <w:sz w:val="40"/>
          <w:szCs w:val="40"/>
          <w:lang w:val="vi-VN"/>
        </w:rPr>
      </w:pPr>
      <w:r w:rsidRPr="005C7D18">
        <w:rPr>
          <w:b/>
          <w:sz w:val="40"/>
          <w:szCs w:val="40"/>
          <w:lang w:val="vi-VN"/>
        </w:rPr>
        <w:t>Chương</w:t>
      </w:r>
      <w:r w:rsidR="00321D10" w:rsidRPr="005C7D18">
        <w:rPr>
          <w:b/>
          <w:sz w:val="40"/>
          <w:szCs w:val="40"/>
          <w:lang w:val="vi-VN"/>
        </w:rPr>
        <w:t xml:space="preserve"> </w:t>
      </w:r>
      <w:r w:rsidRPr="005C7D18">
        <w:rPr>
          <w:b/>
          <w:sz w:val="40"/>
          <w:szCs w:val="40"/>
          <w:lang w:val="vi-VN"/>
        </w:rPr>
        <w:t>1</w:t>
      </w:r>
      <w:r w:rsidR="00321D10" w:rsidRPr="005C7D18">
        <w:rPr>
          <w:b/>
          <w:sz w:val="40"/>
          <w:szCs w:val="40"/>
          <w:lang w:val="vi-VN"/>
        </w:rPr>
        <w:t xml:space="preserve">: </w:t>
      </w:r>
      <w:r w:rsidR="00F537A7" w:rsidRPr="005C7D18">
        <w:rPr>
          <w:b/>
          <w:sz w:val="40"/>
          <w:szCs w:val="40"/>
          <w:lang w:val="vi-VN"/>
        </w:rPr>
        <w:t>Tổng quan</w:t>
      </w:r>
      <w:r w:rsidR="00A600EB" w:rsidRPr="005C7D18">
        <w:rPr>
          <w:b/>
          <w:sz w:val="40"/>
          <w:szCs w:val="40"/>
          <w:lang w:val="vi-VN"/>
        </w:rPr>
        <w:t xml:space="preserve"> về An Toàn Bảo Mật Thông Tin</w:t>
      </w:r>
    </w:p>
    <w:p w14:paraId="28BBF668" w14:textId="77777777" w:rsidR="005C7D18" w:rsidRPr="005C7D18" w:rsidRDefault="005C7D18" w:rsidP="00AE43AD">
      <w:pPr>
        <w:spacing w:before="60" w:after="60"/>
        <w:jc w:val="center"/>
        <w:rPr>
          <w:b/>
          <w:sz w:val="40"/>
          <w:szCs w:val="40"/>
          <w:lang w:val="vi-VN"/>
        </w:rPr>
      </w:pPr>
    </w:p>
    <w:p w14:paraId="1D442854" w14:textId="77777777" w:rsidR="00D268B9" w:rsidRPr="00DC4FDF" w:rsidRDefault="00D268B9">
      <w:pPr>
        <w:numPr>
          <w:ilvl w:val="1"/>
          <w:numId w:val="1"/>
        </w:numPr>
        <w:spacing w:before="60" w:after="60"/>
        <w:ind w:left="709"/>
        <w:jc w:val="both"/>
        <w:rPr>
          <w:b/>
          <w:sz w:val="28"/>
          <w:szCs w:val="28"/>
          <w:lang w:val="vi-VN"/>
        </w:rPr>
      </w:pPr>
      <w:r w:rsidRPr="00DC4FDF">
        <w:rPr>
          <w:b/>
          <w:sz w:val="28"/>
          <w:szCs w:val="28"/>
          <w:lang w:val="vi-VN"/>
        </w:rPr>
        <w:t xml:space="preserve">Tổng quan về </w:t>
      </w:r>
      <w:r w:rsidR="00BF7F70" w:rsidRPr="00DC4FDF">
        <w:rPr>
          <w:b/>
          <w:sz w:val="28"/>
          <w:szCs w:val="28"/>
          <w:lang w:val="vi-VN"/>
        </w:rPr>
        <w:t>An toàn bảo mật thông tin</w:t>
      </w:r>
    </w:p>
    <w:p w14:paraId="0084C358" w14:textId="77777777" w:rsidR="00970D97" w:rsidRPr="00DC4FDF" w:rsidRDefault="00A600EB">
      <w:pPr>
        <w:numPr>
          <w:ilvl w:val="2"/>
          <w:numId w:val="1"/>
        </w:numPr>
        <w:spacing w:before="60" w:after="60"/>
        <w:jc w:val="both"/>
        <w:rPr>
          <w:b/>
          <w:sz w:val="28"/>
          <w:szCs w:val="28"/>
          <w:lang w:val="vi-VN"/>
        </w:rPr>
      </w:pPr>
      <w:r w:rsidRPr="00DC4FDF">
        <w:rPr>
          <w:b/>
          <w:sz w:val="28"/>
          <w:szCs w:val="28"/>
          <w:lang w:val="vi-VN"/>
        </w:rPr>
        <w:t>Khái niệm về An toàn thông tin</w:t>
      </w:r>
    </w:p>
    <w:p w14:paraId="40E89BB0" w14:textId="27083277" w:rsidR="00970D97" w:rsidRPr="00DC4FDF" w:rsidRDefault="00970D97" w:rsidP="00970D97">
      <w:pPr>
        <w:spacing w:before="60" w:after="60"/>
        <w:ind w:firstLine="720"/>
        <w:jc w:val="both"/>
        <w:rPr>
          <w:b/>
          <w:sz w:val="28"/>
          <w:szCs w:val="28"/>
          <w:lang w:val="vi-VN"/>
        </w:rPr>
      </w:pPr>
      <w:r w:rsidRPr="00DC4FDF">
        <w:rPr>
          <w:sz w:val="28"/>
          <w:szCs w:val="28"/>
          <w:lang w:val="vi-VN"/>
        </w:rPr>
        <w:t>An toàn thông tin (</w:t>
      </w:r>
      <w:proofErr w:type="spellStart"/>
      <w:r w:rsidRPr="00DC4FDF">
        <w:rPr>
          <w:sz w:val="28"/>
          <w:szCs w:val="28"/>
          <w:lang w:val="vi-VN"/>
        </w:rPr>
        <w:t>Information</w:t>
      </w:r>
      <w:proofErr w:type="spellEnd"/>
      <w:r w:rsidRPr="00DC4FDF">
        <w:rPr>
          <w:sz w:val="28"/>
          <w:szCs w:val="28"/>
          <w:lang w:val="vi-VN"/>
        </w:rPr>
        <w:t xml:space="preserve"> </w:t>
      </w:r>
      <w:proofErr w:type="spellStart"/>
      <w:r w:rsidRPr="00DC4FDF">
        <w:rPr>
          <w:sz w:val="28"/>
          <w:szCs w:val="28"/>
          <w:lang w:val="vi-VN"/>
        </w:rPr>
        <w:t>Security</w:t>
      </w:r>
      <w:proofErr w:type="spellEnd"/>
      <w:r w:rsidRPr="00DC4FDF">
        <w:rPr>
          <w:sz w:val="28"/>
          <w:szCs w:val="28"/>
          <w:lang w:val="vi-VN"/>
        </w:rPr>
        <w:t>) là một lĩnh vực đa ngành nhằm bảo vệ thông tin và hệ thống thông tin khỏi các truy cập trái phép, sử dụng, tiết lộ, phá hoại, sửa đổi hoặc phá hủy nhằm cung cấp tính bảo mật, toàn vẹn và khả dụng.</w:t>
      </w:r>
    </w:p>
    <w:p w14:paraId="36A9985D" w14:textId="77777777" w:rsidR="00970D97" w:rsidRPr="00DC4FDF" w:rsidRDefault="00970D97" w:rsidP="00970D97">
      <w:pPr>
        <w:pStyle w:val="ThngthngWeb"/>
        <w:ind w:firstLine="720"/>
        <w:rPr>
          <w:sz w:val="28"/>
          <w:szCs w:val="28"/>
          <w:lang w:val="vi-VN"/>
        </w:rPr>
      </w:pPr>
      <w:r w:rsidRPr="00DC4FDF">
        <w:rPr>
          <w:sz w:val="28"/>
          <w:szCs w:val="28"/>
          <w:lang w:val="vi-VN"/>
        </w:rPr>
        <w:t>An toàn thông tin không chỉ giới hạn trong việc bảo vệ dữ liệu điện tử mà còn bao gồm cả việc bảo vệ thông tin dưới mọi hình thức: vật lý, điện tử, hay thậm chí là thông tin được truyền miệng. Trong thời đại số hóa ngày nay, an toàn thông tin đóng vai trò then chốt trong việc đảm bảo hoạt động liên tục và tin cậy của các tổ chức, doanh nghiệp.</w:t>
      </w:r>
    </w:p>
    <w:p w14:paraId="072E11AE" w14:textId="77777777" w:rsidR="002B6877" w:rsidRPr="00DC4FDF" w:rsidRDefault="002B6877" w:rsidP="002B6877">
      <w:pPr>
        <w:spacing w:before="60" w:after="60"/>
        <w:ind w:left="2520"/>
        <w:jc w:val="both"/>
        <w:rPr>
          <w:b/>
          <w:sz w:val="28"/>
          <w:szCs w:val="28"/>
          <w:lang w:val="vi-VN"/>
        </w:rPr>
      </w:pPr>
    </w:p>
    <w:p w14:paraId="0FA01560" w14:textId="0B6FAC90" w:rsidR="00F158DE" w:rsidRPr="00DC4FDF" w:rsidRDefault="008E0AF8">
      <w:pPr>
        <w:numPr>
          <w:ilvl w:val="2"/>
          <w:numId w:val="1"/>
        </w:numPr>
        <w:spacing w:before="60" w:after="60"/>
        <w:jc w:val="both"/>
        <w:rPr>
          <w:b/>
          <w:sz w:val="28"/>
          <w:szCs w:val="28"/>
          <w:lang w:val="vi-VN"/>
        </w:rPr>
      </w:pPr>
      <w:r w:rsidRPr="00DC4FDF">
        <w:rPr>
          <w:b/>
          <w:sz w:val="28"/>
          <w:szCs w:val="28"/>
          <w:lang w:val="vi-VN"/>
        </w:rPr>
        <w:t xml:space="preserve">Các yêu cầu </w:t>
      </w:r>
      <w:r w:rsidR="00A926B0" w:rsidRPr="00DC4FDF">
        <w:rPr>
          <w:b/>
          <w:sz w:val="28"/>
          <w:szCs w:val="28"/>
          <w:lang w:val="vi-VN"/>
        </w:rPr>
        <w:t xml:space="preserve">của Bảo mật thông </w:t>
      </w:r>
      <w:r w:rsidR="00A30D03" w:rsidRPr="00DC4FDF">
        <w:rPr>
          <w:b/>
          <w:sz w:val="28"/>
          <w:szCs w:val="28"/>
          <w:lang w:val="vi-VN"/>
        </w:rPr>
        <w:t>tin:</w:t>
      </w:r>
      <w:r w:rsidR="00A44F2A" w:rsidRPr="00DC4FDF">
        <w:rPr>
          <w:bCs/>
          <w:color w:val="EE0000"/>
          <w:sz w:val="28"/>
          <w:szCs w:val="28"/>
          <w:lang w:val="vi-VN"/>
        </w:rPr>
        <w:t xml:space="preserve"> </w:t>
      </w:r>
      <w:r w:rsidR="00A44F2A" w:rsidRPr="00DC4FDF">
        <w:rPr>
          <w:b/>
          <w:sz w:val="28"/>
          <w:szCs w:val="28"/>
          <w:lang w:val="vi-VN"/>
        </w:rPr>
        <w:t>Bí mật, toàn vẹn, xác thực, chống chối bỏ</w:t>
      </w:r>
    </w:p>
    <w:p w14:paraId="42053F69" w14:textId="1FA9C7C2" w:rsidR="004D5E12" w:rsidRPr="00630D37" w:rsidRDefault="004D5E12" w:rsidP="00D91250">
      <w:pPr>
        <w:pStyle w:val="ThngthngWeb"/>
        <w:ind w:firstLine="720"/>
        <w:rPr>
          <w:sz w:val="28"/>
          <w:szCs w:val="28"/>
          <w:lang w:val="vi-VN"/>
        </w:rPr>
      </w:pPr>
      <w:r w:rsidRPr="00630D37">
        <w:rPr>
          <w:sz w:val="28"/>
          <w:szCs w:val="28"/>
          <w:lang w:val="vi-VN"/>
        </w:rPr>
        <w:t>Trong an toàn thông tin, các yêu cầu cơ bản nhất thường được xây dựng xung quanh một mô hình kinh điển gọi là Bộ ba CIA. Đây là nền tảng cốt lõi cho mọi hệ thống bảo mật. Ngoài ra, trong kỷ nguyên số hiện đại, mô hình này còn được mở rộng thêm một số yếu tố quan trọng khác.</w:t>
      </w:r>
    </w:p>
    <w:p w14:paraId="5E5E7336" w14:textId="77777777" w:rsidR="004D5E12" w:rsidRPr="00DC4FDF" w:rsidRDefault="004D5E12" w:rsidP="005D01CD">
      <w:pPr>
        <w:pStyle w:val="ThngthngWeb"/>
        <w:ind w:firstLine="720"/>
        <w:rPr>
          <w:sz w:val="28"/>
          <w:szCs w:val="28"/>
          <w:lang w:val="vi-VN"/>
        </w:rPr>
      </w:pPr>
      <w:r w:rsidRPr="00DC4FDF">
        <w:rPr>
          <w:sz w:val="28"/>
          <w:szCs w:val="28"/>
          <w:lang w:val="vi-VN"/>
        </w:rPr>
        <w:t>Dưới đây là chi tiết các yêu cầu của bảo mật thông tin:</w:t>
      </w:r>
    </w:p>
    <w:p w14:paraId="6634F331" w14:textId="5B77CE41" w:rsidR="00636162" w:rsidRPr="00DC4FDF" w:rsidRDefault="00636162" w:rsidP="005D01CD">
      <w:pPr>
        <w:pStyle w:val="ThngthngWeb"/>
        <w:ind w:firstLine="720"/>
        <w:rPr>
          <w:b/>
          <w:bCs/>
          <w:sz w:val="28"/>
          <w:szCs w:val="28"/>
          <w:lang w:val="vi-VN"/>
        </w:rPr>
      </w:pPr>
      <w:r w:rsidRPr="00DC4FDF">
        <w:rPr>
          <w:b/>
          <w:bCs/>
          <w:sz w:val="28"/>
          <w:szCs w:val="28"/>
          <w:lang w:val="vi-VN"/>
        </w:rPr>
        <w:t xml:space="preserve">Tính </w:t>
      </w:r>
      <w:r w:rsidR="00F74C1C" w:rsidRPr="00DC4FDF">
        <w:rPr>
          <w:b/>
          <w:bCs/>
          <w:sz w:val="28"/>
          <w:szCs w:val="28"/>
          <w:lang w:val="vi-VN"/>
        </w:rPr>
        <w:t>b</w:t>
      </w:r>
      <w:r w:rsidRPr="00DC4FDF">
        <w:rPr>
          <w:b/>
          <w:bCs/>
          <w:sz w:val="28"/>
          <w:szCs w:val="28"/>
          <w:lang w:val="vi-VN"/>
        </w:rPr>
        <w:t>í mật</w:t>
      </w:r>
    </w:p>
    <w:p w14:paraId="142AA997" w14:textId="73CDEDF8" w:rsidR="004A31AB" w:rsidRPr="00DC4FDF" w:rsidRDefault="004A31AB" w:rsidP="005D01CD">
      <w:pPr>
        <w:ind w:left="1080"/>
        <w:rPr>
          <w:sz w:val="28"/>
          <w:szCs w:val="28"/>
          <w:lang w:val="vi-VN"/>
        </w:rPr>
      </w:pPr>
      <w:r w:rsidRPr="00DC4FDF">
        <w:rPr>
          <w:sz w:val="28"/>
          <w:szCs w:val="28"/>
          <w:lang w:val="vi-VN"/>
        </w:rPr>
        <w:t xml:space="preserve">- Đảm bảo thông tin chỉ những người được phép mới có thể truy cập và </w:t>
      </w:r>
      <w:r w:rsidR="005D01CD" w:rsidRPr="00DC4FDF">
        <w:rPr>
          <w:sz w:val="28"/>
          <w:szCs w:val="28"/>
          <w:lang w:val="vi-VN"/>
        </w:rPr>
        <w:t xml:space="preserve">đọc </w:t>
      </w:r>
      <w:r w:rsidRPr="00DC4FDF">
        <w:rPr>
          <w:sz w:val="28"/>
          <w:szCs w:val="28"/>
          <w:lang w:val="vi-VN"/>
        </w:rPr>
        <w:t>được.</w:t>
      </w:r>
    </w:p>
    <w:p w14:paraId="43B8CA1E" w14:textId="77777777" w:rsidR="004A31AB" w:rsidRPr="00DC4FDF" w:rsidRDefault="004A31AB" w:rsidP="005D01CD">
      <w:pPr>
        <w:ind w:left="1080" w:firstLine="360"/>
        <w:rPr>
          <w:sz w:val="28"/>
          <w:szCs w:val="28"/>
          <w:lang w:val="vi-VN"/>
        </w:rPr>
      </w:pPr>
      <w:r w:rsidRPr="00DC4FDF">
        <w:rPr>
          <w:sz w:val="28"/>
          <w:szCs w:val="28"/>
          <w:lang w:val="vi-VN"/>
        </w:rPr>
        <w:t xml:space="preserve">+ Dữ liệu phải được giữ kín. </w:t>
      </w:r>
    </w:p>
    <w:p w14:paraId="232EA695" w14:textId="77777777" w:rsidR="004A31AB" w:rsidRPr="00DC4FDF" w:rsidRDefault="004A31AB" w:rsidP="005D01CD">
      <w:pPr>
        <w:ind w:left="1080" w:firstLine="360"/>
        <w:rPr>
          <w:sz w:val="28"/>
          <w:szCs w:val="28"/>
          <w:lang w:val="vi-VN"/>
        </w:rPr>
      </w:pPr>
      <w:r w:rsidRPr="00DC4FDF">
        <w:rPr>
          <w:sz w:val="28"/>
          <w:szCs w:val="28"/>
          <w:lang w:val="vi-VN"/>
        </w:rPr>
        <w:t xml:space="preserve">+ Thường dùng các thuật toán mã hóa như DES, AES để bảo vệ. </w:t>
      </w:r>
    </w:p>
    <w:p w14:paraId="4FB9791F" w14:textId="77777777" w:rsidR="004A31AB" w:rsidRPr="00DC4FDF" w:rsidRDefault="004A31AB" w:rsidP="005D01CD">
      <w:pPr>
        <w:ind w:left="1080"/>
        <w:rPr>
          <w:sz w:val="28"/>
          <w:szCs w:val="28"/>
          <w:lang w:val="vi-VN"/>
        </w:rPr>
      </w:pPr>
      <w:r w:rsidRPr="00DC4FDF">
        <w:rPr>
          <w:sz w:val="28"/>
          <w:szCs w:val="28"/>
          <w:lang w:val="vi-VN"/>
        </w:rPr>
        <w:lastRenderedPageBreak/>
        <w:t>Ví dụ: mật khẩu, tài khoản ngân hàng phải được mã hóa khi truyền.</w:t>
      </w:r>
    </w:p>
    <w:p w14:paraId="56A2B051" w14:textId="5C81BD4C" w:rsidR="0087788F" w:rsidRPr="00DC4FDF" w:rsidRDefault="00853DE0" w:rsidP="0087788F">
      <w:pPr>
        <w:rPr>
          <w:b/>
          <w:bCs/>
          <w:sz w:val="28"/>
          <w:szCs w:val="28"/>
          <w:lang w:val="vi-VN"/>
        </w:rPr>
      </w:pPr>
      <w:r w:rsidRPr="00DC4FDF">
        <w:rPr>
          <w:b/>
          <w:bCs/>
          <w:sz w:val="28"/>
          <w:szCs w:val="28"/>
          <w:lang w:val="vi-VN"/>
        </w:rPr>
        <w:tab/>
        <w:t>Tính</w:t>
      </w:r>
      <w:r w:rsidR="00E62B3D" w:rsidRPr="00DC4FDF">
        <w:rPr>
          <w:b/>
          <w:bCs/>
          <w:sz w:val="28"/>
          <w:szCs w:val="28"/>
          <w:lang w:val="vi-VN"/>
        </w:rPr>
        <w:t xml:space="preserve"> </w:t>
      </w:r>
      <w:r w:rsidR="00F74C1C" w:rsidRPr="00DC4FDF">
        <w:rPr>
          <w:b/>
          <w:bCs/>
          <w:sz w:val="28"/>
          <w:szCs w:val="28"/>
          <w:lang w:val="vi-VN"/>
        </w:rPr>
        <w:t>t</w:t>
      </w:r>
      <w:r w:rsidR="00E62B3D" w:rsidRPr="00DC4FDF">
        <w:rPr>
          <w:b/>
          <w:bCs/>
          <w:sz w:val="28"/>
          <w:szCs w:val="28"/>
          <w:lang w:val="vi-VN"/>
        </w:rPr>
        <w:t>oàn vẹn</w:t>
      </w:r>
    </w:p>
    <w:p w14:paraId="2744F983" w14:textId="77777777" w:rsidR="00C147B7" w:rsidRPr="00DC4FDF" w:rsidRDefault="00C147B7" w:rsidP="00D91250">
      <w:pPr>
        <w:ind w:left="720" w:firstLine="720"/>
        <w:rPr>
          <w:sz w:val="28"/>
          <w:szCs w:val="28"/>
          <w:lang w:val="vi-VN"/>
        </w:rPr>
      </w:pPr>
      <w:r w:rsidRPr="00DC4FDF">
        <w:rPr>
          <w:sz w:val="28"/>
          <w:szCs w:val="28"/>
          <w:lang w:val="vi-VN"/>
        </w:rPr>
        <w:t>- Đảm bảo dữ liệu không bị sửa đổi, thêm bớt hoặc phá hủy trái phép trong quá trình lưu trữ và truyền tin.</w:t>
      </w:r>
    </w:p>
    <w:p w14:paraId="1C24E258" w14:textId="77777777" w:rsidR="00C147B7" w:rsidRPr="00DC4FDF" w:rsidRDefault="00C147B7" w:rsidP="00D91250">
      <w:pPr>
        <w:ind w:left="1440" w:firstLine="720"/>
        <w:rPr>
          <w:sz w:val="28"/>
          <w:szCs w:val="28"/>
          <w:lang w:val="vi-VN"/>
        </w:rPr>
      </w:pPr>
      <w:r w:rsidRPr="00DC4FDF">
        <w:rPr>
          <w:sz w:val="28"/>
          <w:szCs w:val="28"/>
          <w:lang w:val="vi-VN"/>
        </w:rPr>
        <w:t xml:space="preserve">+ Người nhận phải kiểm tra được dữ liệu còn nguyên vẹn. </w:t>
      </w:r>
    </w:p>
    <w:p w14:paraId="4E0C15F2" w14:textId="77777777" w:rsidR="00C147B7" w:rsidRPr="00DC4FDF" w:rsidRDefault="00C147B7" w:rsidP="00D91250">
      <w:pPr>
        <w:ind w:left="1440" w:firstLine="720"/>
        <w:rPr>
          <w:sz w:val="28"/>
          <w:szCs w:val="28"/>
          <w:lang w:val="vi-VN"/>
        </w:rPr>
      </w:pPr>
      <w:r w:rsidRPr="00DC4FDF">
        <w:rPr>
          <w:sz w:val="28"/>
          <w:szCs w:val="28"/>
          <w:lang w:val="vi-VN"/>
        </w:rPr>
        <w:t xml:space="preserve">+ Dùng hàm băm, chữ ký số,… </w:t>
      </w:r>
    </w:p>
    <w:p w14:paraId="40B2C5CC" w14:textId="77777777" w:rsidR="00C147B7" w:rsidRPr="00DC4FDF" w:rsidRDefault="00C147B7" w:rsidP="00D91250">
      <w:pPr>
        <w:ind w:left="1440" w:firstLine="720"/>
        <w:rPr>
          <w:sz w:val="28"/>
          <w:szCs w:val="28"/>
          <w:lang w:val="vi-VN"/>
        </w:rPr>
      </w:pPr>
      <w:r w:rsidRPr="00DC4FDF">
        <w:rPr>
          <w:sz w:val="28"/>
          <w:szCs w:val="28"/>
          <w:lang w:val="vi-VN"/>
        </w:rPr>
        <w:t xml:space="preserve">Ví dụ: </w:t>
      </w:r>
      <w:proofErr w:type="spellStart"/>
      <w:r w:rsidRPr="00DC4FDF">
        <w:rPr>
          <w:sz w:val="28"/>
          <w:szCs w:val="28"/>
          <w:lang w:val="vi-VN"/>
        </w:rPr>
        <w:t>file</w:t>
      </w:r>
      <w:proofErr w:type="spellEnd"/>
      <w:r w:rsidRPr="00DC4FDF">
        <w:rPr>
          <w:sz w:val="28"/>
          <w:szCs w:val="28"/>
          <w:lang w:val="vi-VN"/>
        </w:rPr>
        <w:t xml:space="preserve"> gửi đi không bị thay đổi nội dung.</w:t>
      </w:r>
    </w:p>
    <w:p w14:paraId="40C5B8DC" w14:textId="5F7E3CCB" w:rsidR="00E62B3D" w:rsidRPr="00DC4FDF" w:rsidRDefault="00AC79E2" w:rsidP="00FF28F8">
      <w:pPr>
        <w:ind w:firstLine="360"/>
        <w:rPr>
          <w:b/>
          <w:bCs/>
          <w:sz w:val="28"/>
          <w:szCs w:val="28"/>
          <w:lang w:val="vi-VN"/>
        </w:rPr>
      </w:pPr>
      <w:r w:rsidRPr="00DC4FDF">
        <w:rPr>
          <w:b/>
          <w:bCs/>
          <w:sz w:val="28"/>
          <w:szCs w:val="28"/>
          <w:lang w:val="vi-VN"/>
        </w:rPr>
        <w:t xml:space="preserve">Tính </w:t>
      </w:r>
      <w:r w:rsidR="00F74C1C" w:rsidRPr="00DC4FDF">
        <w:rPr>
          <w:b/>
          <w:bCs/>
          <w:sz w:val="28"/>
          <w:szCs w:val="28"/>
          <w:lang w:val="vi-VN"/>
        </w:rPr>
        <w:t>x</w:t>
      </w:r>
      <w:r w:rsidRPr="00DC4FDF">
        <w:rPr>
          <w:b/>
          <w:bCs/>
          <w:sz w:val="28"/>
          <w:szCs w:val="28"/>
          <w:lang w:val="vi-VN"/>
        </w:rPr>
        <w:t>ác thực</w:t>
      </w:r>
    </w:p>
    <w:p w14:paraId="61A9B10D" w14:textId="77777777" w:rsidR="00E0780A" w:rsidRPr="00DC4FDF" w:rsidRDefault="00E0780A" w:rsidP="00D91250">
      <w:pPr>
        <w:ind w:left="720" w:firstLine="720"/>
        <w:rPr>
          <w:sz w:val="28"/>
          <w:szCs w:val="28"/>
          <w:lang w:val="vi-VN"/>
        </w:rPr>
      </w:pPr>
      <w:r w:rsidRPr="00DC4FDF">
        <w:rPr>
          <w:sz w:val="28"/>
          <w:szCs w:val="28"/>
          <w:lang w:val="vi-VN"/>
        </w:rPr>
        <w:t>- Xác minh đúng danh tính người gửi hoặc người truy cập hệ thống.</w:t>
      </w:r>
    </w:p>
    <w:p w14:paraId="45FA36C9" w14:textId="77777777" w:rsidR="00E0780A" w:rsidRPr="00DC4FDF" w:rsidRDefault="00E0780A" w:rsidP="00D91250">
      <w:pPr>
        <w:ind w:left="1440" w:firstLine="720"/>
        <w:rPr>
          <w:sz w:val="28"/>
          <w:szCs w:val="28"/>
          <w:lang w:val="vi-VN"/>
        </w:rPr>
      </w:pPr>
      <w:r w:rsidRPr="00DC4FDF">
        <w:rPr>
          <w:sz w:val="28"/>
          <w:szCs w:val="28"/>
          <w:lang w:val="vi-VN"/>
        </w:rPr>
        <w:t xml:space="preserve">+ Đảm bảo người dùng là hợp lệ. </w:t>
      </w:r>
    </w:p>
    <w:p w14:paraId="2B14888D" w14:textId="77777777" w:rsidR="00E0780A" w:rsidRPr="00DC4FDF" w:rsidRDefault="00E0780A" w:rsidP="00D91250">
      <w:pPr>
        <w:ind w:left="2160"/>
        <w:rPr>
          <w:sz w:val="28"/>
          <w:szCs w:val="28"/>
          <w:lang w:val="vi-VN"/>
        </w:rPr>
      </w:pPr>
      <w:r w:rsidRPr="00DC4FDF">
        <w:rPr>
          <w:sz w:val="28"/>
          <w:szCs w:val="28"/>
          <w:lang w:val="vi-VN"/>
        </w:rPr>
        <w:t xml:space="preserve">+ Thường dùng mật khẩu, OTP, chữ ký số,… </w:t>
      </w:r>
    </w:p>
    <w:p w14:paraId="4DC7404B" w14:textId="77777777" w:rsidR="00E0780A" w:rsidRPr="00DC4FDF" w:rsidRDefault="00E0780A" w:rsidP="00D91250">
      <w:pPr>
        <w:ind w:left="1440" w:firstLine="720"/>
        <w:rPr>
          <w:sz w:val="28"/>
          <w:szCs w:val="28"/>
          <w:lang w:val="vi-VN"/>
        </w:rPr>
      </w:pPr>
      <w:r w:rsidRPr="00DC4FDF">
        <w:rPr>
          <w:sz w:val="28"/>
          <w:szCs w:val="28"/>
          <w:lang w:val="vi-VN"/>
        </w:rPr>
        <w:t>Ví dụ: đăng nhập tài khoản bằng mật khẩu và mã OTP.</w:t>
      </w:r>
    </w:p>
    <w:p w14:paraId="321AC8E8" w14:textId="77777777" w:rsidR="00EC3AA1" w:rsidRPr="00DC4FDF" w:rsidRDefault="00F74C1C" w:rsidP="00FF28F8">
      <w:pPr>
        <w:ind w:firstLine="720"/>
        <w:rPr>
          <w:b/>
          <w:bCs/>
          <w:sz w:val="28"/>
          <w:szCs w:val="28"/>
          <w:lang w:val="vi-VN"/>
        </w:rPr>
      </w:pPr>
      <w:r w:rsidRPr="00DC4FDF">
        <w:rPr>
          <w:b/>
          <w:bCs/>
          <w:sz w:val="28"/>
          <w:szCs w:val="28"/>
          <w:lang w:val="vi-VN"/>
        </w:rPr>
        <w:t>Tính chống chối bỏ</w:t>
      </w:r>
    </w:p>
    <w:p w14:paraId="7D9F3F48" w14:textId="457EF21B" w:rsidR="00EC3AA1" w:rsidRPr="00DC4FDF" w:rsidRDefault="00EC3AA1" w:rsidP="00D91250">
      <w:pPr>
        <w:ind w:left="720" w:firstLine="720"/>
        <w:rPr>
          <w:b/>
          <w:bCs/>
          <w:sz w:val="28"/>
          <w:szCs w:val="28"/>
          <w:lang w:val="vi-VN"/>
        </w:rPr>
      </w:pPr>
      <w:r w:rsidRPr="00DC4FDF">
        <w:rPr>
          <w:sz w:val="28"/>
          <w:szCs w:val="28"/>
          <w:lang w:val="vi-VN"/>
        </w:rPr>
        <w:t>- Đảm bảo người gửi không thể phủ nhận việc đã gửi thông tin hoặc thực hiện giao dịch.</w:t>
      </w:r>
    </w:p>
    <w:p w14:paraId="614BABB5" w14:textId="77777777" w:rsidR="00EC3AA1" w:rsidRPr="00DC4FDF" w:rsidRDefault="00EC3AA1" w:rsidP="00D91250">
      <w:pPr>
        <w:ind w:left="1440" w:firstLine="720"/>
        <w:rPr>
          <w:sz w:val="28"/>
          <w:szCs w:val="28"/>
          <w:lang w:val="vi-VN"/>
        </w:rPr>
      </w:pPr>
      <w:r w:rsidRPr="00DC4FDF">
        <w:rPr>
          <w:sz w:val="28"/>
          <w:szCs w:val="28"/>
          <w:lang w:val="vi-VN"/>
        </w:rPr>
        <w:t xml:space="preserve">+ Thường dùng chữ ký số và chứng thực điện tử. </w:t>
      </w:r>
    </w:p>
    <w:p w14:paraId="0CF63A39" w14:textId="30B675AA" w:rsidR="00FE5750" w:rsidRPr="005C7D18" w:rsidRDefault="00EC3AA1" w:rsidP="005C7D18">
      <w:pPr>
        <w:ind w:left="1440" w:firstLine="720"/>
        <w:rPr>
          <w:sz w:val="28"/>
          <w:szCs w:val="28"/>
          <w:lang w:val="vi-VN"/>
        </w:rPr>
      </w:pPr>
      <w:r w:rsidRPr="00DC4FDF">
        <w:rPr>
          <w:sz w:val="28"/>
          <w:szCs w:val="28"/>
          <w:lang w:val="vi-VN"/>
        </w:rPr>
        <w:t>Ví dụ: khi ký hợp đồng điện tử, người ký không thể phủ nhận chữ ký của mình.</w:t>
      </w:r>
    </w:p>
    <w:p w14:paraId="707C4785" w14:textId="77777777" w:rsidR="00D91250" w:rsidRPr="00DC4FDF" w:rsidRDefault="00F158DE">
      <w:pPr>
        <w:numPr>
          <w:ilvl w:val="2"/>
          <w:numId w:val="1"/>
        </w:numPr>
        <w:spacing w:before="60" w:after="60"/>
        <w:jc w:val="both"/>
        <w:rPr>
          <w:b/>
          <w:sz w:val="28"/>
          <w:szCs w:val="28"/>
          <w:lang w:val="vi-VN"/>
        </w:rPr>
      </w:pPr>
      <w:r w:rsidRPr="00DC4FDF">
        <w:rPr>
          <w:b/>
          <w:sz w:val="28"/>
          <w:szCs w:val="28"/>
          <w:lang w:val="vi-VN"/>
        </w:rPr>
        <w:t xml:space="preserve">Vai trò của mã hóa dữ liệu trong bảo vệ thông </w:t>
      </w:r>
      <w:r w:rsidR="00733554" w:rsidRPr="00DC4FDF">
        <w:rPr>
          <w:b/>
          <w:sz w:val="28"/>
          <w:szCs w:val="28"/>
          <w:lang w:val="vi-VN"/>
        </w:rPr>
        <w:t>tin</w:t>
      </w:r>
    </w:p>
    <w:p w14:paraId="324ADE7C" w14:textId="3463DEAA" w:rsidR="00FD0C62" w:rsidRPr="00DC4FDF" w:rsidRDefault="00FD0C62" w:rsidP="00D91250">
      <w:pPr>
        <w:spacing w:before="60" w:after="60"/>
        <w:ind w:firstLine="720"/>
        <w:jc w:val="both"/>
        <w:rPr>
          <w:b/>
          <w:sz w:val="28"/>
          <w:szCs w:val="28"/>
          <w:lang w:val="vi-VN"/>
        </w:rPr>
      </w:pPr>
      <w:r w:rsidRPr="00DC4FDF">
        <w:rPr>
          <w:sz w:val="28"/>
          <w:szCs w:val="28"/>
          <w:lang w:val="vi-VN"/>
        </w:rPr>
        <w:t>Mã hóa dữ liệu là quá trình biến đổi dữ liệu gốc thành dữ liệu mã hóa</w:t>
      </w:r>
      <w:r w:rsidR="00630D37">
        <w:rPr>
          <w:sz w:val="28"/>
          <w:szCs w:val="28"/>
          <w:lang w:val="vi-VN"/>
        </w:rPr>
        <w:t xml:space="preserve"> </w:t>
      </w:r>
      <w:r w:rsidRPr="00DC4FDF">
        <w:rPr>
          <w:sz w:val="28"/>
          <w:szCs w:val="28"/>
          <w:lang w:val="vi-VN"/>
        </w:rPr>
        <w:t>bằng khóa bí mật để người không có khóa không thể đọc được nội dung.</w:t>
      </w:r>
      <w:r w:rsidR="00F37E94">
        <w:rPr>
          <w:sz w:val="28"/>
          <w:szCs w:val="28"/>
          <w:lang w:val="vi-VN"/>
        </w:rPr>
        <w:t xml:space="preserve"> </w:t>
      </w:r>
      <w:r w:rsidR="0076331B" w:rsidRPr="00DC4FDF">
        <w:rPr>
          <w:sz w:val="28"/>
          <w:szCs w:val="28"/>
          <w:lang w:val="vi-VN"/>
        </w:rPr>
        <w:t xml:space="preserve">Vai trò của mã hóa gồm: </w:t>
      </w:r>
    </w:p>
    <w:p w14:paraId="55CC62CA" w14:textId="00FC19C1" w:rsidR="00EA1950" w:rsidRPr="005C7D18" w:rsidRDefault="00FD0C62" w:rsidP="005C7D18">
      <w:pPr>
        <w:pStyle w:val="oancuaDanhsach"/>
        <w:spacing w:after="160" w:line="278" w:lineRule="auto"/>
        <w:ind w:left="1080" w:firstLine="360"/>
        <w:rPr>
          <w:sz w:val="28"/>
          <w:szCs w:val="28"/>
          <w:lang w:val="vi-VN"/>
        </w:rPr>
      </w:pPr>
      <w:r w:rsidRPr="00DC4FDF">
        <w:rPr>
          <w:sz w:val="28"/>
          <w:szCs w:val="28"/>
          <w:lang w:val="vi-VN"/>
        </w:rPr>
        <w:t xml:space="preserve">Bảo vệ tính bí mật của dữ liệu : </w:t>
      </w:r>
      <w:r w:rsidR="00A35BFD" w:rsidRPr="00DC4FDF">
        <w:rPr>
          <w:sz w:val="28"/>
          <w:szCs w:val="28"/>
          <w:lang w:val="vi-VN"/>
        </w:rPr>
        <w:t xml:space="preserve">Sử dụng các thuật toán. Dữ liệu sẽ biến thành các chuỗi ký tự vô nghĩa . Nếu không có khóa giải mã, dù kẻ trộm có lấy được </w:t>
      </w:r>
      <w:proofErr w:type="spellStart"/>
      <w:r w:rsidR="00A35BFD" w:rsidRPr="00DC4FDF">
        <w:rPr>
          <w:sz w:val="28"/>
          <w:szCs w:val="28"/>
          <w:lang w:val="vi-VN"/>
        </w:rPr>
        <w:t>file</w:t>
      </w:r>
      <w:proofErr w:type="spellEnd"/>
      <w:r w:rsidR="00A35BFD" w:rsidRPr="00DC4FDF">
        <w:rPr>
          <w:sz w:val="28"/>
          <w:szCs w:val="28"/>
          <w:lang w:val="vi-VN"/>
        </w:rPr>
        <w:t xml:space="preserve"> cũng không thể khai thác được thông tin bên trong.</w:t>
      </w:r>
      <w:r w:rsidR="00C46F03" w:rsidRPr="00DC4FDF">
        <w:rPr>
          <w:sz w:val="28"/>
          <w:szCs w:val="28"/>
          <w:lang w:val="vi-VN"/>
        </w:rPr>
        <w:t xml:space="preserve"> </w:t>
      </w:r>
      <w:r w:rsidRPr="00DC4FDF">
        <w:rPr>
          <w:sz w:val="28"/>
          <w:szCs w:val="28"/>
          <w:lang w:val="vi-VN"/>
        </w:rPr>
        <w:t>Ngăn chặn người lạ đọc được dữ liệu khi bị đánh cắp hoặc nghe lén.</w:t>
      </w:r>
    </w:p>
    <w:p w14:paraId="0118629F" w14:textId="7661E510" w:rsidR="00FD0C62" w:rsidRPr="00DC4FDF" w:rsidRDefault="00FD0C62" w:rsidP="00EA1950">
      <w:pPr>
        <w:pStyle w:val="oancuaDanhsach"/>
        <w:spacing w:after="160" w:line="278" w:lineRule="auto"/>
        <w:ind w:left="1080" w:firstLine="360"/>
        <w:rPr>
          <w:sz w:val="28"/>
          <w:szCs w:val="28"/>
          <w:lang w:val="vi-VN"/>
        </w:rPr>
      </w:pPr>
      <w:r w:rsidRPr="00DC4FDF">
        <w:rPr>
          <w:sz w:val="28"/>
          <w:szCs w:val="28"/>
          <w:lang w:val="vi-VN"/>
        </w:rPr>
        <w:lastRenderedPageBreak/>
        <w:t xml:space="preserve">Ngăn chặn truy cập trái phép : </w:t>
      </w:r>
      <w:r w:rsidR="00EA1950" w:rsidRPr="00DC4FDF">
        <w:rPr>
          <w:sz w:val="28"/>
          <w:szCs w:val="28"/>
          <w:lang w:val="vi-VN"/>
        </w:rPr>
        <w:t>Hệ thống bảo mật cần thiết lập một cơ chế "gác cổng" nghiêm ngặt. Cơ chế này dựa trên hai nguyên tắc: Xác thực (Bạn là ai?) và Cấp quyền (Bạn được phép làm gì?). Riêng đối với dữ liệu đã mã hóa, việc quản lý an toàn "khóa giải mã" là yếu tố quyết định.</w:t>
      </w:r>
      <w:r w:rsidR="00F37E94">
        <w:rPr>
          <w:sz w:val="28"/>
          <w:szCs w:val="28"/>
          <w:lang w:val="vi-VN"/>
        </w:rPr>
        <w:t xml:space="preserve"> </w:t>
      </w:r>
      <w:r w:rsidRPr="00DC4FDF">
        <w:rPr>
          <w:sz w:val="28"/>
          <w:szCs w:val="28"/>
          <w:lang w:val="vi-VN"/>
        </w:rPr>
        <w:t>Chỉ những người có khóa giải mã hoặc quyền truy cập mới sử dụng được dữ liệu.</w:t>
      </w:r>
    </w:p>
    <w:p w14:paraId="03342011" w14:textId="77777777" w:rsidR="002F6E2A" w:rsidRPr="00DC4FDF" w:rsidRDefault="002F6E2A" w:rsidP="00EA1950">
      <w:pPr>
        <w:pStyle w:val="oancuaDanhsach"/>
        <w:spacing w:after="160" w:line="278" w:lineRule="auto"/>
        <w:ind w:left="1080" w:firstLine="360"/>
        <w:rPr>
          <w:sz w:val="28"/>
          <w:szCs w:val="28"/>
          <w:lang w:val="vi-VN"/>
        </w:rPr>
      </w:pPr>
    </w:p>
    <w:p w14:paraId="63C2FE11" w14:textId="6AE6C748" w:rsidR="00F74B1F" w:rsidRPr="00DC4FDF" w:rsidRDefault="00D73AF3" w:rsidP="00C46F03">
      <w:pPr>
        <w:pStyle w:val="oancuaDanhsach"/>
        <w:spacing w:after="160" w:line="278" w:lineRule="auto"/>
        <w:ind w:left="1080" w:firstLine="360"/>
        <w:rPr>
          <w:sz w:val="28"/>
          <w:szCs w:val="28"/>
          <w:lang w:val="vi-VN"/>
        </w:rPr>
      </w:pPr>
      <w:r w:rsidRPr="00DC4FDF">
        <w:rPr>
          <w:sz w:val="28"/>
          <w:szCs w:val="28"/>
          <w:lang w:val="vi-VN"/>
        </w:rPr>
        <w:t xml:space="preserve">Tính Toàn Vẹn của Dữ Liệu: </w:t>
      </w:r>
      <w:r w:rsidR="00D9339A" w:rsidRPr="00DC4FDF">
        <w:rPr>
          <w:sz w:val="28"/>
          <w:szCs w:val="28"/>
          <w:lang w:val="vi-VN"/>
        </w:rPr>
        <w:t xml:space="preserve">Bên cạnh việc giữ bí mật, mã hóa kết hợp với các hàm băm giúp hệ thống phát hiện ngay lập tức mọi hành vi tự ý chỉnh sửa, chèn mã độc hoặc làm sai lệch dữ liệu một cách trái phép trong quá trình lưu trữ hay truyền tải. Nếu một tệp tin bị thay đổi dù chỉ một </w:t>
      </w:r>
      <w:proofErr w:type="spellStart"/>
      <w:r w:rsidR="00D9339A" w:rsidRPr="00DC4FDF">
        <w:rPr>
          <w:sz w:val="28"/>
          <w:szCs w:val="28"/>
          <w:lang w:val="vi-VN"/>
        </w:rPr>
        <w:t>bit</w:t>
      </w:r>
      <w:proofErr w:type="spellEnd"/>
      <w:r w:rsidR="00D9339A" w:rsidRPr="00DC4FDF">
        <w:rPr>
          <w:sz w:val="28"/>
          <w:szCs w:val="28"/>
          <w:lang w:val="vi-VN"/>
        </w:rPr>
        <w:t>, mã băm đầu ra sẽ thay đổi hoàn toàn, giúp người nhận biết dữ liệu không còn nguyên vẹn.</w:t>
      </w:r>
    </w:p>
    <w:p w14:paraId="7454BD87" w14:textId="77777777" w:rsidR="00D9339A" w:rsidRPr="00DC4FDF" w:rsidRDefault="00D9339A" w:rsidP="00C46F03">
      <w:pPr>
        <w:pStyle w:val="oancuaDanhsach"/>
        <w:spacing w:after="160" w:line="278" w:lineRule="auto"/>
        <w:ind w:left="1080" w:firstLine="360"/>
        <w:rPr>
          <w:sz w:val="28"/>
          <w:szCs w:val="28"/>
          <w:lang w:val="vi-VN"/>
        </w:rPr>
      </w:pPr>
    </w:p>
    <w:p w14:paraId="5BAACC70" w14:textId="4EBBC191" w:rsidR="00FD0C62" w:rsidRPr="00DC4FDF" w:rsidRDefault="00FD0C62" w:rsidP="000253FF">
      <w:pPr>
        <w:pStyle w:val="oancuaDanhsach"/>
        <w:spacing w:after="160" w:line="278" w:lineRule="auto"/>
        <w:ind w:left="1080" w:firstLine="360"/>
        <w:rPr>
          <w:sz w:val="28"/>
          <w:szCs w:val="28"/>
          <w:lang w:val="vi-VN"/>
        </w:rPr>
      </w:pPr>
      <w:r w:rsidRPr="00DC4FDF">
        <w:rPr>
          <w:sz w:val="28"/>
          <w:szCs w:val="28"/>
          <w:lang w:val="vi-VN"/>
        </w:rPr>
        <w:t xml:space="preserve">Hỗ trợ xác thực và chống chối bỏ : </w:t>
      </w:r>
      <w:r w:rsidR="000253FF" w:rsidRPr="00DC4FDF">
        <w:rPr>
          <w:sz w:val="28"/>
          <w:szCs w:val="28"/>
          <w:lang w:val="vi-VN"/>
        </w:rPr>
        <w:t>Xác thực chứng minh thực thể ở đầu bên kia chính là người họ tự xưng. Chống chối bỏ tạo ra một bằng chứng kỹ thuật số không thể giả mạo và có giá trị pháp lý, gắn liền duy nhất với người thực hiện.</w:t>
      </w:r>
      <w:r w:rsidR="00630D37">
        <w:rPr>
          <w:sz w:val="28"/>
          <w:szCs w:val="28"/>
          <w:lang w:val="vi-VN"/>
        </w:rPr>
        <w:t xml:space="preserve"> </w:t>
      </w:r>
      <w:r w:rsidRPr="00DC4FDF">
        <w:rPr>
          <w:sz w:val="28"/>
          <w:szCs w:val="28"/>
          <w:lang w:val="vi-VN"/>
        </w:rPr>
        <w:t>Giúp xác minh danh tính người gửi/người nhận và đảm bảo người thực hiện giao dịch không thể phủ nhận hành động của mình.</w:t>
      </w:r>
    </w:p>
    <w:p w14:paraId="060BAE4E" w14:textId="77777777" w:rsidR="000253FF" w:rsidRPr="00DC4FDF" w:rsidRDefault="000253FF" w:rsidP="000253FF">
      <w:pPr>
        <w:pStyle w:val="oancuaDanhsach"/>
        <w:spacing w:after="160" w:line="278" w:lineRule="auto"/>
        <w:ind w:left="1080" w:firstLine="360"/>
        <w:rPr>
          <w:sz w:val="28"/>
          <w:szCs w:val="28"/>
          <w:lang w:val="vi-VN"/>
        </w:rPr>
      </w:pPr>
    </w:p>
    <w:p w14:paraId="4271D3EB" w14:textId="56A68010" w:rsidR="00FD0C62" w:rsidRPr="00DC4FDF" w:rsidRDefault="00FD0C62" w:rsidP="000253FF">
      <w:pPr>
        <w:pStyle w:val="oancuaDanhsach"/>
        <w:spacing w:after="160" w:line="278" w:lineRule="auto"/>
        <w:ind w:left="1080" w:firstLine="360"/>
        <w:rPr>
          <w:sz w:val="28"/>
          <w:szCs w:val="28"/>
          <w:lang w:val="vi-VN"/>
        </w:rPr>
      </w:pPr>
      <w:r w:rsidRPr="00DC4FDF">
        <w:rPr>
          <w:sz w:val="28"/>
          <w:szCs w:val="28"/>
          <w:lang w:val="vi-VN"/>
        </w:rPr>
        <w:t xml:space="preserve">Tăng độ an toàn cho hệ thống thông tin : </w:t>
      </w:r>
      <w:r w:rsidR="00124E52" w:rsidRPr="00DC4FDF">
        <w:rPr>
          <w:sz w:val="28"/>
          <w:szCs w:val="28"/>
          <w:lang w:val="vi-VN"/>
        </w:rPr>
        <w:t xml:space="preserve">Giảm thiểu "bề mặt tấn công" của tổ chức. Khi mật mã hóa và kiểm soát truy cập được cấu hình đúng cách, dù </w:t>
      </w:r>
      <w:proofErr w:type="spellStart"/>
      <w:r w:rsidR="00124E52" w:rsidRPr="00DC4FDF">
        <w:rPr>
          <w:sz w:val="28"/>
          <w:szCs w:val="28"/>
          <w:lang w:val="vi-VN"/>
        </w:rPr>
        <w:t>hacker</w:t>
      </w:r>
      <w:proofErr w:type="spellEnd"/>
      <w:r w:rsidR="00124E52" w:rsidRPr="00DC4FDF">
        <w:rPr>
          <w:sz w:val="28"/>
          <w:szCs w:val="28"/>
          <w:lang w:val="vi-VN"/>
        </w:rPr>
        <w:t xml:space="preserve"> có chọc thủng được tường lửa hoặc xâm nhập được vào máy chủ, thiệt hại vẫn bị giới hạn ở mức tối thiểu vì dữ liệu cốt lõi bên trong vẫn được khóa chặt.</w:t>
      </w:r>
      <w:r w:rsidRPr="00DC4FDF">
        <w:rPr>
          <w:vanish/>
          <w:sz w:val="28"/>
          <w:szCs w:val="28"/>
          <w:lang w:val="vi-VN"/>
        </w:rPr>
        <w:t>Top of Form</w:t>
      </w:r>
      <w:r w:rsidRPr="00DC4FDF">
        <w:rPr>
          <w:sz w:val="28"/>
          <w:szCs w:val="28"/>
          <w:lang w:val="vi-VN"/>
        </w:rPr>
        <w:t xml:space="preserve"> Góp phần bảo vệ hệ thống máy tính, tài khoản và cơ sở dữ liệu trước các cuộc tấn công mạng và rò rỉ thông tin.</w:t>
      </w:r>
    </w:p>
    <w:p w14:paraId="2ED52C5E" w14:textId="77777777" w:rsidR="00D91250" w:rsidRPr="00DC4FDF" w:rsidRDefault="00D91250" w:rsidP="00D91250">
      <w:pPr>
        <w:pStyle w:val="oancuaDanhsach"/>
        <w:spacing w:after="160" w:line="278" w:lineRule="auto"/>
        <w:ind w:left="1080" w:firstLine="360"/>
        <w:rPr>
          <w:sz w:val="28"/>
          <w:szCs w:val="28"/>
          <w:lang w:val="vi-VN"/>
        </w:rPr>
      </w:pPr>
    </w:p>
    <w:p w14:paraId="77531C5C" w14:textId="77777777" w:rsidR="005C7D18" w:rsidRDefault="00D91250" w:rsidP="00D91250">
      <w:pPr>
        <w:pStyle w:val="oancuaDanhsach"/>
        <w:spacing w:after="160" w:line="278" w:lineRule="auto"/>
        <w:ind w:left="1080" w:firstLine="360"/>
        <w:rPr>
          <w:sz w:val="28"/>
          <w:szCs w:val="28"/>
          <w:lang w:val="vi-VN"/>
        </w:rPr>
      </w:pPr>
      <w:r w:rsidRPr="00DC4FDF">
        <w:rPr>
          <w:sz w:val="28"/>
          <w:szCs w:val="28"/>
          <w:lang w:val="vi-VN"/>
        </w:rPr>
        <w:t>Các Tiêu Chuẩn và Quy Định Pháp Lý: Trong kỷ nguyên số, việc áp dụng mã hóa dữ liệu là yêu cầu bắt buộc để tổ chức tuân thủ các quy định pháp luật hiện hành</w:t>
      </w:r>
      <w:r w:rsidR="001A507D" w:rsidRPr="00DC4FDF">
        <w:rPr>
          <w:sz w:val="28"/>
          <w:szCs w:val="28"/>
          <w:lang w:val="vi-VN"/>
        </w:rPr>
        <w:t xml:space="preserve"> </w:t>
      </w:r>
      <w:r w:rsidRPr="00DC4FDF">
        <w:rPr>
          <w:sz w:val="28"/>
          <w:szCs w:val="28"/>
          <w:lang w:val="vi-VN"/>
        </w:rPr>
        <w:t xml:space="preserve">cũng như đáp ứng các tiêu chuẩn bảo mật quốc tế nghiêm ngặt </w:t>
      </w:r>
      <w:r w:rsidR="001A507D" w:rsidRPr="00DC4FDF">
        <w:rPr>
          <w:sz w:val="28"/>
          <w:szCs w:val="28"/>
          <w:lang w:val="vi-VN"/>
        </w:rPr>
        <w:t>.</w:t>
      </w:r>
    </w:p>
    <w:p w14:paraId="50572AA7" w14:textId="3456E402" w:rsidR="00FC2F78" w:rsidRPr="005C7D18" w:rsidRDefault="00733554" w:rsidP="005C7D18">
      <w:pPr>
        <w:pStyle w:val="oancuaDanhsach"/>
        <w:numPr>
          <w:ilvl w:val="2"/>
          <w:numId w:val="1"/>
        </w:numPr>
        <w:spacing w:after="160" w:line="278" w:lineRule="auto"/>
        <w:rPr>
          <w:sz w:val="28"/>
          <w:szCs w:val="28"/>
          <w:lang w:val="vi-VN"/>
        </w:rPr>
      </w:pPr>
      <w:r w:rsidRPr="005C7D18">
        <w:rPr>
          <w:b/>
          <w:sz w:val="28"/>
          <w:szCs w:val="28"/>
          <w:lang w:val="vi-VN"/>
        </w:rPr>
        <w:t xml:space="preserve">Thách thức và khó </w:t>
      </w:r>
      <w:r w:rsidR="00D006F6" w:rsidRPr="005C7D18">
        <w:rPr>
          <w:b/>
          <w:sz w:val="28"/>
          <w:szCs w:val="28"/>
          <w:lang w:val="vi-VN"/>
        </w:rPr>
        <w:t>khăn</w:t>
      </w:r>
    </w:p>
    <w:p w14:paraId="3B0C2402" w14:textId="7940D0DD" w:rsidR="00FC2F78" w:rsidRPr="00DC4FDF" w:rsidRDefault="00FC2F78" w:rsidP="001A507D">
      <w:pPr>
        <w:spacing w:before="60" w:after="60"/>
        <w:ind w:firstLine="720"/>
        <w:jc w:val="both"/>
        <w:rPr>
          <w:sz w:val="28"/>
          <w:szCs w:val="28"/>
          <w:lang w:val="vi-VN"/>
        </w:rPr>
      </w:pPr>
      <w:r w:rsidRPr="00DC4FDF">
        <w:rPr>
          <w:sz w:val="28"/>
          <w:szCs w:val="28"/>
          <w:lang w:val="vi-VN"/>
        </w:rPr>
        <w:lastRenderedPageBreak/>
        <w:t xml:space="preserve">Sự tinh vi của các mối đe </w:t>
      </w:r>
      <w:r w:rsidR="00630D37">
        <w:rPr>
          <w:sz w:val="28"/>
          <w:szCs w:val="28"/>
          <w:lang w:val="vi-VN"/>
        </w:rPr>
        <w:t>dọa:</w:t>
      </w:r>
      <w:r w:rsidRPr="00DC4FDF">
        <w:rPr>
          <w:sz w:val="28"/>
          <w:szCs w:val="28"/>
          <w:lang w:val="vi-VN"/>
        </w:rPr>
        <w:t xml:space="preserve"> Tội phạm mạng tăng cường ứng dụng Trí tuệ nhân tạo và Học máy để tự động hóa các cuộc tấn công, phát tán mã độc tống tiền và thực hiện các chiến dịch tấn công có chủ đích quy mô lớn.</w:t>
      </w:r>
    </w:p>
    <w:p w14:paraId="5BCE244F" w14:textId="100EF6E9" w:rsidR="00FC2F78" w:rsidRPr="00DC4FDF" w:rsidRDefault="00FC2F78" w:rsidP="001A507D">
      <w:pPr>
        <w:spacing w:before="60" w:after="60"/>
        <w:ind w:firstLine="720"/>
        <w:jc w:val="both"/>
        <w:rPr>
          <w:sz w:val="28"/>
          <w:szCs w:val="28"/>
          <w:lang w:val="vi-VN"/>
        </w:rPr>
      </w:pPr>
      <w:r w:rsidRPr="00DC4FDF">
        <w:rPr>
          <w:sz w:val="28"/>
          <w:szCs w:val="28"/>
          <w:lang w:val="vi-VN"/>
        </w:rPr>
        <w:t xml:space="preserve">Mở rộng bề mặt tấn </w:t>
      </w:r>
      <w:r w:rsidR="00630D37">
        <w:rPr>
          <w:sz w:val="28"/>
          <w:szCs w:val="28"/>
          <w:lang w:val="vi-VN"/>
        </w:rPr>
        <w:t>công:</w:t>
      </w:r>
      <w:r w:rsidRPr="00DC4FDF">
        <w:rPr>
          <w:sz w:val="28"/>
          <w:szCs w:val="28"/>
          <w:lang w:val="vi-VN"/>
        </w:rPr>
        <w:t xml:space="preserve"> Sự bùng nổ của thiết bị </w:t>
      </w:r>
      <w:proofErr w:type="spellStart"/>
      <w:r w:rsidRPr="00DC4FDF">
        <w:rPr>
          <w:sz w:val="28"/>
          <w:szCs w:val="28"/>
          <w:lang w:val="vi-VN"/>
        </w:rPr>
        <w:t>IoT</w:t>
      </w:r>
      <w:proofErr w:type="spellEnd"/>
      <w:r w:rsidRPr="00DC4FDF">
        <w:rPr>
          <w:sz w:val="28"/>
          <w:szCs w:val="28"/>
          <w:lang w:val="vi-VN"/>
        </w:rPr>
        <w:t>, xu hướng làm việc từ xa và Điện toán đám mây đã xóa nhòa ranh giới mạng truyền thống, tạo ra nhiều lỗ hổng hệ thống.</w:t>
      </w:r>
    </w:p>
    <w:p w14:paraId="0E53E4C3" w14:textId="33E224CE" w:rsidR="00FC2F78" w:rsidRPr="00DC4FDF" w:rsidRDefault="00FC2F78" w:rsidP="001A507D">
      <w:pPr>
        <w:spacing w:before="60" w:after="60"/>
        <w:ind w:firstLine="720"/>
        <w:jc w:val="both"/>
        <w:rPr>
          <w:sz w:val="28"/>
          <w:szCs w:val="28"/>
          <w:lang w:val="vi-VN"/>
        </w:rPr>
      </w:pPr>
      <w:r w:rsidRPr="00DC4FDF">
        <w:rPr>
          <w:sz w:val="28"/>
          <w:szCs w:val="28"/>
          <w:lang w:val="vi-VN"/>
        </w:rPr>
        <w:t xml:space="preserve">Yếu tố con người : Nhận thức kém của người dùng vẫn là mắt xích yếu nhất. Kẻ tấn công dễ dàng khai thác sự bất cẩn của nhân viên thông qua các kỹ thuật thao túng tâm lý và lừa </w:t>
      </w:r>
      <w:r w:rsidR="00630D37">
        <w:rPr>
          <w:sz w:val="28"/>
          <w:szCs w:val="28"/>
          <w:lang w:val="vi-VN"/>
        </w:rPr>
        <w:t>đảo.</w:t>
      </w:r>
    </w:p>
    <w:p w14:paraId="437BBC32" w14:textId="4BA777DB" w:rsidR="00FC2F78" w:rsidRPr="00DC4FDF" w:rsidRDefault="00FC2F78" w:rsidP="001A507D">
      <w:pPr>
        <w:spacing w:before="60" w:after="60"/>
        <w:ind w:firstLine="720"/>
        <w:jc w:val="both"/>
        <w:rPr>
          <w:sz w:val="28"/>
          <w:szCs w:val="28"/>
          <w:lang w:val="vi-VN"/>
        </w:rPr>
      </w:pPr>
      <w:r w:rsidRPr="00DC4FDF">
        <w:rPr>
          <w:sz w:val="28"/>
          <w:szCs w:val="28"/>
          <w:lang w:val="vi-VN"/>
        </w:rPr>
        <w:t>Thiếu hụt nhân lực chất lượng cao: Thực trạng thiếu hụt trầm trọng đội ngũ chuyên gia có kỹ năng thực chiến để vận hành, giám sát và ứng phó sự cố an toàn thông tin .</w:t>
      </w:r>
    </w:p>
    <w:p w14:paraId="7CEF9C35" w14:textId="72ADF4C8" w:rsidR="00FC2F78" w:rsidRPr="00DC4FDF" w:rsidRDefault="00FC2F78" w:rsidP="001A507D">
      <w:pPr>
        <w:spacing w:before="60" w:after="60"/>
        <w:ind w:firstLine="720"/>
        <w:jc w:val="both"/>
        <w:rPr>
          <w:sz w:val="28"/>
          <w:szCs w:val="28"/>
          <w:lang w:val="vi-VN"/>
        </w:rPr>
      </w:pPr>
      <w:r w:rsidRPr="00DC4FDF">
        <w:rPr>
          <w:sz w:val="28"/>
          <w:szCs w:val="28"/>
          <w:lang w:val="vi-VN"/>
        </w:rPr>
        <w:t>Áp lực tuân thủ pháp lý: Doanh nghiệp đối mặt với các quy định khắt khe về bảo vệ dữ liệu với chế tài xử phạt rất nặng nếu để xảy ra rò rỉ.</w:t>
      </w:r>
    </w:p>
    <w:p w14:paraId="49740654" w14:textId="77777777" w:rsidR="00E54357" w:rsidRPr="00DC4FDF" w:rsidRDefault="00E54357" w:rsidP="00D95C7E">
      <w:pPr>
        <w:spacing w:before="60" w:after="60"/>
        <w:ind w:left="1440"/>
        <w:jc w:val="both"/>
        <w:rPr>
          <w:b/>
          <w:sz w:val="28"/>
          <w:szCs w:val="28"/>
          <w:lang w:val="vi-VN"/>
        </w:rPr>
      </w:pPr>
    </w:p>
    <w:p w14:paraId="5AAB4DEC" w14:textId="77777777" w:rsidR="002C6FAB" w:rsidRPr="00DC4FDF" w:rsidRDefault="009069D0">
      <w:pPr>
        <w:numPr>
          <w:ilvl w:val="2"/>
          <w:numId w:val="1"/>
        </w:numPr>
        <w:spacing w:before="60" w:after="60"/>
        <w:jc w:val="both"/>
        <w:rPr>
          <w:b/>
          <w:sz w:val="28"/>
          <w:szCs w:val="28"/>
          <w:lang w:val="vi-VN"/>
        </w:rPr>
      </w:pPr>
      <w:r w:rsidRPr="00DC4FDF">
        <w:rPr>
          <w:b/>
          <w:sz w:val="28"/>
          <w:szCs w:val="28"/>
          <w:lang w:val="vi-VN"/>
        </w:rPr>
        <w:t xml:space="preserve">Các biện pháp và công </w:t>
      </w:r>
      <w:r w:rsidR="00AC3A5E" w:rsidRPr="00DC4FDF">
        <w:rPr>
          <w:b/>
          <w:sz w:val="28"/>
          <w:szCs w:val="28"/>
          <w:lang w:val="vi-VN"/>
        </w:rPr>
        <w:t>nghệ An toàn bảo mật thông tin</w:t>
      </w:r>
    </w:p>
    <w:p w14:paraId="149D026F" w14:textId="05C179C1" w:rsidR="00794712" w:rsidRPr="00DC4FDF" w:rsidRDefault="00794712">
      <w:pPr>
        <w:numPr>
          <w:ilvl w:val="3"/>
          <w:numId w:val="1"/>
        </w:numPr>
        <w:spacing w:before="60" w:after="60"/>
        <w:jc w:val="both"/>
        <w:rPr>
          <w:b/>
          <w:sz w:val="28"/>
          <w:szCs w:val="28"/>
          <w:lang w:val="vi-VN"/>
        </w:rPr>
      </w:pPr>
      <w:r w:rsidRPr="00DC4FDF">
        <w:rPr>
          <w:b/>
          <w:sz w:val="28"/>
          <w:szCs w:val="28"/>
          <w:lang w:val="vi-VN"/>
        </w:rPr>
        <w:t>Biện pháp</w:t>
      </w:r>
      <w:r w:rsidR="001E4F32" w:rsidRPr="00DC4FDF">
        <w:rPr>
          <w:b/>
          <w:sz w:val="28"/>
          <w:szCs w:val="28"/>
          <w:lang w:val="vi-VN"/>
        </w:rPr>
        <w:t xml:space="preserve"> ngăn chặn</w:t>
      </w:r>
    </w:p>
    <w:p w14:paraId="21A71102" w14:textId="00AF2857" w:rsidR="002C6FAB" w:rsidRPr="00DC4FDF" w:rsidRDefault="002C6FAB" w:rsidP="002C6FAB">
      <w:pPr>
        <w:spacing w:before="60" w:after="60"/>
        <w:ind w:firstLine="720"/>
        <w:jc w:val="both"/>
        <w:rPr>
          <w:bCs/>
          <w:sz w:val="28"/>
          <w:szCs w:val="28"/>
          <w:lang w:val="vi-VN"/>
        </w:rPr>
      </w:pPr>
      <w:r w:rsidRPr="00DC4FDF">
        <w:rPr>
          <w:bCs/>
          <w:sz w:val="28"/>
          <w:szCs w:val="28"/>
          <w:lang w:val="vi-VN"/>
        </w:rPr>
        <w:t>Về mặt chính sách và pháp lý: Tiếp tục hoàn thiện và thực thi nghiêm túc các văn bản quy phạm pháp luật của Chính phủ về an ninh mạng; triển khai hiệu quả Chiến lược quốc gia phòng, chống tội phạm (Quyết định số 623/QĐ-</w:t>
      </w:r>
      <w:proofErr w:type="spellStart"/>
      <w:r w:rsidRPr="00DC4FDF">
        <w:rPr>
          <w:bCs/>
          <w:sz w:val="28"/>
          <w:szCs w:val="28"/>
          <w:lang w:val="vi-VN"/>
        </w:rPr>
        <w:t>TTg</w:t>
      </w:r>
      <w:proofErr w:type="spellEnd"/>
      <w:r w:rsidRPr="00DC4FDF">
        <w:rPr>
          <w:bCs/>
          <w:sz w:val="28"/>
          <w:szCs w:val="28"/>
          <w:lang w:val="vi-VN"/>
        </w:rPr>
        <w:t>) và tăng cường bảo đảm an toàn, an ninh mạng (Chỉ thị số 14/CT-</w:t>
      </w:r>
      <w:proofErr w:type="spellStart"/>
      <w:r w:rsidRPr="00DC4FDF">
        <w:rPr>
          <w:bCs/>
          <w:sz w:val="28"/>
          <w:szCs w:val="28"/>
          <w:lang w:val="vi-VN"/>
        </w:rPr>
        <w:t>TTg</w:t>
      </w:r>
      <w:proofErr w:type="spellEnd"/>
      <w:r w:rsidRPr="00DC4FDF">
        <w:rPr>
          <w:bCs/>
          <w:sz w:val="28"/>
          <w:szCs w:val="28"/>
          <w:lang w:val="vi-VN"/>
        </w:rPr>
        <w:t>).</w:t>
      </w:r>
    </w:p>
    <w:p w14:paraId="78BD2FE8" w14:textId="77777777" w:rsidR="00453FAF" w:rsidRPr="00DC4FDF" w:rsidRDefault="00453FAF" w:rsidP="002C6FAB">
      <w:pPr>
        <w:spacing w:before="60" w:after="60"/>
        <w:ind w:firstLine="720"/>
        <w:jc w:val="both"/>
        <w:rPr>
          <w:b/>
          <w:sz w:val="28"/>
          <w:szCs w:val="28"/>
          <w:lang w:val="vi-VN"/>
        </w:rPr>
      </w:pPr>
    </w:p>
    <w:p w14:paraId="21442EC7" w14:textId="5CB1C126" w:rsidR="002C6FAB" w:rsidRPr="00DC4FDF" w:rsidRDefault="002C6FAB" w:rsidP="002C6FAB">
      <w:pPr>
        <w:spacing w:before="60" w:after="60"/>
        <w:ind w:firstLine="720"/>
        <w:jc w:val="both"/>
        <w:rPr>
          <w:bCs/>
          <w:sz w:val="28"/>
          <w:szCs w:val="28"/>
          <w:lang w:val="vi-VN"/>
        </w:rPr>
      </w:pPr>
      <w:r w:rsidRPr="00DC4FDF">
        <w:rPr>
          <w:bCs/>
          <w:sz w:val="28"/>
          <w:szCs w:val="28"/>
          <w:lang w:val="vi-VN"/>
        </w:rPr>
        <w:t>Về mặt con người và nhận thức: Đẩy mạnh giáo dục, tuyên truyền nhằm nâng cao nhận thức và năng lực tự vệ ("miễn dịch") trước thông tin độc hại cho cán bộ, người dân và học sinh, sinh viên; đào tạo chuyên sâu cho đội ngũ kỹ thuật chuyên trách.</w:t>
      </w:r>
    </w:p>
    <w:p w14:paraId="1C331D58" w14:textId="77777777" w:rsidR="00453FAF" w:rsidRPr="00DC4FDF" w:rsidRDefault="00453FAF" w:rsidP="002C6FAB">
      <w:pPr>
        <w:spacing w:before="60" w:after="60"/>
        <w:ind w:firstLine="720"/>
        <w:jc w:val="both"/>
        <w:rPr>
          <w:bCs/>
          <w:sz w:val="28"/>
          <w:szCs w:val="28"/>
          <w:lang w:val="vi-VN"/>
        </w:rPr>
      </w:pPr>
    </w:p>
    <w:p w14:paraId="6D77E18D" w14:textId="77777777" w:rsidR="00F37E94" w:rsidRDefault="002C6FAB" w:rsidP="00F37E94">
      <w:pPr>
        <w:spacing w:before="60" w:after="60"/>
        <w:ind w:firstLine="720"/>
        <w:jc w:val="both"/>
        <w:rPr>
          <w:bCs/>
          <w:sz w:val="28"/>
          <w:szCs w:val="28"/>
          <w:lang w:val="vi-VN"/>
        </w:rPr>
      </w:pPr>
      <w:r w:rsidRPr="00DC4FDF">
        <w:rPr>
          <w:bCs/>
          <w:sz w:val="28"/>
          <w:szCs w:val="28"/>
          <w:lang w:val="vi-VN"/>
        </w:rPr>
        <w:t>Về mặt kỹ thuật và vận hành:</w:t>
      </w:r>
    </w:p>
    <w:p w14:paraId="5554F3D1" w14:textId="265D89B0" w:rsidR="008A3D46" w:rsidRPr="00DC4FDF" w:rsidRDefault="00F37E94" w:rsidP="00F37E94">
      <w:pPr>
        <w:spacing w:before="60" w:after="60"/>
        <w:ind w:left="709" w:firstLine="425"/>
        <w:jc w:val="both"/>
        <w:rPr>
          <w:bCs/>
          <w:sz w:val="28"/>
          <w:szCs w:val="28"/>
          <w:lang w:val="vi-VN"/>
        </w:rPr>
      </w:pPr>
      <w:r>
        <w:rPr>
          <w:bCs/>
          <w:sz w:val="28"/>
          <w:szCs w:val="28"/>
          <w:lang w:val="vi-VN"/>
        </w:rPr>
        <w:t xml:space="preserve">- </w:t>
      </w:r>
      <w:r w:rsidR="002C6FAB" w:rsidRPr="00DC4FDF">
        <w:rPr>
          <w:bCs/>
          <w:sz w:val="28"/>
          <w:szCs w:val="28"/>
          <w:lang w:val="vi-VN"/>
        </w:rPr>
        <w:t>Phân tách vùng mạng nội bộ, thiết lập kết nối VPN an toàn, áp dụng xác thực mạnh và chữ ký số cho các giao dịch trực tuyến.</w:t>
      </w:r>
    </w:p>
    <w:p w14:paraId="4FF43F27" w14:textId="1F94C444" w:rsidR="008A3D46" w:rsidRPr="00DC4FDF" w:rsidRDefault="001A507D" w:rsidP="00F37E94">
      <w:pPr>
        <w:spacing w:before="60" w:after="60"/>
        <w:ind w:left="709" w:firstLine="425"/>
        <w:jc w:val="both"/>
        <w:rPr>
          <w:bCs/>
          <w:sz w:val="28"/>
          <w:szCs w:val="28"/>
          <w:lang w:val="vi-VN"/>
        </w:rPr>
      </w:pPr>
      <w:r w:rsidRPr="00DC4FDF">
        <w:rPr>
          <w:bCs/>
          <w:sz w:val="28"/>
          <w:szCs w:val="28"/>
          <w:lang w:val="vi-VN"/>
        </w:rPr>
        <w:t>-</w:t>
      </w:r>
      <w:r w:rsidR="00453FAF" w:rsidRPr="00DC4FDF">
        <w:rPr>
          <w:bCs/>
          <w:sz w:val="28"/>
          <w:szCs w:val="28"/>
          <w:lang w:val="vi-VN"/>
        </w:rPr>
        <w:t xml:space="preserve"> </w:t>
      </w:r>
      <w:r w:rsidR="002C6FAB" w:rsidRPr="00DC4FDF">
        <w:rPr>
          <w:bCs/>
          <w:sz w:val="28"/>
          <w:szCs w:val="28"/>
          <w:lang w:val="vi-VN"/>
        </w:rPr>
        <w:t>Tăng cường đầu tư hạ tầng phần cứng hiện đại, băng thông lớn và hệ thống máy chủ lưu trữ dự phòng để chống tấn công từ chối dịch vụ.</w:t>
      </w:r>
    </w:p>
    <w:p w14:paraId="61986399" w14:textId="5C612C1E" w:rsidR="005F298E" w:rsidRPr="00DC4FDF" w:rsidRDefault="001A507D" w:rsidP="00F37E94">
      <w:pPr>
        <w:spacing w:before="60" w:after="60"/>
        <w:ind w:left="709" w:firstLine="425"/>
        <w:jc w:val="both"/>
        <w:rPr>
          <w:bCs/>
          <w:sz w:val="28"/>
          <w:szCs w:val="28"/>
          <w:lang w:val="vi-VN"/>
        </w:rPr>
      </w:pPr>
      <w:r w:rsidRPr="00DC4FDF">
        <w:rPr>
          <w:bCs/>
          <w:sz w:val="28"/>
          <w:szCs w:val="28"/>
          <w:lang w:val="vi-VN"/>
        </w:rPr>
        <w:lastRenderedPageBreak/>
        <w:t>-</w:t>
      </w:r>
      <w:r w:rsidR="00453FAF" w:rsidRPr="00DC4FDF">
        <w:rPr>
          <w:bCs/>
          <w:sz w:val="28"/>
          <w:szCs w:val="28"/>
          <w:lang w:val="vi-VN"/>
        </w:rPr>
        <w:t xml:space="preserve"> </w:t>
      </w:r>
      <w:r w:rsidR="002C6FAB" w:rsidRPr="00DC4FDF">
        <w:rPr>
          <w:bCs/>
          <w:sz w:val="28"/>
          <w:szCs w:val="28"/>
          <w:lang w:val="vi-VN"/>
        </w:rPr>
        <w:t>Thường xuyên rà soát, vá lỗ hổng bảo mật; triển khai các giải pháp kỹ thuật chuyên biệt và tổ chức diễn tập ứng phó sự cố cấp quốc gia định kỳ hàng năm.</w:t>
      </w:r>
    </w:p>
    <w:p w14:paraId="7FE4FE1F" w14:textId="77777777" w:rsidR="0068151B" w:rsidRPr="00DC4FDF" w:rsidRDefault="0068151B" w:rsidP="00453FAF">
      <w:pPr>
        <w:spacing w:before="60" w:after="60"/>
        <w:ind w:left="360" w:firstLine="349"/>
        <w:jc w:val="both"/>
        <w:rPr>
          <w:bCs/>
          <w:sz w:val="28"/>
          <w:szCs w:val="28"/>
          <w:lang w:val="vi-VN"/>
        </w:rPr>
      </w:pPr>
    </w:p>
    <w:p w14:paraId="3C81FBF7" w14:textId="2753F351" w:rsidR="00E77263" w:rsidRPr="00DC4FDF" w:rsidRDefault="0068151B">
      <w:pPr>
        <w:numPr>
          <w:ilvl w:val="3"/>
          <w:numId w:val="1"/>
        </w:numPr>
        <w:spacing w:before="60" w:after="60"/>
        <w:jc w:val="both"/>
        <w:rPr>
          <w:b/>
          <w:sz w:val="28"/>
          <w:szCs w:val="28"/>
          <w:lang w:val="vi-VN"/>
        </w:rPr>
      </w:pPr>
      <w:r w:rsidRPr="00DC4FDF">
        <w:rPr>
          <w:b/>
          <w:sz w:val="28"/>
          <w:szCs w:val="28"/>
          <w:lang w:val="vi-VN"/>
        </w:rPr>
        <w:t>Công nghệ an toàn bảo mật thông tin hiện đại</w:t>
      </w:r>
    </w:p>
    <w:p w14:paraId="38C99B71" w14:textId="375390A4" w:rsidR="0068151B" w:rsidRPr="00DC4FDF" w:rsidRDefault="0068151B" w:rsidP="0068151B">
      <w:pPr>
        <w:spacing w:before="60" w:after="60"/>
        <w:ind w:firstLine="720"/>
        <w:jc w:val="both"/>
        <w:rPr>
          <w:bCs/>
          <w:sz w:val="28"/>
          <w:szCs w:val="28"/>
          <w:lang w:val="vi-VN"/>
        </w:rPr>
      </w:pPr>
      <w:r w:rsidRPr="00DC4FDF">
        <w:rPr>
          <w:bCs/>
          <w:sz w:val="28"/>
          <w:szCs w:val="28"/>
          <w:lang w:val="vi-VN"/>
        </w:rPr>
        <w:t>Mã hóa dữ liệu (</w:t>
      </w:r>
      <w:proofErr w:type="spellStart"/>
      <w:r w:rsidRPr="00DC4FDF">
        <w:rPr>
          <w:bCs/>
          <w:sz w:val="28"/>
          <w:szCs w:val="28"/>
          <w:lang w:val="vi-VN"/>
        </w:rPr>
        <w:t>Encryption</w:t>
      </w:r>
      <w:proofErr w:type="spellEnd"/>
      <w:r w:rsidRPr="00DC4FDF">
        <w:rPr>
          <w:bCs/>
          <w:sz w:val="28"/>
          <w:szCs w:val="28"/>
          <w:lang w:val="vi-VN"/>
        </w:rPr>
        <w:t>): Sử dụng các thuật toán (AES, RSA) để bảo vệ dữ liệu ở trạng thái nghỉ và dữ liệu dịch chuyển trên đường truyền mạng (giao thức SSL/TLS, HTTPS).</w:t>
      </w:r>
    </w:p>
    <w:p w14:paraId="295D02C3" w14:textId="1573CBFC" w:rsidR="0068151B" w:rsidRPr="00DC4FDF" w:rsidRDefault="0068151B" w:rsidP="001A507D">
      <w:pPr>
        <w:spacing w:before="60" w:after="60"/>
        <w:ind w:firstLine="720"/>
        <w:jc w:val="both"/>
        <w:rPr>
          <w:bCs/>
          <w:sz w:val="28"/>
          <w:szCs w:val="28"/>
          <w:lang w:val="vi-VN"/>
        </w:rPr>
      </w:pPr>
      <w:r w:rsidRPr="00DC4FDF">
        <w:rPr>
          <w:bCs/>
          <w:sz w:val="28"/>
          <w:szCs w:val="28"/>
          <w:lang w:val="vi-VN"/>
        </w:rPr>
        <w:t xml:space="preserve">Tường lửa và Hệ thống </w:t>
      </w:r>
      <w:r w:rsidR="00D672A0">
        <w:rPr>
          <w:bCs/>
          <w:sz w:val="28"/>
          <w:szCs w:val="28"/>
          <w:lang w:val="vi-VN"/>
        </w:rPr>
        <w:t>(</w:t>
      </w:r>
      <w:r w:rsidRPr="00DC4FDF">
        <w:rPr>
          <w:bCs/>
          <w:sz w:val="28"/>
          <w:szCs w:val="28"/>
          <w:lang w:val="vi-VN"/>
        </w:rPr>
        <w:t>IDS/</w:t>
      </w:r>
      <w:r w:rsidR="00D672A0">
        <w:rPr>
          <w:bCs/>
          <w:sz w:val="28"/>
          <w:szCs w:val="28"/>
          <w:lang w:val="vi-VN"/>
        </w:rPr>
        <w:t>IPS)</w:t>
      </w:r>
      <w:r w:rsidRPr="00DC4FDF">
        <w:rPr>
          <w:bCs/>
          <w:sz w:val="28"/>
          <w:szCs w:val="28"/>
          <w:lang w:val="vi-VN"/>
        </w:rPr>
        <w:t>: Giám sát và kiểm soát luồng lưu lượng mạng vào/ra, chủ động chặn các kết nối bất thường và ngăn ngừa hành vi xâm nhập trái phép.</w:t>
      </w:r>
    </w:p>
    <w:p w14:paraId="703FBBF8" w14:textId="6D416F54" w:rsidR="0068151B" w:rsidRPr="00DC4FDF" w:rsidRDefault="0068151B" w:rsidP="001A507D">
      <w:pPr>
        <w:spacing w:before="60" w:after="60"/>
        <w:ind w:firstLine="720"/>
        <w:jc w:val="both"/>
        <w:rPr>
          <w:bCs/>
          <w:sz w:val="28"/>
          <w:szCs w:val="28"/>
          <w:lang w:val="vi-VN"/>
        </w:rPr>
      </w:pPr>
      <w:r w:rsidRPr="00DC4FDF">
        <w:rPr>
          <w:bCs/>
          <w:sz w:val="28"/>
          <w:szCs w:val="28"/>
          <w:lang w:val="vi-VN"/>
        </w:rPr>
        <w:t>Xác thực đa yếu tố (MFA): Yêu cầu xác minh danh tính bằng nhiều lớp (mật khẩu, mã OTP, sinh trắc học) nhằm vô hiệu hóa các cuộc tấn công đánh cắp tài khoản.</w:t>
      </w:r>
    </w:p>
    <w:p w14:paraId="581AFDB9" w14:textId="37EBA0F0" w:rsidR="0068151B" w:rsidRPr="00DC4FDF" w:rsidRDefault="0068151B" w:rsidP="001A507D">
      <w:pPr>
        <w:spacing w:before="60" w:after="60"/>
        <w:ind w:firstLine="720"/>
        <w:jc w:val="both"/>
        <w:rPr>
          <w:bCs/>
          <w:sz w:val="28"/>
          <w:szCs w:val="28"/>
          <w:lang w:val="vi-VN"/>
        </w:rPr>
      </w:pPr>
      <w:r w:rsidRPr="00DC4FDF">
        <w:rPr>
          <w:bCs/>
          <w:sz w:val="28"/>
          <w:szCs w:val="28"/>
          <w:lang w:val="vi-VN"/>
        </w:rPr>
        <w:t xml:space="preserve">Bảo mật điểm cuối (EDR/XDR): Giám sát, phân tích hành vi bất thường trên các thiết bị đầu cuối (máy tính, máy chủ) để phát hiện và ngăn chặn sớm các mã độc thế hệ </w:t>
      </w:r>
      <w:r w:rsidR="00D672A0">
        <w:rPr>
          <w:bCs/>
          <w:sz w:val="28"/>
          <w:szCs w:val="28"/>
          <w:lang w:val="vi-VN"/>
        </w:rPr>
        <w:t xml:space="preserve">mới. </w:t>
      </w:r>
    </w:p>
    <w:p w14:paraId="1E8479F3" w14:textId="4708E8C0" w:rsidR="0068151B" w:rsidRPr="00DC4FDF" w:rsidRDefault="0068151B" w:rsidP="001A507D">
      <w:pPr>
        <w:spacing w:before="60" w:after="60"/>
        <w:ind w:firstLine="709"/>
        <w:jc w:val="both"/>
        <w:rPr>
          <w:bCs/>
          <w:sz w:val="28"/>
          <w:szCs w:val="28"/>
          <w:lang w:val="vi-VN"/>
        </w:rPr>
      </w:pPr>
      <w:r w:rsidRPr="00DC4FDF">
        <w:rPr>
          <w:bCs/>
          <w:sz w:val="28"/>
          <w:szCs w:val="28"/>
          <w:lang w:val="vi-VN"/>
        </w:rPr>
        <w:t xml:space="preserve">Mạng riêng ảo </w:t>
      </w:r>
      <w:r w:rsidR="00D672A0">
        <w:rPr>
          <w:bCs/>
          <w:sz w:val="28"/>
          <w:szCs w:val="28"/>
          <w:lang w:val="vi-VN"/>
        </w:rPr>
        <w:t>(VPN)</w:t>
      </w:r>
      <w:r w:rsidRPr="00DC4FDF">
        <w:rPr>
          <w:bCs/>
          <w:sz w:val="28"/>
          <w:szCs w:val="28"/>
          <w:lang w:val="vi-VN"/>
        </w:rPr>
        <w:t>: Khởi tạo đường hầm mật mã an toàn, cho phép truy cập từ xa vào hệ thống nội bộ mà không bị nghe lén.</w:t>
      </w:r>
    </w:p>
    <w:p w14:paraId="5B472DA7" w14:textId="0AAE1A1C" w:rsidR="0068151B" w:rsidRPr="00DC4FDF" w:rsidRDefault="0068151B" w:rsidP="001A507D">
      <w:pPr>
        <w:spacing w:before="60" w:after="60"/>
        <w:ind w:firstLine="709"/>
        <w:jc w:val="both"/>
        <w:rPr>
          <w:bCs/>
          <w:sz w:val="28"/>
          <w:szCs w:val="28"/>
          <w:lang w:val="vi-VN"/>
        </w:rPr>
      </w:pPr>
      <w:r w:rsidRPr="00DC4FDF">
        <w:rPr>
          <w:bCs/>
          <w:sz w:val="28"/>
          <w:szCs w:val="28"/>
          <w:lang w:val="vi-VN"/>
        </w:rPr>
        <w:t xml:space="preserve">Hệ thống </w:t>
      </w:r>
      <w:r w:rsidR="00D672A0">
        <w:rPr>
          <w:bCs/>
          <w:sz w:val="28"/>
          <w:szCs w:val="28"/>
          <w:lang w:val="vi-VN"/>
        </w:rPr>
        <w:t>(SIEM)</w:t>
      </w:r>
      <w:r w:rsidRPr="00DC4FDF">
        <w:rPr>
          <w:bCs/>
          <w:sz w:val="28"/>
          <w:szCs w:val="28"/>
          <w:lang w:val="vi-VN"/>
        </w:rPr>
        <w:t>: Trung tâm thu thập, chuẩn hóa và phân tích nhật ký (</w:t>
      </w:r>
      <w:proofErr w:type="spellStart"/>
      <w:r w:rsidRPr="00DC4FDF">
        <w:rPr>
          <w:bCs/>
          <w:sz w:val="28"/>
          <w:szCs w:val="28"/>
          <w:lang w:val="vi-VN"/>
        </w:rPr>
        <w:t>log</w:t>
      </w:r>
      <w:proofErr w:type="spellEnd"/>
      <w:r w:rsidRPr="00DC4FDF">
        <w:rPr>
          <w:bCs/>
          <w:sz w:val="28"/>
          <w:szCs w:val="28"/>
          <w:lang w:val="vi-VN"/>
        </w:rPr>
        <w:t>) từ toàn bộ hạ tầng công nghệ thông tin theo thời gian thực, tích hợp AI để phát hiện sớm các dấu hiệu tấn công.</w:t>
      </w:r>
    </w:p>
    <w:p w14:paraId="0B3A4746" w14:textId="77777777" w:rsidR="0068151B" w:rsidRPr="00DC4FDF" w:rsidRDefault="0068151B" w:rsidP="00E77263">
      <w:pPr>
        <w:spacing w:before="60" w:after="60"/>
        <w:jc w:val="both"/>
        <w:rPr>
          <w:b/>
          <w:sz w:val="28"/>
          <w:szCs w:val="28"/>
          <w:lang w:val="vi-VN"/>
        </w:rPr>
      </w:pPr>
    </w:p>
    <w:p w14:paraId="30CAE360" w14:textId="1B5DE5F9" w:rsidR="008A5363" w:rsidRPr="00DC4FDF" w:rsidRDefault="00F537A7">
      <w:pPr>
        <w:numPr>
          <w:ilvl w:val="1"/>
          <w:numId w:val="1"/>
        </w:numPr>
        <w:spacing w:before="60" w:after="60"/>
        <w:ind w:left="709"/>
        <w:jc w:val="both"/>
        <w:rPr>
          <w:color w:val="000000"/>
          <w:sz w:val="28"/>
          <w:szCs w:val="28"/>
          <w:lang w:val="vi-VN"/>
        </w:rPr>
      </w:pPr>
      <w:r w:rsidRPr="00DC4FDF">
        <w:rPr>
          <w:b/>
          <w:color w:val="000000"/>
          <w:sz w:val="28"/>
          <w:szCs w:val="28"/>
          <w:lang w:val="vi-VN"/>
        </w:rPr>
        <w:t>Các kiến thức cơ sở</w:t>
      </w:r>
      <w:r w:rsidR="008E34B2" w:rsidRPr="00DC4FDF">
        <w:rPr>
          <w:color w:val="000000"/>
          <w:sz w:val="28"/>
          <w:szCs w:val="28"/>
          <w:lang w:val="vi-VN"/>
        </w:rPr>
        <w:t xml:space="preserve"> </w:t>
      </w:r>
    </w:p>
    <w:p w14:paraId="6F92E299" w14:textId="77777777" w:rsidR="001A507D" w:rsidRPr="00DC4FDF" w:rsidRDefault="00594832" w:rsidP="001A507D">
      <w:pPr>
        <w:numPr>
          <w:ilvl w:val="2"/>
          <w:numId w:val="1"/>
        </w:numPr>
        <w:spacing w:before="60" w:after="60"/>
        <w:jc w:val="both"/>
        <w:rPr>
          <w:b/>
          <w:bCs/>
          <w:color w:val="000000"/>
          <w:sz w:val="28"/>
          <w:szCs w:val="28"/>
          <w:lang w:val="vi-VN"/>
        </w:rPr>
      </w:pPr>
      <w:r w:rsidRPr="00DC4FDF">
        <w:rPr>
          <w:b/>
          <w:bCs/>
          <w:color w:val="000000"/>
          <w:sz w:val="28"/>
          <w:szCs w:val="28"/>
          <w:lang w:val="vi-VN"/>
        </w:rPr>
        <w:t>Toán học</w:t>
      </w:r>
    </w:p>
    <w:p w14:paraId="40B87CEC" w14:textId="514A21B2" w:rsidR="008A3D46" w:rsidRPr="00DC4FDF" w:rsidRDefault="008A3D46" w:rsidP="001A507D">
      <w:pPr>
        <w:spacing w:before="60" w:after="60"/>
        <w:ind w:firstLine="720"/>
        <w:jc w:val="both"/>
        <w:rPr>
          <w:b/>
          <w:bCs/>
          <w:color w:val="000000"/>
          <w:sz w:val="28"/>
          <w:szCs w:val="28"/>
          <w:lang w:val="vi-VN"/>
        </w:rPr>
      </w:pPr>
      <w:r w:rsidRPr="00DC4FDF">
        <w:rPr>
          <w:sz w:val="28"/>
          <w:szCs w:val="28"/>
          <w:lang w:val="vi-VN"/>
        </w:rPr>
        <w:t xml:space="preserve">Toán học đóng vai trò nền tảng trong việc nghiên cứu và triển khai thuật toán mã hóa </w:t>
      </w:r>
      <w:r w:rsidR="00F37E94">
        <w:rPr>
          <w:sz w:val="28"/>
          <w:szCs w:val="28"/>
          <w:lang w:val="vi-VN"/>
        </w:rPr>
        <w:t>DES.</w:t>
      </w:r>
      <w:r w:rsidRPr="00DC4FDF">
        <w:rPr>
          <w:sz w:val="28"/>
          <w:szCs w:val="28"/>
          <w:lang w:val="vi-VN"/>
        </w:rPr>
        <w:t xml:space="preserve"> Các phép toán trên dữ liệu nhị phân giúp DES xử lý thông tin ở mức </w:t>
      </w:r>
      <w:proofErr w:type="spellStart"/>
      <w:r w:rsidRPr="00DC4FDF">
        <w:rPr>
          <w:sz w:val="28"/>
          <w:szCs w:val="28"/>
          <w:lang w:val="vi-VN"/>
        </w:rPr>
        <w:t>bit</w:t>
      </w:r>
      <w:proofErr w:type="spellEnd"/>
      <w:r w:rsidRPr="00DC4FDF">
        <w:rPr>
          <w:sz w:val="28"/>
          <w:szCs w:val="28"/>
          <w:lang w:val="vi-VN"/>
        </w:rPr>
        <w:t>, từ đó đảm bảo khả năng mã hóa chính xác và hiệu quả.</w:t>
      </w:r>
    </w:p>
    <w:p w14:paraId="009D4A9F" w14:textId="77777777" w:rsidR="008A3D46" w:rsidRPr="00DC4FDF" w:rsidRDefault="008A3D46" w:rsidP="008A3D46">
      <w:pPr>
        <w:pStyle w:val="u4"/>
        <w:rPr>
          <w:rFonts w:ascii="Times New Roman" w:hAnsi="Times New Roman"/>
          <w:b w:val="0"/>
          <w:bCs w:val="0"/>
          <w:lang w:val="vi-VN"/>
        </w:rPr>
      </w:pPr>
      <w:r w:rsidRPr="00DC4FDF">
        <w:rPr>
          <w:rFonts w:ascii="Times New Roman" w:hAnsi="Times New Roman"/>
          <w:b w:val="0"/>
          <w:bCs w:val="0"/>
          <w:lang w:val="vi-VN"/>
        </w:rPr>
        <w:t>a) Hệ nhị phân</w:t>
      </w:r>
    </w:p>
    <w:p w14:paraId="2D4463EB" w14:textId="77777777" w:rsidR="008A3D46" w:rsidRPr="00DC4FDF" w:rsidRDefault="008A3D46" w:rsidP="00AD1F4B">
      <w:pPr>
        <w:pStyle w:val="ThngthngWeb"/>
        <w:ind w:firstLine="720"/>
        <w:rPr>
          <w:sz w:val="28"/>
          <w:szCs w:val="28"/>
          <w:lang w:val="vi-VN"/>
        </w:rPr>
      </w:pPr>
      <w:r w:rsidRPr="00DC4FDF">
        <w:rPr>
          <w:sz w:val="28"/>
          <w:szCs w:val="28"/>
          <w:lang w:val="vi-VN"/>
        </w:rPr>
        <w:t xml:space="preserve">Hệ nhị phân là hệ đếm chỉ sử dụng hai ký hiệu là 0 và 1 để biểu diễn dữ liệu. Trong lĩnh vực mật mã học, đặc biệt là thuật toán DES, toàn bộ dữ liệu đều được xử lý dưới dạng chuỗi </w:t>
      </w:r>
      <w:proofErr w:type="spellStart"/>
      <w:r w:rsidRPr="00DC4FDF">
        <w:rPr>
          <w:sz w:val="28"/>
          <w:szCs w:val="28"/>
          <w:lang w:val="vi-VN"/>
        </w:rPr>
        <w:t>bit</w:t>
      </w:r>
      <w:proofErr w:type="spellEnd"/>
      <w:r w:rsidRPr="00DC4FDF">
        <w:rPr>
          <w:sz w:val="28"/>
          <w:szCs w:val="28"/>
          <w:lang w:val="vi-VN"/>
        </w:rPr>
        <w:t xml:space="preserve"> nhị phân.</w:t>
      </w:r>
    </w:p>
    <w:p w14:paraId="33BA0404" w14:textId="77777777" w:rsidR="008A3D46" w:rsidRPr="00DC4FDF" w:rsidRDefault="008A3D46" w:rsidP="001A507D">
      <w:pPr>
        <w:pStyle w:val="ThngthngWeb"/>
        <w:ind w:firstLine="720"/>
        <w:rPr>
          <w:sz w:val="28"/>
          <w:szCs w:val="28"/>
          <w:lang w:val="vi-VN"/>
        </w:rPr>
      </w:pPr>
      <w:r w:rsidRPr="00DC4FDF">
        <w:rPr>
          <w:sz w:val="28"/>
          <w:szCs w:val="28"/>
          <w:lang w:val="vi-VN"/>
        </w:rPr>
        <w:lastRenderedPageBreak/>
        <w:t>Trong DES:</w:t>
      </w:r>
    </w:p>
    <w:p w14:paraId="0238E409" w14:textId="7876BC34" w:rsidR="008A3D46" w:rsidRPr="00DC4FDF" w:rsidRDefault="008A3D46" w:rsidP="001A507D">
      <w:pPr>
        <w:spacing w:beforeAutospacing="1" w:afterAutospacing="1"/>
        <w:ind w:left="720" w:firstLine="360"/>
        <w:rPr>
          <w:sz w:val="28"/>
          <w:szCs w:val="28"/>
          <w:lang w:val="vi-VN"/>
        </w:rPr>
      </w:pPr>
      <w:r w:rsidRPr="00DC4FDF">
        <w:rPr>
          <w:sz w:val="28"/>
          <w:szCs w:val="28"/>
          <w:lang w:val="vi-VN"/>
        </w:rPr>
        <w:t xml:space="preserve">+ Bản rõ được biểu diễn dưới dạng khối dữ liệu 64 </w:t>
      </w:r>
      <w:proofErr w:type="spellStart"/>
      <w:r w:rsidRPr="00DC4FDF">
        <w:rPr>
          <w:sz w:val="28"/>
          <w:szCs w:val="28"/>
          <w:lang w:val="vi-VN"/>
        </w:rPr>
        <w:t>bit</w:t>
      </w:r>
      <w:proofErr w:type="spellEnd"/>
      <w:r w:rsidRPr="00DC4FDF">
        <w:rPr>
          <w:sz w:val="28"/>
          <w:szCs w:val="28"/>
          <w:lang w:val="vi-VN"/>
        </w:rPr>
        <w:t xml:space="preserve">. </w:t>
      </w:r>
    </w:p>
    <w:p w14:paraId="5B90EF8B" w14:textId="77777777" w:rsidR="008A3D46" w:rsidRPr="00DC4FDF" w:rsidRDefault="008A3D46" w:rsidP="001A507D">
      <w:pPr>
        <w:spacing w:beforeAutospacing="1" w:afterAutospacing="1"/>
        <w:ind w:left="360" w:firstLine="720"/>
        <w:rPr>
          <w:sz w:val="28"/>
          <w:szCs w:val="28"/>
          <w:lang w:val="vi-VN"/>
        </w:rPr>
      </w:pPr>
      <w:r w:rsidRPr="00DC4FDF">
        <w:rPr>
          <w:sz w:val="28"/>
          <w:szCs w:val="28"/>
          <w:lang w:val="vi-VN"/>
        </w:rPr>
        <w:t xml:space="preserve">+ Khóa mã hóa cũng có độ dài 64 </w:t>
      </w:r>
      <w:proofErr w:type="spellStart"/>
      <w:r w:rsidRPr="00DC4FDF">
        <w:rPr>
          <w:sz w:val="28"/>
          <w:szCs w:val="28"/>
          <w:lang w:val="vi-VN"/>
        </w:rPr>
        <w:t>bit</w:t>
      </w:r>
      <w:proofErr w:type="spellEnd"/>
      <w:r w:rsidRPr="00DC4FDF">
        <w:rPr>
          <w:sz w:val="28"/>
          <w:szCs w:val="28"/>
          <w:lang w:val="vi-VN"/>
        </w:rPr>
        <w:t xml:space="preserve">, tuy nhiên chỉ sử dụng 56 </w:t>
      </w:r>
      <w:proofErr w:type="spellStart"/>
      <w:r w:rsidRPr="00DC4FDF">
        <w:rPr>
          <w:sz w:val="28"/>
          <w:szCs w:val="28"/>
          <w:lang w:val="vi-VN"/>
        </w:rPr>
        <w:t>bit</w:t>
      </w:r>
      <w:proofErr w:type="spellEnd"/>
      <w:r w:rsidRPr="00DC4FDF">
        <w:rPr>
          <w:sz w:val="28"/>
          <w:szCs w:val="28"/>
          <w:lang w:val="vi-VN"/>
        </w:rPr>
        <w:t xml:space="preserve"> thực sự cho quá trình mã hóa, 8 </w:t>
      </w:r>
      <w:proofErr w:type="spellStart"/>
      <w:r w:rsidRPr="00DC4FDF">
        <w:rPr>
          <w:sz w:val="28"/>
          <w:szCs w:val="28"/>
          <w:lang w:val="vi-VN"/>
        </w:rPr>
        <w:t>bit</w:t>
      </w:r>
      <w:proofErr w:type="spellEnd"/>
      <w:r w:rsidRPr="00DC4FDF">
        <w:rPr>
          <w:sz w:val="28"/>
          <w:szCs w:val="28"/>
          <w:lang w:val="vi-VN"/>
        </w:rPr>
        <w:t xml:space="preserve"> còn lại dùng để kiểm tra chẵn lẻ. </w:t>
      </w:r>
    </w:p>
    <w:p w14:paraId="62428784" w14:textId="3DF45E8C" w:rsidR="008A3D46" w:rsidRPr="00DC4FDF" w:rsidRDefault="008A3D46" w:rsidP="001A507D">
      <w:pPr>
        <w:pStyle w:val="ThngthngWeb"/>
        <w:ind w:left="360" w:firstLine="720"/>
        <w:rPr>
          <w:sz w:val="28"/>
          <w:szCs w:val="28"/>
          <w:lang w:val="vi-VN"/>
        </w:rPr>
      </w:pPr>
      <w:r w:rsidRPr="00DC4FDF">
        <w:rPr>
          <w:sz w:val="28"/>
          <w:szCs w:val="28"/>
          <w:lang w:val="vi-VN"/>
        </w:rPr>
        <w:t>Ví dụ:</w:t>
      </w:r>
      <w:r w:rsidR="00AD1F4B" w:rsidRPr="00DC4FDF">
        <w:rPr>
          <w:sz w:val="28"/>
          <w:szCs w:val="28"/>
          <w:lang w:val="vi-VN"/>
        </w:rPr>
        <w:t xml:space="preserve"> </w:t>
      </w:r>
      <w:r w:rsidRPr="00DC4FDF">
        <w:rPr>
          <w:sz w:val="28"/>
          <w:szCs w:val="28"/>
          <w:lang w:val="vi-VN"/>
        </w:rPr>
        <w:t>Ký tự “A” trong bảng mã ASCII có giá trị thập phân là 65, được biểu diễn dưới dạng nhị phân như sau:</w:t>
      </w:r>
    </w:p>
    <w:p w14:paraId="2D55CE36" w14:textId="710BEE88" w:rsidR="008A3D46" w:rsidRPr="00DC4FDF" w:rsidRDefault="00AD1F4B" w:rsidP="008A3D46">
      <w:pPr>
        <w:pStyle w:val="HTMLinhdangtrc"/>
        <w:rPr>
          <w:rFonts w:ascii="Times New Roman" w:hAnsi="Times New Roman" w:hint="default"/>
          <w:sz w:val="28"/>
          <w:szCs w:val="28"/>
          <w:lang w:val="vi-VN"/>
        </w:rPr>
      </w:pPr>
      <w:r w:rsidRPr="00DC4FDF">
        <w:rPr>
          <w:rStyle w:val="MaHTML"/>
          <w:rFonts w:ascii="Times New Roman" w:hAnsi="Times New Roman" w:cs="Times New Roman" w:hint="default"/>
          <w:sz w:val="28"/>
          <w:szCs w:val="28"/>
          <w:lang w:val="vi-VN"/>
        </w:rPr>
        <w:tab/>
      </w:r>
      <w:r w:rsidRPr="00DC4FDF">
        <w:rPr>
          <w:rStyle w:val="MaHTML"/>
          <w:rFonts w:ascii="Times New Roman" w:hAnsi="Times New Roman" w:cs="Times New Roman" w:hint="default"/>
          <w:sz w:val="28"/>
          <w:szCs w:val="28"/>
          <w:lang w:val="vi-VN"/>
        </w:rPr>
        <w:tab/>
      </w:r>
      <w:r w:rsidR="001A507D" w:rsidRPr="00DC4FDF">
        <w:rPr>
          <w:rStyle w:val="MaHTML"/>
          <w:rFonts w:ascii="Times New Roman" w:hAnsi="Times New Roman" w:cs="Times New Roman" w:hint="default"/>
          <w:sz w:val="28"/>
          <w:szCs w:val="28"/>
          <w:lang w:val="vi-VN"/>
        </w:rPr>
        <w:tab/>
      </w:r>
      <w:r w:rsidR="008A3D46" w:rsidRPr="00DC4FDF">
        <w:rPr>
          <w:rStyle w:val="MaHTML"/>
          <w:rFonts w:ascii="Times New Roman" w:hAnsi="Times New Roman" w:cs="Times New Roman" w:hint="default"/>
          <w:sz w:val="28"/>
          <w:szCs w:val="28"/>
          <w:lang w:val="vi-VN"/>
        </w:rPr>
        <w:t>01000001</w:t>
      </w:r>
    </w:p>
    <w:p w14:paraId="2FCC927F" w14:textId="7D2FD334" w:rsidR="008A3D46" w:rsidRPr="00F37E94" w:rsidRDefault="008A3D46" w:rsidP="00F37E94">
      <w:pPr>
        <w:pStyle w:val="ThngthngWeb"/>
        <w:ind w:firstLine="720"/>
        <w:rPr>
          <w:sz w:val="28"/>
          <w:szCs w:val="28"/>
          <w:lang w:val="vi-VN"/>
        </w:rPr>
      </w:pPr>
      <w:r w:rsidRPr="00DC4FDF">
        <w:rPr>
          <w:sz w:val="28"/>
          <w:szCs w:val="28"/>
          <w:lang w:val="vi-VN"/>
        </w:rPr>
        <w:t xml:space="preserve">Việc sử dụng hệ nhị phân giúp DES dễ dàng thực hiện các phép toán </w:t>
      </w:r>
      <w:proofErr w:type="spellStart"/>
      <w:r w:rsidRPr="00DC4FDF">
        <w:rPr>
          <w:sz w:val="28"/>
          <w:szCs w:val="28"/>
          <w:lang w:val="vi-VN"/>
        </w:rPr>
        <w:t>logic</w:t>
      </w:r>
      <w:proofErr w:type="spellEnd"/>
      <w:r w:rsidRPr="00DC4FDF">
        <w:rPr>
          <w:sz w:val="28"/>
          <w:szCs w:val="28"/>
          <w:lang w:val="vi-VN"/>
        </w:rPr>
        <w:t xml:space="preserve"> như XOR, hoán vị </w:t>
      </w:r>
      <w:proofErr w:type="spellStart"/>
      <w:r w:rsidRPr="00DC4FDF">
        <w:rPr>
          <w:sz w:val="28"/>
          <w:szCs w:val="28"/>
          <w:lang w:val="vi-VN"/>
        </w:rPr>
        <w:t>bit</w:t>
      </w:r>
      <w:proofErr w:type="spellEnd"/>
      <w:r w:rsidRPr="00DC4FDF">
        <w:rPr>
          <w:sz w:val="28"/>
          <w:szCs w:val="28"/>
          <w:lang w:val="vi-VN"/>
        </w:rPr>
        <w:t xml:space="preserve"> và dịch </w:t>
      </w:r>
      <w:proofErr w:type="spellStart"/>
      <w:r w:rsidRPr="00DC4FDF">
        <w:rPr>
          <w:sz w:val="28"/>
          <w:szCs w:val="28"/>
          <w:lang w:val="vi-VN"/>
        </w:rPr>
        <w:t>bit</w:t>
      </w:r>
      <w:proofErr w:type="spellEnd"/>
      <w:r w:rsidRPr="00DC4FDF">
        <w:rPr>
          <w:sz w:val="28"/>
          <w:szCs w:val="28"/>
          <w:lang w:val="vi-VN"/>
        </w:rPr>
        <w:t xml:space="preserve"> trong quá trình mã hóa.</w:t>
      </w:r>
    </w:p>
    <w:p w14:paraId="561CEDFF" w14:textId="77777777" w:rsidR="008A3D46" w:rsidRPr="00DC4FDF" w:rsidRDefault="008A3D46" w:rsidP="008A3D46">
      <w:pPr>
        <w:pStyle w:val="u4"/>
        <w:rPr>
          <w:rFonts w:ascii="Times New Roman" w:hAnsi="Times New Roman"/>
          <w:b w:val="0"/>
          <w:bCs w:val="0"/>
        </w:rPr>
      </w:pPr>
      <w:r w:rsidRPr="00DC4FDF">
        <w:rPr>
          <w:rFonts w:ascii="Times New Roman" w:hAnsi="Times New Roman"/>
          <w:b w:val="0"/>
          <w:bCs w:val="0"/>
        </w:rPr>
        <w:t xml:space="preserve">b) </w:t>
      </w:r>
      <w:proofErr w:type="spellStart"/>
      <w:r w:rsidRPr="00DC4FDF">
        <w:rPr>
          <w:rFonts w:ascii="Times New Roman" w:hAnsi="Times New Roman"/>
          <w:b w:val="0"/>
          <w:bCs w:val="0"/>
        </w:rPr>
        <w:t>Phép</w:t>
      </w:r>
      <w:proofErr w:type="spellEnd"/>
      <w:r w:rsidRPr="00DC4FDF">
        <w:rPr>
          <w:rFonts w:ascii="Times New Roman" w:hAnsi="Times New Roman"/>
          <w:b w:val="0"/>
          <w:bCs w:val="0"/>
        </w:rPr>
        <w:t xml:space="preserve"> </w:t>
      </w:r>
      <w:proofErr w:type="spellStart"/>
      <w:r w:rsidRPr="00DC4FDF">
        <w:rPr>
          <w:rFonts w:ascii="Times New Roman" w:hAnsi="Times New Roman"/>
          <w:b w:val="0"/>
          <w:bCs w:val="0"/>
        </w:rPr>
        <w:t>dịch</w:t>
      </w:r>
      <w:proofErr w:type="spellEnd"/>
      <w:r w:rsidRPr="00DC4FDF">
        <w:rPr>
          <w:rFonts w:ascii="Times New Roman" w:hAnsi="Times New Roman"/>
          <w:b w:val="0"/>
          <w:bCs w:val="0"/>
        </w:rPr>
        <w:t xml:space="preserve"> bit</w:t>
      </w:r>
    </w:p>
    <w:p w14:paraId="2EE34400" w14:textId="77777777" w:rsidR="008A3D46" w:rsidRPr="00DC4FDF" w:rsidRDefault="008A3D46" w:rsidP="001A507D">
      <w:pPr>
        <w:pStyle w:val="ThngthngWeb"/>
        <w:ind w:firstLine="720"/>
        <w:rPr>
          <w:sz w:val="28"/>
          <w:szCs w:val="28"/>
        </w:rPr>
      </w:pPr>
      <w:proofErr w:type="spellStart"/>
      <w:r w:rsidRPr="00DC4FDF">
        <w:rPr>
          <w:sz w:val="28"/>
          <w:szCs w:val="28"/>
        </w:rPr>
        <w:t>Phép</w:t>
      </w:r>
      <w:proofErr w:type="spellEnd"/>
      <w:r w:rsidRPr="00DC4FDF">
        <w:rPr>
          <w:sz w:val="28"/>
          <w:szCs w:val="28"/>
        </w:rPr>
        <w:t xml:space="preserve"> </w:t>
      </w:r>
      <w:proofErr w:type="spellStart"/>
      <w:r w:rsidRPr="00DC4FDF">
        <w:rPr>
          <w:sz w:val="28"/>
          <w:szCs w:val="28"/>
        </w:rPr>
        <w:t>dịch</w:t>
      </w:r>
      <w:proofErr w:type="spellEnd"/>
      <w:r w:rsidRPr="00DC4FDF">
        <w:rPr>
          <w:sz w:val="28"/>
          <w:szCs w:val="28"/>
        </w:rPr>
        <w:t xml:space="preserve"> bit </w:t>
      </w:r>
      <w:proofErr w:type="spellStart"/>
      <w:r w:rsidRPr="00DC4FDF">
        <w:rPr>
          <w:sz w:val="28"/>
          <w:szCs w:val="28"/>
        </w:rPr>
        <w:t>là</w:t>
      </w:r>
      <w:proofErr w:type="spellEnd"/>
      <w:r w:rsidRPr="00DC4FDF">
        <w:rPr>
          <w:sz w:val="28"/>
          <w:szCs w:val="28"/>
        </w:rPr>
        <w:t xml:space="preserve"> </w:t>
      </w:r>
      <w:proofErr w:type="spellStart"/>
      <w:r w:rsidRPr="00DC4FDF">
        <w:rPr>
          <w:sz w:val="28"/>
          <w:szCs w:val="28"/>
        </w:rPr>
        <w:t>thao</w:t>
      </w:r>
      <w:proofErr w:type="spellEnd"/>
      <w:r w:rsidRPr="00DC4FDF">
        <w:rPr>
          <w:sz w:val="28"/>
          <w:szCs w:val="28"/>
        </w:rPr>
        <w:t xml:space="preserve"> </w:t>
      </w:r>
      <w:proofErr w:type="spellStart"/>
      <w:r w:rsidRPr="00DC4FDF">
        <w:rPr>
          <w:sz w:val="28"/>
          <w:szCs w:val="28"/>
        </w:rPr>
        <w:t>tác</w:t>
      </w:r>
      <w:proofErr w:type="spellEnd"/>
      <w:r w:rsidRPr="00DC4FDF">
        <w:rPr>
          <w:sz w:val="28"/>
          <w:szCs w:val="28"/>
        </w:rPr>
        <w:t xml:space="preserve"> di </w:t>
      </w:r>
      <w:proofErr w:type="spellStart"/>
      <w:r w:rsidRPr="00DC4FDF">
        <w:rPr>
          <w:sz w:val="28"/>
          <w:szCs w:val="28"/>
        </w:rPr>
        <w:t>chuyển</w:t>
      </w:r>
      <w:proofErr w:type="spellEnd"/>
      <w:r w:rsidRPr="00DC4FDF">
        <w:rPr>
          <w:sz w:val="28"/>
          <w:szCs w:val="28"/>
        </w:rPr>
        <w:t xml:space="preserve"> </w:t>
      </w:r>
      <w:proofErr w:type="spellStart"/>
      <w:r w:rsidRPr="00DC4FDF">
        <w:rPr>
          <w:sz w:val="28"/>
          <w:szCs w:val="28"/>
        </w:rPr>
        <w:t>các</w:t>
      </w:r>
      <w:proofErr w:type="spellEnd"/>
      <w:r w:rsidRPr="00DC4FDF">
        <w:rPr>
          <w:sz w:val="28"/>
          <w:szCs w:val="28"/>
        </w:rPr>
        <w:t xml:space="preserve"> bit sang </w:t>
      </w:r>
      <w:proofErr w:type="spellStart"/>
      <w:r w:rsidRPr="00DC4FDF">
        <w:rPr>
          <w:sz w:val="28"/>
          <w:szCs w:val="28"/>
        </w:rPr>
        <w:t>trái</w:t>
      </w:r>
      <w:proofErr w:type="spellEnd"/>
      <w:r w:rsidRPr="00DC4FDF">
        <w:rPr>
          <w:sz w:val="28"/>
          <w:szCs w:val="28"/>
        </w:rPr>
        <w:t xml:space="preserve"> </w:t>
      </w:r>
      <w:proofErr w:type="spellStart"/>
      <w:r w:rsidRPr="00DC4FDF">
        <w:rPr>
          <w:sz w:val="28"/>
          <w:szCs w:val="28"/>
        </w:rPr>
        <w:t>hoặc</w:t>
      </w:r>
      <w:proofErr w:type="spellEnd"/>
      <w:r w:rsidRPr="00DC4FDF">
        <w:rPr>
          <w:sz w:val="28"/>
          <w:szCs w:val="28"/>
        </w:rPr>
        <w:t xml:space="preserve"> sang </w:t>
      </w:r>
      <w:proofErr w:type="spellStart"/>
      <w:r w:rsidRPr="00DC4FDF">
        <w:rPr>
          <w:sz w:val="28"/>
          <w:szCs w:val="28"/>
        </w:rPr>
        <w:t>phải</w:t>
      </w:r>
      <w:proofErr w:type="spellEnd"/>
      <w:r w:rsidRPr="00DC4FDF">
        <w:rPr>
          <w:sz w:val="28"/>
          <w:szCs w:val="28"/>
        </w:rPr>
        <w:t xml:space="preserve"> </w:t>
      </w:r>
      <w:proofErr w:type="spellStart"/>
      <w:r w:rsidRPr="00DC4FDF">
        <w:rPr>
          <w:sz w:val="28"/>
          <w:szCs w:val="28"/>
        </w:rPr>
        <w:t>trong</w:t>
      </w:r>
      <w:proofErr w:type="spellEnd"/>
      <w:r w:rsidRPr="00DC4FDF">
        <w:rPr>
          <w:sz w:val="28"/>
          <w:szCs w:val="28"/>
        </w:rPr>
        <w:t xml:space="preserve"> </w:t>
      </w:r>
      <w:proofErr w:type="spellStart"/>
      <w:r w:rsidRPr="00DC4FDF">
        <w:rPr>
          <w:sz w:val="28"/>
          <w:szCs w:val="28"/>
        </w:rPr>
        <w:t>một</w:t>
      </w:r>
      <w:proofErr w:type="spellEnd"/>
      <w:r w:rsidRPr="00DC4FDF">
        <w:rPr>
          <w:sz w:val="28"/>
          <w:szCs w:val="28"/>
        </w:rPr>
        <w:t xml:space="preserve"> </w:t>
      </w:r>
      <w:proofErr w:type="spellStart"/>
      <w:r w:rsidRPr="00DC4FDF">
        <w:rPr>
          <w:sz w:val="28"/>
          <w:szCs w:val="28"/>
        </w:rPr>
        <w:t>chuỗi</w:t>
      </w:r>
      <w:proofErr w:type="spellEnd"/>
      <w:r w:rsidRPr="00DC4FDF">
        <w:rPr>
          <w:sz w:val="28"/>
          <w:szCs w:val="28"/>
        </w:rPr>
        <w:t xml:space="preserve"> </w:t>
      </w:r>
      <w:proofErr w:type="spellStart"/>
      <w:r w:rsidRPr="00DC4FDF">
        <w:rPr>
          <w:sz w:val="28"/>
          <w:szCs w:val="28"/>
        </w:rPr>
        <w:t>nhị</w:t>
      </w:r>
      <w:proofErr w:type="spellEnd"/>
      <w:r w:rsidRPr="00DC4FDF">
        <w:rPr>
          <w:sz w:val="28"/>
          <w:szCs w:val="28"/>
        </w:rPr>
        <w:t xml:space="preserve"> </w:t>
      </w:r>
      <w:proofErr w:type="spellStart"/>
      <w:r w:rsidRPr="00DC4FDF">
        <w:rPr>
          <w:sz w:val="28"/>
          <w:szCs w:val="28"/>
        </w:rPr>
        <w:t>phân</w:t>
      </w:r>
      <w:proofErr w:type="spellEnd"/>
      <w:r w:rsidRPr="00DC4FDF">
        <w:rPr>
          <w:sz w:val="28"/>
          <w:szCs w:val="28"/>
        </w:rPr>
        <w:t xml:space="preserve">. </w:t>
      </w:r>
      <w:proofErr w:type="spellStart"/>
      <w:r w:rsidRPr="00DC4FDF">
        <w:rPr>
          <w:sz w:val="28"/>
          <w:szCs w:val="28"/>
        </w:rPr>
        <w:t>Đây</w:t>
      </w:r>
      <w:proofErr w:type="spellEnd"/>
      <w:r w:rsidRPr="00DC4FDF">
        <w:rPr>
          <w:sz w:val="28"/>
          <w:szCs w:val="28"/>
        </w:rPr>
        <w:t xml:space="preserve"> </w:t>
      </w:r>
      <w:proofErr w:type="spellStart"/>
      <w:r w:rsidRPr="00DC4FDF">
        <w:rPr>
          <w:sz w:val="28"/>
          <w:szCs w:val="28"/>
        </w:rPr>
        <w:t>là</w:t>
      </w:r>
      <w:proofErr w:type="spellEnd"/>
      <w:r w:rsidRPr="00DC4FDF">
        <w:rPr>
          <w:sz w:val="28"/>
          <w:szCs w:val="28"/>
        </w:rPr>
        <w:t xml:space="preserve"> </w:t>
      </w:r>
      <w:proofErr w:type="spellStart"/>
      <w:r w:rsidRPr="00DC4FDF">
        <w:rPr>
          <w:sz w:val="28"/>
          <w:szCs w:val="28"/>
        </w:rPr>
        <w:t>phép</w:t>
      </w:r>
      <w:proofErr w:type="spellEnd"/>
      <w:r w:rsidRPr="00DC4FDF">
        <w:rPr>
          <w:sz w:val="28"/>
          <w:szCs w:val="28"/>
        </w:rPr>
        <w:t xml:space="preserve"> </w:t>
      </w:r>
      <w:proofErr w:type="spellStart"/>
      <w:r w:rsidRPr="00DC4FDF">
        <w:rPr>
          <w:sz w:val="28"/>
          <w:szCs w:val="28"/>
        </w:rPr>
        <w:t>toán</w:t>
      </w:r>
      <w:proofErr w:type="spellEnd"/>
      <w:r w:rsidRPr="00DC4FDF">
        <w:rPr>
          <w:sz w:val="28"/>
          <w:szCs w:val="28"/>
        </w:rPr>
        <w:t xml:space="preserve"> </w:t>
      </w:r>
      <w:proofErr w:type="spellStart"/>
      <w:r w:rsidRPr="00DC4FDF">
        <w:rPr>
          <w:sz w:val="28"/>
          <w:szCs w:val="28"/>
        </w:rPr>
        <w:t>quan</w:t>
      </w:r>
      <w:proofErr w:type="spellEnd"/>
      <w:r w:rsidRPr="00DC4FDF">
        <w:rPr>
          <w:sz w:val="28"/>
          <w:szCs w:val="28"/>
        </w:rPr>
        <w:t xml:space="preserve"> </w:t>
      </w:r>
      <w:proofErr w:type="spellStart"/>
      <w:r w:rsidRPr="00DC4FDF">
        <w:rPr>
          <w:sz w:val="28"/>
          <w:szCs w:val="28"/>
        </w:rPr>
        <w:t>trọng</w:t>
      </w:r>
      <w:proofErr w:type="spellEnd"/>
      <w:r w:rsidRPr="00DC4FDF">
        <w:rPr>
          <w:sz w:val="28"/>
          <w:szCs w:val="28"/>
        </w:rPr>
        <w:t xml:space="preserve"> </w:t>
      </w:r>
      <w:proofErr w:type="spellStart"/>
      <w:r w:rsidRPr="00DC4FDF">
        <w:rPr>
          <w:sz w:val="28"/>
          <w:szCs w:val="28"/>
        </w:rPr>
        <w:t>trong</w:t>
      </w:r>
      <w:proofErr w:type="spellEnd"/>
      <w:r w:rsidRPr="00DC4FDF">
        <w:rPr>
          <w:sz w:val="28"/>
          <w:szCs w:val="28"/>
        </w:rPr>
        <w:t xml:space="preserve"> </w:t>
      </w:r>
      <w:proofErr w:type="spellStart"/>
      <w:r w:rsidRPr="00DC4FDF">
        <w:rPr>
          <w:sz w:val="28"/>
          <w:szCs w:val="28"/>
        </w:rPr>
        <w:t>quá</w:t>
      </w:r>
      <w:proofErr w:type="spellEnd"/>
      <w:r w:rsidRPr="00DC4FDF">
        <w:rPr>
          <w:sz w:val="28"/>
          <w:szCs w:val="28"/>
        </w:rPr>
        <w:t xml:space="preserve"> </w:t>
      </w:r>
      <w:proofErr w:type="spellStart"/>
      <w:r w:rsidRPr="00DC4FDF">
        <w:rPr>
          <w:sz w:val="28"/>
          <w:szCs w:val="28"/>
        </w:rPr>
        <w:t>trình</w:t>
      </w:r>
      <w:proofErr w:type="spellEnd"/>
      <w:r w:rsidRPr="00DC4FDF">
        <w:rPr>
          <w:sz w:val="28"/>
          <w:szCs w:val="28"/>
        </w:rPr>
        <w:t xml:space="preserve"> </w:t>
      </w:r>
      <w:proofErr w:type="spellStart"/>
      <w:r w:rsidRPr="00DC4FDF">
        <w:rPr>
          <w:sz w:val="28"/>
          <w:szCs w:val="28"/>
        </w:rPr>
        <w:t>sinh</w:t>
      </w:r>
      <w:proofErr w:type="spellEnd"/>
      <w:r w:rsidRPr="00DC4FDF">
        <w:rPr>
          <w:sz w:val="28"/>
          <w:szCs w:val="28"/>
        </w:rPr>
        <w:t xml:space="preserve"> </w:t>
      </w:r>
      <w:proofErr w:type="spellStart"/>
      <w:r w:rsidRPr="00DC4FDF">
        <w:rPr>
          <w:sz w:val="28"/>
          <w:szCs w:val="28"/>
        </w:rPr>
        <w:t>khóa</w:t>
      </w:r>
      <w:proofErr w:type="spellEnd"/>
      <w:r w:rsidRPr="00DC4FDF">
        <w:rPr>
          <w:sz w:val="28"/>
          <w:szCs w:val="28"/>
        </w:rPr>
        <w:t xml:space="preserve"> con </w:t>
      </w:r>
      <w:proofErr w:type="spellStart"/>
      <w:r w:rsidRPr="00DC4FDF">
        <w:rPr>
          <w:sz w:val="28"/>
          <w:szCs w:val="28"/>
        </w:rPr>
        <w:t>và</w:t>
      </w:r>
      <w:proofErr w:type="spellEnd"/>
      <w:r w:rsidRPr="00DC4FDF">
        <w:rPr>
          <w:sz w:val="28"/>
          <w:szCs w:val="28"/>
        </w:rPr>
        <w:t xml:space="preserve"> </w:t>
      </w:r>
      <w:proofErr w:type="spellStart"/>
      <w:r w:rsidRPr="00DC4FDF">
        <w:rPr>
          <w:sz w:val="28"/>
          <w:szCs w:val="28"/>
        </w:rPr>
        <w:t>xử</w:t>
      </w:r>
      <w:proofErr w:type="spellEnd"/>
      <w:r w:rsidRPr="00DC4FDF">
        <w:rPr>
          <w:sz w:val="28"/>
          <w:szCs w:val="28"/>
        </w:rPr>
        <w:t xml:space="preserve"> </w:t>
      </w:r>
      <w:proofErr w:type="spellStart"/>
      <w:r w:rsidRPr="00DC4FDF">
        <w:rPr>
          <w:sz w:val="28"/>
          <w:szCs w:val="28"/>
        </w:rPr>
        <w:t>lý</w:t>
      </w:r>
      <w:proofErr w:type="spellEnd"/>
      <w:r w:rsidRPr="00DC4FDF">
        <w:rPr>
          <w:sz w:val="28"/>
          <w:szCs w:val="28"/>
        </w:rPr>
        <w:t xml:space="preserve"> </w:t>
      </w:r>
      <w:proofErr w:type="spellStart"/>
      <w:r w:rsidRPr="00DC4FDF">
        <w:rPr>
          <w:sz w:val="28"/>
          <w:szCs w:val="28"/>
        </w:rPr>
        <w:t>dữ</w:t>
      </w:r>
      <w:proofErr w:type="spellEnd"/>
      <w:r w:rsidRPr="00DC4FDF">
        <w:rPr>
          <w:sz w:val="28"/>
          <w:szCs w:val="28"/>
        </w:rPr>
        <w:t xml:space="preserve"> </w:t>
      </w:r>
      <w:proofErr w:type="spellStart"/>
      <w:r w:rsidRPr="00DC4FDF">
        <w:rPr>
          <w:sz w:val="28"/>
          <w:szCs w:val="28"/>
        </w:rPr>
        <w:t>liệu</w:t>
      </w:r>
      <w:proofErr w:type="spellEnd"/>
      <w:r w:rsidRPr="00DC4FDF">
        <w:rPr>
          <w:sz w:val="28"/>
          <w:szCs w:val="28"/>
        </w:rPr>
        <w:t xml:space="preserve"> </w:t>
      </w:r>
      <w:proofErr w:type="spellStart"/>
      <w:r w:rsidRPr="00DC4FDF">
        <w:rPr>
          <w:sz w:val="28"/>
          <w:szCs w:val="28"/>
        </w:rPr>
        <w:t>của</w:t>
      </w:r>
      <w:proofErr w:type="spellEnd"/>
      <w:r w:rsidRPr="00DC4FDF">
        <w:rPr>
          <w:sz w:val="28"/>
          <w:szCs w:val="28"/>
        </w:rPr>
        <w:t xml:space="preserve"> DES.</w:t>
      </w:r>
    </w:p>
    <w:p w14:paraId="5FB49136" w14:textId="77777777" w:rsidR="008A3D46" w:rsidRPr="00DC4FDF" w:rsidRDefault="008A3D46" w:rsidP="001A507D">
      <w:pPr>
        <w:pStyle w:val="ThngthngWeb"/>
        <w:ind w:firstLine="720"/>
        <w:rPr>
          <w:sz w:val="28"/>
          <w:szCs w:val="28"/>
        </w:rPr>
      </w:pPr>
      <w:r w:rsidRPr="00DC4FDF">
        <w:rPr>
          <w:sz w:val="28"/>
          <w:szCs w:val="28"/>
        </w:rPr>
        <w:t xml:space="preserve">Các </w:t>
      </w:r>
      <w:proofErr w:type="spellStart"/>
      <w:r w:rsidRPr="00DC4FDF">
        <w:rPr>
          <w:sz w:val="28"/>
          <w:szCs w:val="28"/>
        </w:rPr>
        <w:t>phép</w:t>
      </w:r>
      <w:proofErr w:type="spellEnd"/>
      <w:r w:rsidRPr="00DC4FDF">
        <w:rPr>
          <w:sz w:val="28"/>
          <w:szCs w:val="28"/>
        </w:rPr>
        <w:t xml:space="preserve"> </w:t>
      </w:r>
      <w:proofErr w:type="spellStart"/>
      <w:r w:rsidRPr="00DC4FDF">
        <w:rPr>
          <w:sz w:val="28"/>
          <w:szCs w:val="28"/>
        </w:rPr>
        <w:t>dịch</w:t>
      </w:r>
      <w:proofErr w:type="spellEnd"/>
      <w:r w:rsidRPr="00DC4FDF">
        <w:rPr>
          <w:sz w:val="28"/>
          <w:szCs w:val="28"/>
        </w:rPr>
        <w:t xml:space="preserve"> </w:t>
      </w:r>
      <w:proofErr w:type="spellStart"/>
      <w:r w:rsidRPr="00DC4FDF">
        <w:rPr>
          <w:sz w:val="28"/>
          <w:szCs w:val="28"/>
        </w:rPr>
        <w:t>thường</w:t>
      </w:r>
      <w:proofErr w:type="spellEnd"/>
      <w:r w:rsidRPr="00DC4FDF">
        <w:rPr>
          <w:sz w:val="28"/>
          <w:szCs w:val="28"/>
        </w:rPr>
        <w:t xml:space="preserve"> </w:t>
      </w:r>
      <w:proofErr w:type="spellStart"/>
      <w:r w:rsidRPr="00DC4FDF">
        <w:rPr>
          <w:sz w:val="28"/>
          <w:szCs w:val="28"/>
        </w:rPr>
        <w:t>dùng</w:t>
      </w:r>
      <w:proofErr w:type="spellEnd"/>
      <w:r w:rsidRPr="00DC4FDF">
        <w:rPr>
          <w:sz w:val="28"/>
          <w:szCs w:val="28"/>
        </w:rPr>
        <w:t>:</w:t>
      </w:r>
    </w:p>
    <w:p w14:paraId="2D339CF6" w14:textId="77777777" w:rsidR="008A3D46" w:rsidRPr="00DC4FDF" w:rsidRDefault="008A3D46" w:rsidP="00F37E94">
      <w:pPr>
        <w:spacing w:beforeAutospacing="1" w:afterAutospacing="1"/>
        <w:ind w:left="1080" w:firstLine="360"/>
        <w:rPr>
          <w:sz w:val="28"/>
          <w:szCs w:val="28"/>
        </w:rPr>
      </w:pPr>
      <w:r w:rsidRPr="00DC4FDF">
        <w:rPr>
          <w:sz w:val="28"/>
          <w:szCs w:val="28"/>
          <w:lang w:val="vi-VN"/>
        </w:rPr>
        <w:t xml:space="preserve">+ </w:t>
      </w:r>
      <w:proofErr w:type="spellStart"/>
      <w:r w:rsidRPr="00DC4FDF">
        <w:rPr>
          <w:sz w:val="28"/>
          <w:szCs w:val="28"/>
        </w:rPr>
        <w:t>Dịch</w:t>
      </w:r>
      <w:proofErr w:type="spellEnd"/>
      <w:r w:rsidRPr="00DC4FDF">
        <w:rPr>
          <w:sz w:val="28"/>
          <w:szCs w:val="28"/>
        </w:rPr>
        <w:t xml:space="preserve"> </w:t>
      </w:r>
      <w:proofErr w:type="spellStart"/>
      <w:r w:rsidRPr="00DC4FDF">
        <w:rPr>
          <w:sz w:val="28"/>
          <w:szCs w:val="28"/>
        </w:rPr>
        <w:t>trái</w:t>
      </w:r>
      <w:proofErr w:type="spellEnd"/>
      <w:r w:rsidRPr="00DC4FDF">
        <w:rPr>
          <w:sz w:val="28"/>
          <w:szCs w:val="28"/>
        </w:rPr>
        <w:t xml:space="preserve">: </w:t>
      </w:r>
      <w:r w:rsidRPr="00DC4FDF">
        <w:rPr>
          <w:rStyle w:val="MaHTML"/>
          <w:rFonts w:ascii="Times New Roman" w:hAnsi="Times New Roman" w:cs="Times New Roman"/>
          <w:sz w:val="28"/>
          <w:szCs w:val="28"/>
        </w:rPr>
        <w:t>&lt;&lt;</w:t>
      </w:r>
      <w:r w:rsidRPr="00DC4FDF">
        <w:rPr>
          <w:sz w:val="28"/>
          <w:szCs w:val="28"/>
        </w:rPr>
        <w:t xml:space="preserve"> </w:t>
      </w:r>
    </w:p>
    <w:p w14:paraId="301942C3" w14:textId="77777777" w:rsidR="008A3D46" w:rsidRPr="00DC4FDF" w:rsidRDefault="008A3D46" w:rsidP="00F37E94">
      <w:pPr>
        <w:spacing w:beforeAutospacing="1" w:afterAutospacing="1"/>
        <w:ind w:left="1080" w:firstLine="360"/>
        <w:rPr>
          <w:sz w:val="28"/>
          <w:szCs w:val="28"/>
        </w:rPr>
      </w:pPr>
      <w:r w:rsidRPr="00DC4FDF">
        <w:rPr>
          <w:sz w:val="28"/>
          <w:szCs w:val="28"/>
          <w:lang w:val="vi-VN"/>
        </w:rPr>
        <w:t xml:space="preserve">+ </w:t>
      </w:r>
      <w:proofErr w:type="spellStart"/>
      <w:r w:rsidRPr="00DC4FDF">
        <w:rPr>
          <w:sz w:val="28"/>
          <w:szCs w:val="28"/>
        </w:rPr>
        <w:t>Dịch</w:t>
      </w:r>
      <w:proofErr w:type="spellEnd"/>
      <w:r w:rsidRPr="00DC4FDF">
        <w:rPr>
          <w:sz w:val="28"/>
          <w:szCs w:val="28"/>
        </w:rPr>
        <w:t xml:space="preserve"> </w:t>
      </w:r>
      <w:proofErr w:type="spellStart"/>
      <w:r w:rsidRPr="00DC4FDF">
        <w:rPr>
          <w:sz w:val="28"/>
          <w:szCs w:val="28"/>
        </w:rPr>
        <w:t>phải</w:t>
      </w:r>
      <w:proofErr w:type="spellEnd"/>
      <w:r w:rsidRPr="00DC4FDF">
        <w:rPr>
          <w:sz w:val="28"/>
          <w:szCs w:val="28"/>
        </w:rPr>
        <w:t xml:space="preserve">: </w:t>
      </w:r>
      <w:r w:rsidRPr="00DC4FDF">
        <w:rPr>
          <w:rStyle w:val="MaHTML"/>
          <w:rFonts w:ascii="Times New Roman" w:hAnsi="Times New Roman" w:cs="Times New Roman"/>
          <w:sz w:val="28"/>
          <w:szCs w:val="28"/>
        </w:rPr>
        <w:t>&gt;&gt;</w:t>
      </w:r>
      <w:r w:rsidRPr="00DC4FDF">
        <w:rPr>
          <w:sz w:val="28"/>
          <w:szCs w:val="28"/>
        </w:rPr>
        <w:t xml:space="preserve"> </w:t>
      </w:r>
    </w:p>
    <w:p w14:paraId="542311EC" w14:textId="77777777" w:rsidR="008A3D46" w:rsidRPr="00DC4FDF" w:rsidRDefault="008A3D46" w:rsidP="001A507D">
      <w:pPr>
        <w:pStyle w:val="ThngthngWeb"/>
        <w:ind w:firstLine="720"/>
        <w:rPr>
          <w:sz w:val="28"/>
          <w:szCs w:val="28"/>
        </w:rPr>
      </w:pPr>
      <w:proofErr w:type="spellStart"/>
      <w:r w:rsidRPr="00DC4FDF">
        <w:rPr>
          <w:sz w:val="28"/>
          <w:szCs w:val="28"/>
        </w:rPr>
        <w:t>Ví</w:t>
      </w:r>
      <w:proofErr w:type="spellEnd"/>
      <w:r w:rsidRPr="00DC4FDF">
        <w:rPr>
          <w:sz w:val="28"/>
          <w:szCs w:val="28"/>
        </w:rPr>
        <w:t xml:space="preserve"> </w:t>
      </w:r>
      <w:proofErr w:type="spellStart"/>
      <w:r w:rsidRPr="00DC4FDF">
        <w:rPr>
          <w:sz w:val="28"/>
          <w:szCs w:val="28"/>
        </w:rPr>
        <w:t>dụ</w:t>
      </w:r>
      <w:proofErr w:type="spellEnd"/>
      <w:r w:rsidRPr="00DC4FDF">
        <w:rPr>
          <w:sz w:val="28"/>
          <w:szCs w:val="28"/>
        </w:rPr>
        <w:t>:</w:t>
      </w:r>
    </w:p>
    <w:p w14:paraId="607377D4" w14:textId="5F0B1B72" w:rsidR="008A3D46" w:rsidRPr="00DC4FDF" w:rsidRDefault="00AD1F4B" w:rsidP="008A3D46">
      <w:pPr>
        <w:pStyle w:val="HTMLinhdangtrc"/>
        <w:rPr>
          <w:rFonts w:ascii="Times New Roman" w:hAnsi="Times New Roman" w:hint="default"/>
          <w:sz w:val="28"/>
          <w:szCs w:val="28"/>
          <w:lang w:val="vi-VN"/>
        </w:rPr>
      </w:pPr>
      <w:r w:rsidRPr="00DC4FDF">
        <w:rPr>
          <w:rFonts w:ascii="Times New Roman" w:hAnsi="Times New Roman" w:hint="default"/>
          <w:sz w:val="28"/>
          <w:szCs w:val="28"/>
          <w:lang w:val="vi-VN"/>
        </w:rPr>
        <w:tab/>
      </w:r>
      <w:r w:rsidR="001A507D" w:rsidRPr="00DC4FDF">
        <w:rPr>
          <w:rFonts w:ascii="Times New Roman" w:hAnsi="Times New Roman" w:hint="default"/>
          <w:sz w:val="28"/>
          <w:szCs w:val="28"/>
          <w:lang w:val="vi-VN"/>
        </w:rPr>
        <w:tab/>
      </w:r>
      <w:r w:rsidR="001A507D" w:rsidRPr="00DC4FDF">
        <w:rPr>
          <w:rFonts w:ascii="Times New Roman" w:hAnsi="Times New Roman" w:hint="default"/>
          <w:sz w:val="28"/>
          <w:szCs w:val="28"/>
          <w:lang w:val="vi-VN"/>
        </w:rPr>
        <w:tab/>
      </w:r>
      <w:r w:rsidR="001A507D" w:rsidRPr="00DC4FDF">
        <w:rPr>
          <w:rFonts w:ascii="Times New Roman" w:hAnsi="Times New Roman" w:hint="default"/>
          <w:sz w:val="28"/>
          <w:szCs w:val="28"/>
          <w:lang w:val="vi-VN"/>
        </w:rPr>
        <w:tab/>
      </w:r>
      <w:r w:rsidR="008A3D46" w:rsidRPr="00DC4FDF">
        <w:rPr>
          <w:rFonts w:ascii="Times New Roman" w:hAnsi="Times New Roman" w:hint="default"/>
          <w:sz w:val="28"/>
          <w:szCs w:val="28"/>
          <w:lang w:val="vi-VN"/>
        </w:rPr>
        <w:t>5</w:t>
      </w:r>
      <w:r w:rsidR="008A3D46" w:rsidRPr="00DC4FDF">
        <w:rPr>
          <w:rStyle w:val="MaHTML"/>
          <w:rFonts w:ascii="Times New Roman" w:hAnsi="Times New Roman" w:cs="Times New Roman" w:hint="default"/>
          <w:sz w:val="28"/>
          <w:szCs w:val="28"/>
          <w:lang w:val="vi-VN"/>
        </w:rPr>
        <w:t xml:space="preserve"> </w:t>
      </w:r>
      <w:r w:rsidR="008A3D46" w:rsidRPr="00DC4FDF">
        <w:rPr>
          <w:rFonts w:ascii="Times New Roman" w:hAnsi="Times New Roman" w:hint="default"/>
          <w:sz w:val="28"/>
          <w:szCs w:val="28"/>
          <w:lang w:val="vi-VN"/>
        </w:rPr>
        <w:t>&lt;&lt;</w:t>
      </w:r>
      <w:r w:rsidR="008A3D46" w:rsidRPr="00DC4FDF">
        <w:rPr>
          <w:rStyle w:val="MaHTML"/>
          <w:rFonts w:ascii="Times New Roman" w:hAnsi="Times New Roman" w:cs="Times New Roman" w:hint="default"/>
          <w:sz w:val="28"/>
          <w:szCs w:val="28"/>
          <w:lang w:val="vi-VN"/>
        </w:rPr>
        <w:t xml:space="preserve"> </w:t>
      </w:r>
      <w:r w:rsidR="008A3D46" w:rsidRPr="00DC4FDF">
        <w:rPr>
          <w:rFonts w:ascii="Times New Roman" w:hAnsi="Times New Roman" w:hint="default"/>
          <w:sz w:val="28"/>
          <w:szCs w:val="28"/>
          <w:lang w:val="vi-VN"/>
        </w:rPr>
        <w:t>1</w:t>
      </w:r>
    </w:p>
    <w:p w14:paraId="48C8EBD6" w14:textId="77777777" w:rsidR="008A3D46" w:rsidRPr="00DC4FDF" w:rsidRDefault="008A3D46" w:rsidP="001A507D">
      <w:pPr>
        <w:pStyle w:val="ThngthngWeb"/>
        <w:ind w:left="720" w:firstLine="720"/>
        <w:rPr>
          <w:sz w:val="28"/>
          <w:szCs w:val="28"/>
          <w:lang w:val="vi-VN"/>
        </w:rPr>
      </w:pPr>
      <w:r w:rsidRPr="00DC4FDF">
        <w:rPr>
          <w:sz w:val="28"/>
          <w:szCs w:val="28"/>
          <w:lang w:val="vi-VN"/>
        </w:rPr>
        <w:t>Biểu diễn nhị phân:</w:t>
      </w:r>
    </w:p>
    <w:p w14:paraId="5F0C5931" w14:textId="330EEF9D" w:rsidR="008A3D46" w:rsidRPr="00DC4FDF" w:rsidRDefault="00AD1F4B" w:rsidP="008A3D46">
      <w:pPr>
        <w:pStyle w:val="HTMLinhdangtrc"/>
        <w:rPr>
          <w:rFonts w:ascii="Times New Roman" w:hAnsi="Times New Roman" w:hint="default"/>
          <w:sz w:val="28"/>
          <w:szCs w:val="28"/>
          <w:lang w:val="vi-VN"/>
        </w:rPr>
      </w:pPr>
      <w:r w:rsidRPr="00DC4FDF">
        <w:rPr>
          <w:rStyle w:val="MaHTML"/>
          <w:rFonts w:ascii="Times New Roman" w:hAnsi="Times New Roman" w:cs="Times New Roman" w:hint="default"/>
          <w:sz w:val="28"/>
          <w:szCs w:val="28"/>
          <w:lang w:val="vi-VN"/>
        </w:rPr>
        <w:tab/>
      </w:r>
      <w:r w:rsidR="001A507D" w:rsidRPr="00DC4FDF">
        <w:rPr>
          <w:rStyle w:val="MaHTML"/>
          <w:rFonts w:ascii="Times New Roman" w:hAnsi="Times New Roman" w:cs="Times New Roman" w:hint="default"/>
          <w:sz w:val="28"/>
          <w:szCs w:val="28"/>
          <w:lang w:val="vi-VN"/>
        </w:rPr>
        <w:tab/>
      </w:r>
      <w:r w:rsidR="001A507D" w:rsidRPr="00DC4FDF">
        <w:rPr>
          <w:rStyle w:val="MaHTML"/>
          <w:rFonts w:ascii="Times New Roman" w:hAnsi="Times New Roman" w:cs="Times New Roman" w:hint="default"/>
          <w:sz w:val="28"/>
          <w:szCs w:val="28"/>
          <w:lang w:val="vi-VN"/>
        </w:rPr>
        <w:tab/>
      </w:r>
      <w:r w:rsidR="008A3D46" w:rsidRPr="00DC4FDF">
        <w:rPr>
          <w:rStyle w:val="MaHTML"/>
          <w:rFonts w:ascii="Times New Roman" w:hAnsi="Times New Roman" w:cs="Times New Roman" w:hint="default"/>
          <w:sz w:val="28"/>
          <w:szCs w:val="28"/>
          <w:lang w:val="vi-VN"/>
        </w:rPr>
        <w:t>00000101  →  00001010</w:t>
      </w:r>
    </w:p>
    <w:p w14:paraId="1758C58B" w14:textId="4C509945" w:rsidR="008A3D46" w:rsidRPr="00DC4FDF" w:rsidRDefault="008A3D46" w:rsidP="001A507D">
      <w:pPr>
        <w:pStyle w:val="ThngthngWeb"/>
        <w:ind w:left="720" w:firstLine="720"/>
        <w:rPr>
          <w:sz w:val="28"/>
          <w:szCs w:val="28"/>
          <w:lang w:val="vi-VN"/>
        </w:rPr>
      </w:pPr>
      <w:r w:rsidRPr="00DC4FDF">
        <w:rPr>
          <w:sz w:val="28"/>
          <w:szCs w:val="28"/>
          <w:lang w:val="vi-VN"/>
        </w:rPr>
        <w:t>Kết quả thu được là:</w:t>
      </w:r>
      <w:r w:rsidR="00AD1F4B" w:rsidRPr="00DC4FDF">
        <w:rPr>
          <w:sz w:val="28"/>
          <w:szCs w:val="28"/>
          <w:lang w:val="vi-VN"/>
        </w:rPr>
        <w:t xml:space="preserve"> </w:t>
      </w:r>
      <w:r w:rsidRPr="00DC4FDF">
        <w:rPr>
          <w:rStyle w:val="MaHTML"/>
          <w:rFonts w:ascii="Times New Roman" w:hAnsi="Times New Roman" w:cs="Times New Roman"/>
          <w:sz w:val="28"/>
          <w:szCs w:val="28"/>
          <w:lang w:val="vi-VN"/>
        </w:rPr>
        <w:t>10</w:t>
      </w:r>
    </w:p>
    <w:p w14:paraId="4D03324C" w14:textId="479A316D" w:rsidR="008A3D46" w:rsidRPr="00F37E94" w:rsidRDefault="008A3D46" w:rsidP="00F37E94">
      <w:pPr>
        <w:pStyle w:val="ThngthngWeb"/>
        <w:ind w:firstLine="720"/>
        <w:rPr>
          <w:sz w:val="28"/>
          <w:szCs w:val="28"/>
          <w:lang w:val="vi-VN"/>
        </w:rPr>
      </w:pPr>
      <w:r w:rsidRPr="00DC4FDF">
        <w:rPr>
          <w:sz w:val="28"/>
          <w:szCs w:val="28"/>
          <w:lang w:val="vi-VN"/>
        </w:rPr>
        <w:t>Trong DES, phép dịch trái được sử dụng nhiều trong quá trình tạo 16 khóa con từ khóa chính.</w:t>
      </w:r>
    </w:p>
    <w:p w14:paraId="0EAD63B5" w14:textId="77777777" w:rsidR="008A3D46" w:rsidRPr="00DC4FDF" w:rsidRDefault="008A3D46" w:rsidP="008A3D46">
      <w:pPr>
        <w:pStyle w:val="u4"/>
        <w:rPr>
          <w:rFonts w:ascii="Times New Roman" w:hAnsi="Times New Roman"/>
          <w:b w:val="0"/>
          <w:bCs w:val="0"/>
          <w:lang w:val="fr-FR"/>
        </w:rPr>
      </w:pPr>
      <w:r w:rsidRPr="00DC4FDF">
        <w:rPr>
          <w:rFonts w:ascii="Times New Roman" w:hAnsi="Times New Roman"/>
          <w:b w:val="0"/>
          <w:bCs w:val="0"/>
          <w:lang w:val="fr-FR"/>
        </w:rPr>
        <w:lastRenderedPageBreak/>
        <w:t xml:space="preserve">c) </w:t>
      </w:r>
      <w:proofErr w:type="spellStart"/>
      <w:r w:rsidRPr="00DC4FDF">
        <w:rPr>
          <w:rFonts w:ascii="Times New Roman" w:hAnsi="Times New Roman"/>
          <w:b w:val="0"/>
          <w:bCs w:val="0"/>
          <w:lang w:val="fr-FR"/>
        </w:rPr>
        <w:t>Phép</w:t>
      </w:r>
      <w:proofErr w:type="spellEnd"/>
      <w:r w:rsidRPr="00DC4FDF">
        <w:rPr>
          <w:rFonts w:ascii="Times New Roman" w:hAnsi="Times New Roman"/>
          <w:b w:val="0"/>
          <w:bCs w:val="0"/>
          <w:lang w:val="fr-FR"/>
        </w:rPr>
        <w:t xml:space="preserve"> XOR</w:t>
      </w:r>
    </w:p>
    <w:p w14:paraId="2CD6BEEB" w14:textId="23FB80BC" w:rsidR="008A3D46" w:rsidRPr="00DC4FDF" w:rsidRDefault="008A3D46" w:rsidP="007A1549">
      <w:pPr>
        <w:pStyle w:val="ThngthngWeb"/>
        <w:ind w:firstLine="720"/>
        <w:rPr>
          <w:sz w:val="28"/>
          <w:szCs w:val="28"/>
          <w:lang w:val="fr-FR"/>
        </w:rPr>
      </w:pPr>
      <w:r w:rsidRPr="00DC4FDF">
        <w:rPr>
          <w:sz w:val="28"/>
          <w:szCs w:val="28"/>
          <w:lang w:val="fr-FR"/>
        </w:rPr>
        <w:t xml:space="preserve">XOR là </w:t>
      </w:r>
      <w:proofErr w:type="spellStart"/>
      <w:r w:rsidRPr="00DC4FDF">
        <w:rPr>
          <w:sz w:val="28"/>
          <w:szCs w:val="28"/>
          <w:lang w:val="fr-FR"/>
        </w:rPr>
        <w:t>phép</w:t>
      </w:r>
      <w:proofErr w:type="spellEnd"/>
      <w:r w:rsidRPr="00DC4FDF">
        <w:rPr>
          <w:sz w:val="28"/>
          <w:szCs w:val="28"/>
          <w:lang w:val="fr-FR"/>
        </w:rPr>
        <w:t xml:space="preserve"> </w:t>
      </w:r>
      <w:proofErr w:type="spellStart"/>
      <w:r w:rsidRPr="00DC4FDF">
        <w:rPr>
          <w:sz w:val="28"/>
          <w:szCs w:val="28"/>
          <w:lang w:val="fr-FR"/>
        </w:rPr>
        <w:t>toán</w:t>
      </w:r>
      <w:proofErr w:type="spellEnd"/>
      <w:r w:rsidRPr="00DC4FDF">
        <w:rPr>
          <w:sz w:val="28"/>
          <w:szCs w:val="28"/>
          <w:lang w:val="fr-FR"/>
        </w:rPr>
        <w:t xml:space="preserve"> </w:t>
      </w:r>
      <w:proofErr w:type="spellStart"/>
      <w:r w:rsidRPr="00DC4FDF">
        <w:rPr>
          <w:sz w:val="28"/>
          <w:szCs w:val="28"/>
          <w:lang w:val="fr-FR"/>
        </w:rPr>
        <w:t>logic</w:t>
      </w:r>
      <w:proofErr w:type="spellEnd"/>
      <w:r w:rsidRPr="00DC4FDF">
        <w:rPr>
          <w:sz w:val="28"/>
          <w:szCs w:val="28"/>
          <w:lang w:val="fr-FR"/>
        </w:rPr>
        <w:t xml:space="preserve"> </w:t>
      </w:r>
      <w:proofErr w:type="spellStart"/>
      <w:r w:rsidRPr="00DC4FDF">
        <w:rPr>
          <w:sz w:val="28"/>
          <w:szCs w:val="28"/>
          <w:lang w:val="fr-FR"/>
        </w:rPr>
        <w:t>cơ</w:t>
      </w:r>
      <w:proofErr w:type="spellEnd"/>
      <w:r w:rsidRPr="00DC4FDF">
        <w:rPr>
          <w:sz w:val="28"/>
          <w:szCs w:val="28"/>
          <w:lang w:val="fr-FR"/>
        </w:rPr>
        <w:t xml:space="preserve"> </w:t>
      </w:r>
      <w:proofErr w:type="spellStart"/>
      <w:r w:rsidRPr="00DC4FDF">
        <w:rPr>
          <w:sz w:val="28"/>
          <w:szCs w:val="28"/>
          <w:lang w:val="fr-FR"/>
        </w:rPr>
        <w:t>bản</w:t>
      </w:r>
      <w:proofErr w:type="spellEnd"/>
      <w:r w:rsidRPr="00DC4FDF">
        <w:rPr>
          <w:sz w:val="28"/>
          <w:szCs w:val="28"/>
          <w:lang w:val="fr-FR"/>
        </w:rPr>
        <w:t xml:space="preserve"> </w:t>
      </w:r>
      <w:proofErr w:type="spellStart"/>
      <w:r w:rsidRPr="00DC4FDF">
        <w:rPr>
          <w:sz w:val="28"/>
          <w:szCs w:val="28"/>
          <w:lang w:val="fr-FR"/>
        </w:rPr>
        <w:t>và</w:t>
      </w:r>
      <w:proofErr w:type="spellEnd"/>
      <w:r w:rsidRPr="00DC4FDF">
        <w:rPr>
          <w:sz w:val="28"/>
          <w:szCs w:val="28"/>
          <w:lang w:val="fr-FR"/>
        </w:rPr>
        <w:t xml:space="preserve"> </w:t>
      </w:r>
      <w:proofErr w:type="spellStart"/>
      <w:r w:rsidRPr="00DC4FDF">
        <w:rPr>
          <w:sz w:val="28"/>
          <w:szCs w:val="28"/>
          <w:lang w:val="fr-FR"/>
        </w:rPr>
        <w:t>quan</w:t>
      </w:r>
      <w:proofErr w:type="spellEnd"/>
      <w:r w:rsidRPr="00DC4FDF">
        <w:rPr>
          <w:sz w:val="28"/>
          <w:szCs w:val="28"/>
          <w:lang w:val="fr-FR"/>
        </w:rPr>
        <w:t xml:space="preserve"> </w:t>
      </w:r>
      <w:proofErr w:type="spellStart"/>
      <w:r w:rsidRPr="00DC4FDF">
        <w:rPr>
          <w:sz w:val="28"/>
          <w:szCs w:val="28"/>
          <w:lang w:val="fr-FR"/>
        </w:rPr>
        <w:t>trọng</w:t>
      </w:r>
      <w:proofErr w:type="spellEnd"/>
      <w:r w:rsidRPr="00DC4FDF">
        <w:rPr>
          <w:sz w:val="28"/>
          <w:szCs w:val="28"/>
          <w:lang w:val="fr-FR"/>
        </w:rPr>
        <w:t xml:space="preserve"> </w:t>
      </w:r>
      <w:proofErr w:type="spellStart"/>
      <w:r w:rsidRPr="00DC4FDF">
        <w:rPr>
          <w:sz w:val="28"/>
          <w:szCs w:val="28"/>
          <w:lang w:val="fr-FR"/>
        </w:rPr>
        <w:t>nhất</w:t>
      </w:r>
      <w:proofErr w:type="spellEnd"/>
      <w:r w:rsidRPr="00DC4FDF">
        <w:rPr>
          <w:sz w:val="28"/>
          <w:szCs w:val="28"/>
          <w:lang w:val="fr-FR"/>
        </w:rPr>
        <w:t xml:space="preserve"> </w:t>
      </w:r>
      <w:proofErr w:type="spellStart"/>
      <w:r w:rsidRPr="00DC4FDF">
        <w:rPr>
          <w:sz w:val="28"/>
          <w:szCs w:val="28"/>
          <w:lang w:val="fr-FR"/>
        </w:rPr>
        <w:t>trong</w:t>
      </w:r>
      <w:proofErr w:type="spellEnd"/>
      <w:r w:rsidRPr="00DC4FDF">
        <w:rPr>
          <w:sz w:val="28"/>
          <w:szCs w:val="28"/>
          <w:lang w:val="fr-FR"/>
        </w:rPr>
        <w:t xml:space="preserve"> DES. </w:t>
      </w:r>
      <w:proofErr w:type="spellStart"/>
      <w:r w:rsidRPr="00DC4FDF">
        <w:rPr>
          <w:sz w:val="28"/>
          <w:szCs w:val="28"/>
          <w:lang w:val="fr-FR"/>
        </w:rPr>
        <w:t>Phép</w:t>
      </w:r>
      <w:proofErr w:type="spellEnd"/>
      <w:r w:rsidRPr="00DC4FDF">
        <w:rPr>
          <w:sz w:val="28"/>
          <w:szCs w:val="28"/>
          <w:lang w:val="fr-FR"/>
        </w:rPr>
        <w:t xml:space="preserve"> XOR </w:t>
      </w:r>
      <w:proofErr w:type="spellStart"/>
      <w:r w:rsidRPr="00DC4FDF">
        <w:rPr>
          <w:sz w:val="28"/>
          <w:szCs w:val="28"/>
          <w:lang w:val="fr-FR"/>
        </w:rPr>
        <w:t>chỉ</w:t>
      </w:r>
      <w:proofErr w:type="spellEnd"/>
      <w:r w:rsidRPr="00DC4FDF">
        <w:rPr>
          <w:sz w:val="28"/>
          <w:szCs w:val="28"/>
          <w:lang w:val="fr-FR"/>
        </w:rPr>
        <w:t xml:space="preserve"> </w:t>
      </w:r>
      <w:proofErr w:type="spellStart"/>
      <w:r w:rsidRPr="00DC4FDF">
        <w:rPr>
          <w:sz w:val="28"/>
          <w:szCs w:val="28"/>
          <w:lang w:val="fr-FR"/>
        </w:rPr>
        <w:t>cho</w:t>
      </w:r>
      <w:proofErr w:type="spellEnd"/>
      <w:r w:rsidRPr="00DC4FDF">
        <w:rPr>
          <w:sz w:val="28"/>
          <w:szCs w:val="28"/>
          <w:lang w:val="fr-FR"/>
        </w:rPr>
        <w:t xml:space="preserve"> </w:t>
      </w:r>
      <w:proofErr w:type="spellStart"/>
      <w:r w:rsidRPr="00DC4FDF">
        <w:rPr>
          <w:sz w:val="28"/>
          <w:szCs w:val="28"/>
          <w:lang w:val="fr-FR"/>
        </w:rPr>
        <w:t>kết</w:t>
      </w:r>
      <w:proofErr w:type="spellEnd"/>
      <w:r w:rsidRPr="00DC4FDF">
        <w:rPr>
          <w:sz w:val="28"/>
          <w:szCs w:val="28"/>
          <w:lang w:val="fr-FR"/>
        </w:rPr>
        <w:t xml:space="preserve"> </w:t>
      </w:r>
      <w:proofErr w:type="spellStart"/>
      <w:r w:rsidRPr="00DC4FDF">
        <w:rPr>
          <w:sz w:val="28"/>
          <w:szCs w:val="28"/>
          <w:lang w:val="fr-FR"/>
        </w:rPr>
        <w:t>quả</w:t>
      </w:r>
      <w:proofErr w:type="spellEnd"/>
      <w:r w:rsidRPr="00DC4FDF">
        <w:rPr>
          <w:sz w:val="28"/>
          <w:szCs w:val="28"/>
          <w:lang w:val="fr-FR"/>
        </w:rPr>
        <w:t xml:space="preserve"> </w:t>
      </w:r>
      <w:proofErr w:type="spellStart"/>
      <w:r w:rsidRPr="00DC4FDF">
        <w:rPr>
          <w:sz w:val="28"/>
          <w:szCs w:val="28"/>
          <w:lang w:val="fr-FR"/>
        </w:rPr>
        <w:t>bằng</w:t>
      </w:r>
      <w:proofErr w:type="spellEnd"/>
      <w:r w:rsidRPr="00DC4FDF">
        <w:rPr>
          <w:sz w:val="28"/>
          <w:szCs w:val="28"/>
          <w:lang w:val="fr-FR"/>
        </w:rPr>
        <w:t xml:space="preserve"> 1 khi </w:t>
      </w:r>
      <w:proofErr w:type="spellStart"/>
      <w:r w:rsidRPr="00DC4FDF">
        <w:rPr>
          <w:sz w:val="28"/>
          <w:szCs w:val="28"/>
          <w:lang w:val="fr-FR"/>
        </w:rPr>
        <w:t>hai</w:t>
      </w:r>
      <w:proofErr w:type="spellEnd"/>
      <w:r w:rsidRPr="00DC4FDF">
        <w:rPr>
          <w:sz w:val="28"/>
          <w:szCs w:val="28"/>
          <w:lang w:val="fr-FR"/>
        </w:rPr>
        <w:t xml:space="preserve"> bit </w:t>
      </w:r>
      <w:proofErr w:type="spellStart"/>
      <w:r w:rsidRPr="00DC4FDF">
        <w:rPr>
          <w:sz w:val="28"/>
          <w:szCs w:val="28"/>
          <w:lang w:val="fr-FR"/>
        </w:rPr>
        <w:t>đầu</w:t>
      </w:r>
      <w:proofErr w:type="spellEnd"/>
      <w:r w:rsidRPr="00DC4FDF">
        <w:rPr>
          <w:sz w:val="28"/>
          <w:szCs w:val="28"/>
          <w:lang w:val="fr-FR"/>
        </w:rPr>
        <w:t xml:space="preserve"> </w:t>
      </w:r>
      <w:proofErr w:type="spellStart"/>
      <w:r w:rsidRPr="00DC4FDF">
        <w:rPr>
          <w:sz w:val="28"/>
          <w:szCs w:val="28"/>
          <w:lang w:val="fr-FR"/>
        </w:rPr>
        <w:t>vào</w:t>
      </w:r>
      <w:proofErr w:type="spellEnd"/>
      <w:r w:rsidRPr="00DC4FDF">
        <w:rPr>
          <w:sz w:val="28"/>
          <w:szCs w:val="28"/>
          <w:lang w:val="fr-FR"/>
        </w:rPr>
        <w:t xml:space="preserve"> </w:t>
      </w:r>
      <w:proofErr w:type="spellStart"/>
      <w:r w:rsidRPr="00DC4FDF">
        <w:rPr>
          <w:sz w:val="28"/>
          <w:szCs w:val="28"/>
          <w:lang w:val="fr-FR"/>
        </w:rPr>
        <w:t>khác</w:t>
      </w:r>
      <w:proofErr w:type="spellEnd"/>
      <w:r w:rsidRPr="00DC4FDF">
        <w:rPr>
          <w:sz w:val="28"/>
          <w:szCs w:val="28"/>
          <w:lang w:val="fr-FR"/>
        </w:rPr>
        <w:t xml:space="preserve"> </w:t>
      </w:r>
      <w:proofErr w:type="spellStart"/>
      <w:r w:rsidRPr="00DC4FDF">
        <w:rPr>
          <w:sz w:val="28"/>
          <w:szCs w:val="28"/>
          <w:lang w:val="fr-FR"/>
        </w:rPr>
        <w:t>nhau</w:t>
      </w:r>
      <w:proofErr w:type="spellEnd"/>
      <w:r w:rsidRPr="00DC4FDF">
        <w:rPr>
          <w:sz w:val="28"/>
          <w:szCs w:val="28"/>
          <w:lang w:val="fr-FR"/>
        </w:rPr>
        <w:t>.</w:t>
      </w:r>
    </w:p>
    <w:p w14:paraId="4566FEA2" w14:textId="77777777" w:rsidR="008A3D46" w:rsidRPr="00DC4FDF" w:rsidRDefault="008A3D46" w:rsidP="007A1549">
      <w:pPr>
        <w:pStyle w:val="ThngthngWeb"/>
        <w:ind w:firstLine="720"/>
        <w:rPr>
          <w:sz w:val="28"/>
          <w:szCs w:val="28"/>
          <w:lang w:val="fr-FR"/>
        </w:rPr>
      </w:pPr>
      <w:proofErr w:type="spellStart"/>
      <w:r w:rsidRPr="00DC4FDF">
        <w:rPr>
          <w:sz w:val="28"/>
          <w:szCs w:val="28"/>
          <w:lang w:val="fr-FR"/>
        </w:rPr>
        <w:t>Bảng</w:t>
      </w:r>
      <w:proofErr w:type="spellEnd"/>
      <w:r w:rsidRPr="00DC4FDF">
        <w:rPr>
          <w:sz w:val="28"/>
          <w:szCs w:val="28"/>
          <w:lang w:val="fr-FR"/>
        </w:rPr>
        <w:t xml:space="preserve"> </w:t>
      </w:r>
      <w:proofErr w:type="spellStart"/>
      <w:r w:rsidRPr="00DC4FDF">
        <w:rPr>
          <w:sz w:val="28"/>
          <w:szCs w:val="28"/>
          <w:lang w:val="fr-FR"/>
        </w:rPr>
        <w:t>giá</w:t>
      </w:r>
      <w:proofErr w:type="spellEnd"/>
      <w:r w:rsidRPr="00DC4FDF">
        <w:rPr>
          <w:sz w:val="28"/>
          <w:szCs w:val="28"/>
          <w:lang w:val="fr-FR"/>
        </w:rPr>
        <w:t xml:space="preserve"> </w:t>
      </w:r>
      <w:proofErr w:type="spellStart"/>
      <w:r w:rsidRPr="00DC4FDF">
        <w:rPr>
          <w:sz w:val="28"/>
          <w:szCs w:val="28"/>
          <w:lang w:val="fr-FR"/>
        </w:rPr>
        <w:t>trị</w:t>
      </w:r>
      <w:proofErr w:type="spellEnd"/>
      <w:r w:rsidRPr="00DC4FDF">
        <w:rPr>
          <w:sz w:val="28"/>
          <w:szCs w:val="28"/>
          <w:lang w:val="fr-FR"/>
        </w:rPr>
        <w:t xml:space="preserve"> </w:t>
      </w:r>
      <w:proofErr w:type="gramStart"/>
      <w:r w:rsidRPr="00DC4FDF">
        <w:rPr>
          <w:sz w:val="28"/>
          <w:szCs w:val="28"/>
          <w:lang w:val="fr-FR"/>
        </w:rPr>
        <w:t>XOR:</w:t>
      </w:r>
      <w:proofErr w:type="gramEnd"/>
    </w:p>
    <w:p w14:paraId="1B436EB6" w14:textId="77777777" w:rsidR="008A3D46" w:rsidRPr="00DC4FDF" w:rsidRDefault="008A3D46" w:rsidP="001A507D">
      <w:pPr>
        <w:pStyle w:val="ThngthngWeb"/>
        <w:jc w:val="center"/>
        <w:rPr>
          <w:sz w:val="28"/>
          <w:szCs w:val="28"/>
          <w:lang w:val="fr-FR"/>
        </w:rPr>
      </w:pPr>
      <w:r w:rsidRPr="00DC4FDF">
        <w:rPr>
          <w:rFonts w:eastAsia="SimSun"/>
          <w:sz w:val="28"/>
          <w:szCs w:val="28"/>
          <w:lang w:val="fr-FR"/>
        </w:rPr>
        <w:t xml:space="preserve">0 </w:t>
      </w:r>
      <w:r w:rsidRPr="00DC4FDF">
        <w:rPr>
          <w:rFonts w:ascii="Cambria Math" w:eastAsia="SimSun" w:hAnsi="Cambria Math" w:cs="Cambria Math"/>
          <w:sz w:val="28"/>
          <w:szCs w:val="28"/>
          <w:lang w:val="fr-FR"/>
        </w:rPr>
        <w:t>⊕</w:t>
      </w:r>
      <w:r w:rsidRPr="00DC4FDF">
        <w:rPr>
          <w:rFonts w:eastAsia="SimSun"/>
          <w:sz w:val="28"/>
          <w:szCs w:val="28"/>
          <w:lang w:val="fr-FR"/>
        </w:rPr>
        <w:t xml:space="preserve"> 0 = 0</w:t>
      </w:r>
      <w:r w:rsidRPr="00DC4FDF">
        <w:rPr>
          <w:rFonts w:eastAsia="SimSun"/>
          <w:sz w:val="28"/>
          <w:szCs w:val="28"/>
          <w:lang w:val="fr-FR"/>
        </w:rPr>
        <w:br/>
      </w:r>
      <w:r w:rsidRPr="00DC4FDF">
        <w:rPr>
          <w:rFonts w:eastAsia="SimSun"/>
          <w:sz w:val="28"/>
          <w:szCs w:val="28"/>
          <w:lang w:val="fr-FR"/>
        </w:rPr>
        <w:br/>
        <w:t xml:space="preserve">0 </w:t>
      </w:r>
      <w:r w:rsidRPr="00DC4FDF">
        <w:rPr>
          <w:rFonts w:ascii="Cambria Math" w:eastAsia="SimSun" w:hAnsi="Cambria Math" w:cs="Cambria Math"/>
          <w:sz w:val="28"/>
          <w:szCs w:val="28"/>
          <w:lang w:val="fr-FR"/>
        </w:rPr>
        <w:t>⊕</w:t>
      </w:r>
      <w:r w:rsidRPr="00DC4FDF">
        <w:rPr>
          <w:rFonts w:eastAsia="SimSun"/>
          <w:sz w:val="28"/>
          <w:szCs w:val="28"/>
          <w:lang w:val="fr-FR"/>
        </w:rPr>
        <w:t xml:space="preserve"> 1 = 1</w:t>
      </w:r>
      <w:r w:rsidRPr="00DC4FDF">
        <w:rPr>
          <w:rFonts w:eastAsia="SimSun"/>
          <w:sz w:val="28"/>
          <w:szCs w:val="28"/>
          <w:lang w:val="fr-FR"/>
        </w:rPr>
        <w:br/>
      </w:r>
      <w:r w:rsidRPr="00DC4FDF">
        <w:rPr>
          <w:rFonts w:eastAsia="SimSun"/>
          <w:sz w:val="28"/>
          <w:szCs w:val="28"/>
          <w:lang w:val="fr-FR"/>
        </w:rPr>
        <w:br/>
        <w:t xml:space="preserve">1 </w:t>
      </w:r>
      <w:r w:rsidRPr="00DC4FDF">
        <w:rPr>
          <w:rFonts w:ascii="Cambria Math" w:eastAsia="SimSun" w:hAnsi="Cambria Math" w:cs="Cambria Math"/>
          <w:sz w:val="28"/>
          <w:szCs w:val="28"/>
          <w:lang w:val="fr-FR"/>
        </w:rPr>
        <w:t>⊕</w:t>
      </w:r>
      <w:r w:rsidRPr="00DC4FDF">
        <w:rPr>
          <w:rFonts w:eastAsia="SimSun"/>
          <w:sz w:val="28"/>
          <w:szCs w:val="28"/>
          <w:lang w:val="fr-FR"/>
        </w:rPr>
        <w:t xml:space="preserve"> 0 = 1</w:t>
      </w:r>
      <w:r w:rsidRPr="00DC4FDF">
        <w:rPr>
          <w:rFonts w:eastAsia="SimSun"/>
          <w:sz w:val="28"/>
          <w:szCs w:val="28"/>
          <w:lang w:val="fr-FR"/>
        </w:rPr>
        <w:br/>
      </w:r>
      <w:r w:rsidRPr="00DC4FDF">
        <w:rPr>
          <w:rFonts w:eastAsia="SimSun"/>
          <w:sz w:val="28"/>
          <w:szCs w:val="28"/>
          <w:lang w:val="fr-FR"/>
        </w:rPr>
        <w:br/>
        <w:t xml:space="preserve">1 </w:t>
      </w:r>
      <w:r w:rsidRPr="00DC4FDF">
        <w:rPr>
          <w:rFonts w:ascii="Cambria Math" w:eastAsia="SimSun" w:hAnsi="Cambria Math" w:cs="Cambria Math"/>
          <w:sz w:val="28"/>
          <w:szCs w:val="28"/>
          <w:lang w:val="fr-FR"/>
        </w:rPr>
        <w:t>⊕</w:t>
      </w:r>
      <w:r w:rsidRPr="00DC4FDF">
        <w:rPr>
          <w:rFonts w:eastAsia="SimSun"/>
          <w:sz w:val="28"/>
          <w:szCs w:val="28"/>
          <w:lang w:val="fr-FR"/>
        </w:rPr>
        <w:t xml:space="preserve"> 1 = 0</w:t>
      </w:r>
    </w:p>
    <w:p w14:paraId="047EE80E" w14:textId="13991876" w:rsidR="001A507D" w:rsidRPr="00DC4FDF" w:rsidRDefault="001A507D" w:rsidP="001A507D">
      <w:pPr>
        <w:pStyle w:val="HTMLinhdangtrc"/>
        <w:rPr>
          <w:rStyle w:val="MaHTML"/>
          <w:rFonts w:ascii="Times New Roman" w:hAnsi="Times New Roman" w:cs="Times New Roman" w:hint="default"/>
          <w:color w:val="000000" w:themeColor="text1"/>
          <w:sz w:val="28"/>
          <w:szCs w:val="28"/>
          <w:lang w:val="fr-FR"/>
        </w:rPr>
      </w:pPr>
      <w:r w:rsidRPr="00DC4FDF">
        <w:rPr>
          <w:rFonts w:ascii="Times New Roman" w:hAnsi="Times New Roman" w:hint="default"/>
          <w:sz w:val="28"/>
          <w:szCs w:val="28"/>
          <w:lang w:val="fr-FR"/>
        </w:rPr>
        <w:tab/>
      </w:r>
      <w:r w:rsidR="008A3D46" w:rsidRPr="00DC4FDF">
        <w:rPr>
          <w:rFonts w:ascii="Times New Roman" w:hAnsi="Times New Roman" w:hint="default"/>
          <w:sz w:val="28"/>
          <w:szCs w:val="28"/>
          <w:lang w:val="fr-FR"/>
        </w:rPr>
        <w:t xml:space="preserve">Ví </w:t>
      </w:r>
      <w:proofErr w:type="gramStart"/>
      <w:r w:rsidR="008A3D46" w:rsidRPr="00DC4FDF">
        <w:rPr>
          <w:rFonts w:ascii="Times New Roman" w:hAnsi="Times New Roman" w:hint="default"/>
          <w:sz w:val="28"/>
          <w:szCs w:val="28"/>
          <w:lang w:val="fr-FR"/>
        </w:rPr>
        <w:t>dụ:</w:t>
      </w:r>
      <w:proofErr w:type="gramEnd"/>
      <w:r w:rsidRPr="00DC4FDF">
        <w:rPr>
          <w:rStyle w:val="MaHTML"/>
          <w:rFonts w:ascii="Times New Roman" w:hAnsi="Times New Roman" w:cs="Times New Roman" w:hint="default"/>
          <w:sz w:val="28"/>
          <w:szCs w:val="28"/>
          <w:lang w:val="fr-FR"/>
        </w:rPr>
        <w:t xml:space="preserve"> </w:t>
      </w:r>
    </w:p>
    <w:p w14:paraId="04FAF824" w14:textId="55F63087" w:rsidR="008A3D46" w:rsidRPr="00DC4FDF" w:rsidRDefault="001A507D" w:rsidP="001A507D">
      <w:pPr>
        <w:pStyle w:val="HTMLinhdangtrc"/>
        <w:jc w:val="center"/>
        <w:rPr>
          <w:rFonts w:ascii="Times New Roman" w:hAnsi="Times New Roman" w:hint="default"/>
          <w:color w:val="000000" w:themeColor="text1"/>
          <w:sz w:val="28"/>
          <w:szCs w:val="28"/>
          <w:lang w:val="vi-VN"/>
        </w:rPr>
      </w:pPr>
      <w:r w:rsidRPr="00DC4FDF">
        <w:rPr>
          <w:rStyle w:val="MaHTML"/>
          <w:rFonts w:ascii="Times New Roman" w:hAnsi="Times New Roman" w:cs="Times New Roman" w:hint="default"/>
          <w:color w:val="000000" w:themeColor="text1"/>
          <w:sz w:val="28"/>
          <w:szCs w:val="28"/>
          <w:lang w:val="fr-FR"/>
        </w:rPr>
        <w:t>1010</w:t>
      </w:r>
      <w:r w:rsidRPr="00DC4FDF">
        <w:rPr>
          <w:rStyle w:val="MaHTML"/>
          <w:rFonts w:ascii="Times New Roman" w:hAnsi="Times New Roman" w:cs="Times New Roman" w:hint="default"/>
          <w:color w:val="000000" w:themeColor="text1"/>
          <w:sz w:val="28"/>
          <w:szCs w:val="28"/>
          <w:lang w:val="fr-FR"/>
        </w:rPr>
        <w:br/>
        <w:t>1100</w:t>
      </w:r>
      <w:r w:rsidRPr="00DC4FDF">
        <w:rPr>
          <w:rStyle w:val="MaHTML"/>
          <w:rFonts w:ascii="Times New Roman" w:hAnsi="Times New Roman" w:cs="Times New Roman" w:hint="default"/>
          <w:color w:val="000000" w:themeColor="text1"/>
          <w:sz w:val="28"/>
          <w:szCs w:val="28"/>
          <w:lang w:val="fr-FR"/>
        </w:rPr>
        <w:br/>
        <w:t>----</w:t>
      </w:r>
      <w:r w:rsidRPr="00DC4FDF">
        <w:rPr>
          <w:rStyle w:val="MaHTML"/>
          <w:rFonts w:ascii="Times New Roman" w:hAnsi="Times New Roman" w:cs="Times New Roman" w:hint="default"/>
          <w:color w:val="000000" w:themeColor="text1"/>
          <w:sz w:val="28"/>
          <w:szCs w:val="28"/>
          <w:lang w:val="fr-FR"/>
        </w:rPr>
        <w:br/>
        <w:t>0110</w:t>
      </w:r>
    </w:p>
    <w:p w14:paraId="57810AC1" w14:textId="16AB1C54" w:rsidR="008A3D46" w:rsidRPr="00DC4FDF" w:rsidRDefault="008A3D46" w:rsidP="001A507D">
      <w:pPr>
        <w:pStyle w:val="HTMLinhdangtrc"/>
        <w:ind w:firstLine="709"/>
        <w:rPr>
          <w:rFonts w:ascii="Times New Roman" w:hAnsi="Times New Roman" w:hint="default"/>
          <w:sz w:val="28"/>
          <w:szCs w:val="28"/>
          <w:lang w:val="vi-VN"/>
        </w:rPr>
      </w:pPr>
      <w:r w:rsidRPr="00DC4FDF">
        <w:rPr>
          <w:rFonts w:ascii="Times New Roman" w:hAnsi="Times New Roman" w:hint="default"/>
          <w:sz w:val="28"/>
          <w:szCs w:val="28"/>
          <w:lang w:val="vi-VN"/>
        </w:rPr>
        <w:t>Trong thuật toán DES:</w:t>
      </w:r>
    </w:p>
    <w:p w14:paraId="0C8660B0" w14:textId="310B79D7" w:rsidR="008A3D46" w:rsidRPr="00DC4FDF" w:rsidRDefault="007A1549" w:rsidP="001A507D">
      <w:pPr>
        <w:spacing w:before="100" w:beforeAutospacing="1" w:after="100" w:afterAutospacing="1" w:line="240" w:lineRule="auto"/>
        <w:ind w:left="720" w:firstLine="720"/>
        <w:rPr>
          <w:sz w:val="28"/>
          <w:szCs w:val="28"/>
          <w:lang w:val="vi-VN"/>
        </w:rPr>
      </w:pPr>
      <w:r w:rsidRPr="00DC4FDF">
        <w:rPr>
          <w:sz w:val="28"/>
          <w:szCs w:val="28"/>
          <w:lang w:val="vi-VN"/>
        </w:rPr>
        <w:t>+</w:t>
      </w:r>
      <w:r w:rsidR="00D5288F" w:rsidRPr="00DC4FDF">
        <w:rPr>
          <w:sz w:val="28"/>
          <w:szCs w:val="28"/>
          <w:lang w:val="vi-VN"/>
        </w:rPr>
        <w:t xml:space="preserve"> </w:t>
      </w:r>
      <w:r w:rsidR="008A3D46" w:rsidRPr="00DC4FDF">
        <w:rPr>
          <w:sz w:val="28"/>
          <w:szCs w:val="28"/>
          <w:lang w:val="vi-VN"/>
        </w:rPr>
        <w:t xml:space="preserve">Kết quả của hàm F sẽ được XOR với nửa trái của dữ liệu. </w:t>
      </w:r>
    </w:p>
    <w:p w14:paraId="1A37F9DC" w14:textId="2FA5A2F0" w:rsidR="008A3D46" w:rsidRPr="00DC4FDF" w:rsidRDefault="00D5288F" w:rsidP="00D5288F">
      <w:pPr>
        <w:spacing w:beforeAutospacing="1" w:after="0" w:afterAutospacing="1" w:line="240" w:lineRule="auto"/>
        <w:ind w:left="720" w:firstLine="720"/>
        <w:rPr>
          <w:sz w:val="28"/>
          <w:szCs w:val="28"/>
          <w:lang w:val="vi-VN"/>
        </w:rPr>
      </w:pPr>
      <w:r w:rsidRPr="00DC4FDF">
        <w:rPr>
          <w:sz w:val="28"/>
          <w:szCs w:val="28"/>
          <w:lang w:val="vi-VN"/>
        </w:rPr>
        <w:t xml:space="preserve">+ </w:t>
      </w:r>
      <w:r w:rsidR="008A3D46" w:rsidRPr="00DC4FDF">
        <w:rPr>
          <w:sz w:val="28"/>
          <w:szCs w:val="28"/>
          <w:lang w:val="vi-VN"/>
        </w:rPr>
        <w:t xml:space="preserve">XOR được sử dụng để tạo tính bảo mật và làm thay đổi dữ liệu qua từng vòng mã hóa. </w:t>
      </w:r>
    </w:p>
    <w:p w14:paraId="1344CAB7" w14:textId="77777777" w:rsidR="007143E1" w:rsidRPr="00DC4FDF" w:rsidRDefault="007143E1" w:rsidP="007143E1">
      <w:pPr>
        <w:spacing w:before="60" w:after="60"/>
        <w:jc w:val="both"/>
        <w:rPr>
          <w:b/>
          <w:bCs/>
          <w:color w:val="000000"/>
          <w:sz w:val="28"/>
          <w:szCs w:val="28"/>
          <w:lang w:val="vi-VN"/>
        </w:rPr>
      </w:pPr>
    </w:p>
    <w:p w14:paraId="0C0EEC7E" w14:textId="1D71DEF0" w:rsidR="00594832" w:rsidRPr="00DC4FDF" w:rsidRDefault="00160F44">
      <w:pPr>
        <w:numPr>
          <w:ilvl w:val="2"/>
          <w:numId w:val="1"/>
        </w:numPr>
        <w:spacing w:before="60" w:after="60"/>
        <w:jc w:val="both"/>
        <w:rPr>
          <w:b/>
          <w:bCs/>
          <w:color w:val="000000"/>
          <w:sz w:val="28"/>
          <w:szCs w:val="28"/>
          <w:lang w:val="vi-VN"/>
        </w:rPr>
      </w:pPr>
      <w:r w:rsidRPr="00DC4FDF">
        <w:rPr>
          <w:b/>
          <w:bCs/>
          <w:color w:val="000000"/>
          <w:sz w:val="28"/>
          <w:szCs w:val="28"/>
          <w:lang w:val="vi-VN"/>
        </w:rPr>
        <w:t>Thuật toán</w:t>
      </w:r>
    </w:p>
    <w:p w14:paraId="4EAE68E7" w14:textId="77777777" w:rsidR="00954B30" w:rsidRPr="00DC4FDF" w:rsidRDefault="00474AE3" w:rsidP="00954B30">
      <w:pPr>
        <w:pStyle w:val="ThngthngWeb"/>
        <w:ind w:firstLine="720"/>
        <w:rPr>
          <w:sz w:val="28"/>
          <w:szCs w:val="28"/>
          <w:lang w:val="vi-VN"/>
        </w:rPr>
      </w:pPr>
      <w:r w:rsidRPr="00DC4FDF">
        <w:rPr>
          <w:sz w:val="28"/>
          <w:szCs w:val="28"/>
          <w:lang w:val="vi-VN"/>
        </w:rPr>
        <w:t xml:space="preserve">DES là thuật toán mã hóa đối xứng sử dụng cùng một khóa cho cả quá trình mã hóa và giải mã. Thuật toán hoạt động trên các khối dữ liệu 64 </w:t>
      </w:r>
      <w:proofErr w:type="spellStart"/>
      <w:r w:rsidRPr="00DC4FDF">
        <w:rPr>
          <w:sz w:val="28"/>
          <w:szCs w:val="28"/>
          <w:lang w:val="vi-VN"/>
        </w:rPr>
        <w:t>bit</w:t>
      </w:r>
      <w:proofErr w:type="spellEnd"/>
      <w:r w:rsidRPr="00DC4FDF">
        <w:rPr>
          <w:sz w:val="28"/>
          <w:szCs w:val="28"/>
          <w:lang w:val="vi-VN"/>
        </w:rPr>
        <w:t xml:space="preserve"> và thực hiện qua 16 vòng xử lý theo cấu trúc </w:t>
      </w:r>
      <w:proofErr w:type="spellStart"/>
      <w:r w:rsidRPr="00DC4FDF">
        <w:rPr>
          <w:sz w:val="28"/>
          <w:szCs w:val="28"/>
          <w:lang w:val="vi-VN"/>
        </w:rPr>
        <w:t>Feistel</w:t>
      </w:r>
      <w:proofErr w:type="spellEnd"/>
      <w:r w:rsidRPr="00DC4FDF">
        <w:rPr>
          <w:sz w:val="28"/>
          <w:szCs w:val="28"/>
          <w:lang w:val="vi-VN"/>
        </w:rPr>
        <w:t>.</w:t>
      </w:r>
    </w:p>
    <w:p w14:paraId="35BC1170" w14:textId="79BBDDBF" w:rsidR="00474AE3" w:rsidRPr="00DC4FDF" w:rsidRDefault="00474AE3">
      <w:pPr>
        <w:pStyle w:val="ThngthngWeb"/>
        <w:numPr>
          <w:ilvl w:val="3"/>
          <w:numId w:val="1"/>
        </w:numPr>
        <w:rPr>
          <w:b/>
          <w:bCs/>
          <w:sz w:val="28"/>
          <w:szCs w:val="28"/>
          <w:lang w:val="vi-VN"/>
        </w:rPr>
      </w:pPr>
      <w:proofErr w:type="spellStart"/>
      <w:r w:rsidRPr="00DC4FDF">
        <w:rPr>
          <w:b/>
          <w:bCs/>
          <w:sz w:val="28"/>
          <w:szCs w:val="28"/>
        </w:rPr>
        <w:t>Cấu</w:t>
      </w:r>
      <w:proofErr w:type="spellEnd"/>
      <w:r w:rsidRPr="00DC4FDF">
        <w:rPr>
          <w:b/>
          <w:bCs/>
          <w:sz w:val="28"/>
          <w:szCs w:val="28"/>
        </w:rPr>
        <w:t xml:space="preserve"> </w:t>
      </w:r>
      <w:proofErr w:type="spellStart"/>
      <w:r w:rsidRPr="00DC4FDF">
        <w:rPr>
          <w:b/>
          <w:bCs/>
          <w:sz w:val="28"/>
          <w:szCs w:val="28"/>
        </w:rPr>
        <w:t>trúc</w:t>
      </w:r>
      <w:proofErr w:type="spellEnd"/>
      <w:r w:rsidRPr="00DC4FDF">
        <w:rPr>
          <w:b/>
          <w:bCs/>
          <w:sz w:val="28"/>
          <w:szCs w:val="28"/>
        </w:rPr>
        <w:t xml:space="preserve"> Feistel</w:t>
      </w:r>
    </w:p>
    <w:p w14:paraId="0AF5B4B5" w14:textId="77777777" w:rsidR="00474AE3" w:rsidRPr="00DC4FDF" w:rsidRDefault="00474AE3" w:rsidP="00474AE3">
      <w:pPr>
        <w:pStyle w:val="ThngthngWeb"/>
        <w:ind w:firstLine="720"/>
        <w:rPr>
          <w:sz w:val="28"/>
          <w:szCs w:val="28"/>
          <w:lang w:val="vi-VN"/>
        </w:rPr>
      </w:pPr>
      <w:r w:rsidRPr="00DC4FDF">
        <w:rPr>
          <w:sz w:val="28"/>
          <w:szCs w:val="28"/>
          <w:lang w:val="vi-VN"/>
        </w:rPr>
        <w:t xml:space="preserve">Cấu trúc </w:t>
      </w:r>
      <w:proofErr w:type="spellStart"/>
      <w:r w:rsidRPr="00DC4FDF">
        <w:rPr>
          <w:sz w:val="28"/>
          <w:szCs w:val="28"/>
          <w:lang w:val="vi-VN"/>
        </w:rPr>
        <w:t>Feistel</w:t>
      </w:r>
      <w:proofErr w:type="spellEnd"/>
      <w:r w:rsidRPr="00DC4FDF">
        <w:rPr>
          <w:sz w:val="28"/>
          <w:szCs w:val="28"/>
          <w:lang w:val="vi-VN"/>
        </w:rPr>
        <w:t xml:space="preserve"> là mô hình nền tảng của DES. Sau khi thực hiện hoán vị ban đầu, khối dữ liệu 64 </w:t>
      </w:r>
      <w:proofErr w:type="spellStart"/>
      <w:r w:rsidRPr="00DC4FDF">
        <w:rPr>
          <w:sz w:val="28"/>
          <w:szCs w:val="28"/>
          <w:lang w:val="vi-VN"/>
        </w:rPr>
        <w:t>bit</w:t>
      </w:r>
      <w:proofErr w:type="spellEnd"/>
      <w:r w:rsidRPr="00DC4FDF">
        <w:rPr>
          <w:sz w:val="28"/>
          <w:szCs w:val="28"/>
          <w:lang w:val="vi-VN"/>
        </w:rPr>
        <w:t xml:space="preserve"> được chia thành hai phần:</w:t>
      </w:r>
    </w:p>
    <w:p w14:paraId="0F222E04" w14:textId="77777777" w:rsidR="00474AE3" w:rsidRPr="00DC4FDF" w:rsidRDefault="00474AE3" w:rsidP="00365CF5">
      <w:pPr>
        <w:spacing w:beforeAutospacing="1" w:afterAutospacing="1"/>
        <w:ind w:left="720" w:firstLine="720"/>
        <w:rPr>
          <w:sz w:val="28"/>
          <w:szCs w:val="28"/>
          <w:lang w:val="vi-VN"/>
        </w:rPr>
      </w:pPr>
      <w:r w:rsidRPr="00DC4FDF">
        <w:rPr>
          <w:sz w:val="28"/>
          <w:szCs w:val="28"/>
          <w:lang w:val="vi-VN"/>
        </w:rPr>
        <w:t xml:space="preserve">+ Nửa trái (L) </w:t>
      </w:r>
    </w:p>
    <w:p w14:paraId="05F05A99" w14:textId="77777777" w:rsidR="00365CF5" w:rsidRPr="00DC4FDF" w:rsidRDefault="00474AE3" w:rsidP="00365CF5">
      <w:pPr>
        <w:spacing w:beforeAutospacing="1" w:afterAutospacing="1"/>
        <w:ind w:left="720" w:firstLine="720"/>
        <w:rPr>
          <w:sz w:val="28"/>
          <w:szCs w:val="28"/>
          <w:lang w:val="vi-VN"/>
        </w:rPr>
      </w:pPr>
      <w:r w:rsidRPr="00DC4FDF">
        <w:rPr>
          <w:sz w:val="28"/>
          <w:szCs w:val="28"/>
          <w:lang w:val="vi-VN"/>
        </w:rPr>
        <w:lastRenderedPageBreak/>
        <w:t xml:space="preserve">+ Nửa phải (R) </w:t>
      </w:r>
    </w:p>
    <w:p w14:paraId="5AA898A5" w14:textId="712079DF" w:rsidR="00474AE3" w:rsidRPr="00DC4FDF" w:rsidRDefault="00474AE3" w:rsidP="00365CF5">
      <w:pPr>
        <w:spacing w:beforeAutospacing="1" w:afterAutospacing="1"/>
        <w:ind w:firstLine="720"/>
        <w:rPr>
          <w:sz w:val="28"/>
          <w:szCs w:val="28"/>
          <w:lang w:val="vi-VN"/>
        </w:rPr>
      </w:pPr>
      <w:r w:rsidRPr="00DC4FDF">
        <w:rPr>
          <w:sz w:val="28"/>
          <w:szCs w:val="28"/>
          <w:lang w:val="vi-VN"/>
        </w:rPr>
        <w:t>Ở mỗi vòng xử lý:</w:t>
      </w:r>
    </w:p>
    <w:p w14:paraId="10F4DED1" w14:textId="77777777" w:rsidR="00474AE3" w:rsidRPr="00DC4FDF" w:rsidRDefault="00474AE3" w:rsidP="00365CF5">
      <w:pPr>
        <w:spacing w:beforeAutospacing="1" w:afterAutospacing="1"/>
        <w:ind w:left="720" w:firstLine="720"/>
        <w:rPr>
          <w:sz w:val="28"/>
          <w:szCs w:val="28"/>
          <w:lang w:val="vi-VN"/>
        </w:rPr>
      </w:pPr>
      <w:r w:rsidRPr="00DC4FDF">
        <w:rPr>
          <w:sz w:val="28"/>
          <w:szCs w:val="28"/>
          <w:lang w:val="vi-VN"/>
        </w:rPr>
        <w:t xml:space="preserve">+ Nửa phải được đưa qua hàm F cùng với khóa con. </w:t>
      </w:r>
    </w:p>
    <w:p w14:paraId="1D14A87B" w14:textId="77777777" w:rsidR="00474AE3" w:rsidRPr="00DC4FDF" w:rsidRDefault="00474AE3" w:rsidP="00365CF5">
      <w:pPr>
        <w:spacing w:beforeAutospacing="1" w:afterAutospacing="1"/>
        <w:ind w:left="720" w:firstLine="720"/>
        <w:rPr>
          <w:sz w:val="28"/>
          <w:szCs w:val="28"/>
          <w:lang w:val="vi-VN"/>
        </w:rPr>
      </w:pPr>
      <w:r w:rsidRPr="00DC4FDF">
        <w:rPr>
          <w:sz w:val="28"/>
          <w:szCs w:val="28"/>
          <w:lang w:val="vi-VN"/>
        </w:rPr>
        <w:t xml:space="preserve">+ Kết quả hàm F sẽ XOR với nửa trái để tạo ra nửa phải mới. </w:t>
      </w:r>
    </w:p>
    <w:p w14:paraId="3C904522" w14:textId="77777777" w:rsidR="00474AE3" w:rsidRPr="00DC4FDF" w:rsidRDefault="00474AE3" w:rsidP="00365CF5">
      <w:pPr>
        <w:spacing w:beforeAutospacing="1" w:afterAutospacing="1"/>
        <w:ind w:left="720" w:firstLine="720"/>
        <w:rPr>
          <w:sz w:val="28"/>
          <w:szCs w:val="28"/>
          <w:lang w:val="vi-VN"/>
        </w:rPr>
      </w:pPr>
      <w:r w:rsidRPr="00DC4FDF">
        <w:rPr>
          <w:sz w:val="28"/>
          <w:szCs w:val="28"/>
          <w:lang w:val="vi-VN"/>
        </w:rPr>
        <w:t xml:space="preserve">+ Nửa phải cũ trở thành nửa trái mới. </w:t>
      </w:r>
    </w:p>
    <w:p w14:paraId="05B90A03" w14:textId="77777777" w:rsidR="00474AE3" w:rsidRPr="00DC4FDF" w:rsidRDefault="00474AE3" w:rsidP="00365CF5">
      <w:pPr>
        <w:pStyle w:val="ThngthngWeb"/>
        <w:ind w:firstLine="720"/>
        <w:rPr>
          <w:sz w:val="28"/>
          <w:szCs w:val="28"/>
          <w:lang w:val="vi-VN"/>
        </w:rPr>
      </w:pPr>
      <w:r w:rsidRPr="00DC4FDF">
        <w:rPr>
          <w:sz w:val="28"/>
          <w:szCs w:val="28"/>
          <w:lang w:val="vi-VN"/>
        </w:rPr>
        <w:t xml:space="preserve">Công thức của một vòng </w:t>
      </w:r>
      <w:proofErr w:type="spellStart"/>
      <w:r w:rsidRPr="00DC4FDF">
        <w:rPr>
          <w:sz w:val="28"/>
          <w:szCs w:val="28"/>
          <w:lang w:val="vi-VN"/>
        </w:rPr>
        <w:t>Feistel</w:t>
      </w:r>
      <w:proofErr w:type="spellEnd"/>
      <w:r w:rsidRPr="00DC4FDF">
        <w:rPr>
          <w:sz w:val="28"/>
          <w:szCs w:val="28"/>
          <w:lang w:val="vi-VN"/>
        </w:rPr>
        <w:t>:</w:t>
      </w:r>
    </w:p>
    <w:p w14:paraId="26C1D4B5" w14:textId="77777777" w:rsidR="00474AE3" w:rsidRPr="00DC4FDF" w:rsidRDefault="00474AE3" w:rsidP="0088610B">
      <w:pPr>
        <w:pStyle w:val="ThngthngWeb"/>
        <w:jc w:val="center"/>
        <w:rPr>
          <w:sz w:val="28"/>
          <w:szCs w:val="28"/>
          <w:lang w:val="vi-VN"/>
        </w:rPr>
      </w:pPr>
      <w:r w:rsidRPr="00DC4FDF">
        <w:rPr>
          <w:rFonts w:eastAsia="SimSun"/>
          <w:sz w:val="28"/>
          <w:szCs w:val="28"/>
          <w:lang w:val="fr-FR"/>
        </w:rPr>
        <w:t>Li+1=R</w:t>
      </w:r>
      <w:r w:rsidRPr="00DC4FDF">
        <w:rPr>
          <w:rFonts w:eastAsia="SimSun"/>
          <w:sz w:val="28"/>
          <w:szCs w:val="28"/>
          <w:lang w:val="vi-VN"/>
        </w:rPr>
        <w:t xml:space="preserve">i, </w:t>
      </w:r>
      <w:r w:rsidRPr="00DC4FDF">
        <w:rPr>
          <w:rFonts w:eastAsia="SimSun"/>
          <w:sz w:val="28"/>
          <w:szCs w:val="28"/>
          <w:lang w:val="fr-FR"/>
        </w:rPr>
        <w:t>Ri+1=</w:t>
      </w:r>
      <w:proofErr w:type="spellStart"/>
      <w:r w:rsidRPr="00DC4FDF">
        <w:rPr>
          <w:rFonts w:eastAsia="SimSun"/>
          <w:sz w:val="28"/>
          <w:szCs w:val="28"/>
          <w:lang w:val="fr-FR"/>
        </w:rPr>
        <w:t>Li</w:t>
      </w:r>
      <w:r w:rsidRPr="00DC4FDF">
        <w:rPr>
          <w:rFonts w:ascii="Cambria Math" w:eastAsia="SimSun" w:hAnsi="Cambria Math" w:cs="Cambria Math"/>
          <w:sz w:val="28"/>
          <w:szCs w:val="28"/>
          <w:lang w:val="fr-FR"/>
        </w:rPr>
        <w:t>⊕</w:t>
      </w:r>
      <w:r w:rsidRPr="00DC4FDF">
        <w:rPr>
          <w:rFonts w:eastAsia="SimSun"/>
          <w:sz w:val="28"/>
          <w:szCs w:val="28"/>
          <w:lang w:val="fr-FR"/>
        </w:rPr>
        <w:t>F</w:t>
      </w:r>
      <w:proofErr w:type="spellEnd"/>
      <w:r w:rsidRPr="00DC4FDF">
        <w:rPr>
          <w:rFonts w:eastAsia="SimSun"/>
          <w:sz w:val="28"/>
          <w:szCs w:val="28"/>
          <w:lang w:val="fr-FR"/>
        </w:rPr>
        <w:t>(</w:t>
      </w:r>
      <w:proofErr w:type="gramStart"/>
      <w:r w:rsidRPr="00DC4FDF">
        <w:rPr>
          <w:rFonts w:eastAsia="SimSun"/>
          <w:sz w:val="28"/>
          <w:szCs w:val="28"/>
          <w:lang w:val="fr-FR"/>
        </w:rPr>
        <w:t>R</w:t>
      </w:r>
      <w:r w:rsidRPr="00DC4FDF">
        <w:rPr>
          <w:rFonts w:eastAsia="SimSun"/>
          <w:sz w:val="28"/>
          <w:szCs w:val="28"/>
          <w:lang w:val="vi-VN"/>
        </w:rPr>
        <w:t>i,</w:t>
      </w:r>
      <w:r w:rsidRPr="00DC4FDF">
        <w:rPr>
          <w:rFonts w:eastAsia="SimSun"/>
          <w:sz w:val="28"/>
          <w:szCs w:val="28"/>
          <w:lang w:val="fr-FR"/>
        </w:rPr>
        <w:t>Ki</w:t>
      </w:r>
      <w:proofErr w:type="gramEnd"/>
      <w:r w:rsidRPr="00DC4FDF">
        <w:rPr>
          <w:rFonts w:eastAsia="SimSun"/>
          <w:sz w:val="28"/>
          <w:szCs w:val="28"/>
          <w:lang w:val="vi-VN"/>
        </w:rPr>
        <w:t>)</w:t>
      </w:r>
    </w:p>
    <w:p w14:paraId="7509DF65" w14:textId="77777777" w:rsidR="00474AE3" w:rsidRPr="00DC4FDF" w:rsidRDefault="00474AE3" w:rsidP="00365CF5">
      <w:pPr>
        <w:pStyle w:val="ThngthngWeb"/>
        <w:ind w:firstLine="720"/>
        <w:rPr>
          <w:sz w:val="28"/>
          <w:szCs w:val="28"/>
          <w:lang w:val="vi-VN"/>
        </w:rPr>
      </w:pPr>
      <w:r w:rsidRPr="00DC4FDF">
        <w:rPr>
          <w:sz w:val="28"/>
          <w:szCs w:val="28"/>
          <w:lang w:val="vi-VN"/>
        </w:rPr>
        <w:t>Quá trình này được lặp lại 16 vòng trước khi thực hiện hoán vị cuối cùng để tạo ra bản mã.</w:t>
      </w:r>
    </w:p>
    <w:p w14:paraId="2E752F5B" w14:textId="16C24B29" w:rsidR="00474AE3" w:rsidRPr="00DC4FDF" w:rsidRDefault="00474AE3">
      <w:pPr>
        <w:numPr>
          <w:ilvl w:val="3"/>
          <w:numId w:val="1"/>
        </w:numPr>
        <w:rPr>
          <w:b/>
          <w:bCs/>
          <w:sz w:val="28"/>
          <w:szCs w:val="28"/>
          <w:lang w:val="vi-VN"/>
        </w:rPr>
      </w:pPr>
      <w:r w:rsidRPr="00DC4FDF">
        <w:rPr>
          <w:b/>
          <w:bCs/>
          <w:sz w:val="28"/>
          <w:szCs w:val="28"/>
          <w:lang w:val="vi-VN"/>
        </w:rPr>
        <w:t xml:space="preserve">Vai trò của cấu trúc </w:t>
      </w:r>
      <w:proofErr w:type="spellStart"/>
      <w:r w:rsidRPr="00DC4FDF">
        <w:rPr>
          <w:b/>
          <w:bCs/>
          <w:sz w:val="28"/>
          <w:szCs w:val="28"/>
          <w:lang w:val="vi-VN"/>
        </w:rPr>
        <w:t>Feistel</w:t>
      </w:r>
      <w:proofErr w:type="spellEnd"/>
    </w:p>
    <w:p w14:paraId="60A68DB9" w14:textId="77777777" w:rsidR="00474AE3" w:rsidRPr="00DC4FDF" w:rsidRDefault="00474AE3" w:rsidP="00365CF5">
      <w:pPr>
        <w:pStyle w:val="ThngthngWeb"/>
        <w:ind w:firstLine="720"/>
        <w:rPr>
          <w:sz w:val="28"/>
          <w:szCs w:val="28"/>
          <w:lang w:val="vi-VN"/>
        </w:rPr>
      </w:pPr>
      <w:r w:rsidRPr="00DC4FDF">
        <w:rPr>
          <w:sz w:val="28"/>
          <w:szCs w:val="28"/>
          <w:lang w:val="vi-VN"/>
        </w:rPr>
        <w:t xml:space="preserve">Cấu trúc </w:t>
      </w:r>
      <w:proofErr w:type="spellStart"/>
      <w:r w:rsidRPr="00DC4FDF">
        <w:rPr>
          <w:sz w:val="28"/>
          <w:szCs w:val="28"/>
          <w:lang w:val="vi-VN"/>
        </w:rPr>
        <w:t>Feistel</w:t>
      </w:r>
      <w:proofErr w:type="spellEnd"/>
      <w:r w:rsidRPr="00DC4FDF">
        <w:rPr>
          <w:sz w:val="28"/>
          <w:szCs w:val="28"/>
          <w:lang w:val="vi-VN"/>
        </w:rPr>
        <w:t xml:space="preserve"> mang lại nhiều ưu điểm:</w:t>
      </w:r>
    </w:p>
    <w:p w14:paraId="7097DFF9" w14:textId="77777777" w:rsidR="00474AE3" w:rsidRPr="00DC4FDF" w:rsidRDefault="00474AE3" w:rsidP="00365CF5">
      <w:pPr>
        <w:spacing w:beforeAutospacing="1" w:afterAutospacing="1"/>
        <w:ind w:left="720" w:firstLine="720"/>
        <w:rPr>
          <w:sz w:val="28"/>
          <w:szCs w:val="28"/>
          <w:lang w:val="vi-VN"/>
        </w:rPr>
      </w:pPr>
      <w:r w:rsidRPr="00DC4FDF">
        <w:rPr>
          <w:sz w:val="28"/>
          <w:szCs w:val="28"/>
          <w:lang w:val="vi-VN"/>
        </w:rPr>
        <w:t xml:space="preserve">+ Giúp DES dễ dàng triển khai trên cả phần cứng và phần mềm. </w:t>
      </w:r>
    </w:p>
    <w:p w14:paraId="0D7857A2" w14:textId="77777777" w:rsidR="00474AE3" w:rsidRPr="00DC4FDF" w:rsidRDefault="00474AE3" w:rsidP="00365CF5">
      <w:pPr>
        <w:spacing w:beforeAutospacing="1" w:afterAutospacing="1"/>
        <w:ind w:left="720" w:firstLine="720"/>
        <w:rPr>
          <w:sz w:val="28"/>
          <w:szCs w:val="28"/>
          <w:lang w:val="vi-VN"/>
        </w:rPr>
      </w:pPr>
      <w:r w:rsidRPr="00DC4FDF">
        <w:rPr>
          <w:sz w:val="28"/>
          <w:szCs w:val="28"/>
          <w:lang w:val="vi-VN"/>
        </w:rPr>
        <w:t xml:space="preserve">+ Quá trình giải mã sử dụng cùng cấu trúc như mã hóa, chỉ cần đảo ngược thứ tự khóa con. </w:t>
      </w:r>
    </w:p>
    <w:p w14:paraId="5CC6A536" w14:textId="77777777" w:rsidR="00474AE3" w:rsidRPr="00DC4FDF" w:rsidRDefault="00474AE3" w:rsidP="00365CF5">
      <w:pPr>
        <w:spacing w:beforeAutospacing="1" w:afterAutospacing="1"/>
        <w:ind w:left="720" w:firstLine="720"/>
        <w:rPr>
          <w:sz w:val="28"/>
          <w:szCs w:val="28"/>
          <w:lang w:val="vi-VN"/>
        </w:rPr>
      </w:pPr>
      <w:r w:rsidRPr="00DC4FDF">
        <w:rPr>
          <w:sz w:val="28"/>
          <w:szCs w:val="28"/>
          <w:lang w:val="vi-VN"/>
        </w:rPr>
        <w:t xml:space="preserve">+ Tăng tính bảo mật thông qua nhiều vòng biến đổi dữ liệu. </w:t>
      </w:r>
    </w:p>
    <w:p w14:paraId="4BBCEDC5" w14:textId="77777777" w:rsidR="00474AE3" w:rsidRPr="00DC4FDF" w:rsidRDefault="00474AE3" w:rsidP="00365CF5">
      <w:pPr>
        <w:pStyle w:val="ThngthngWeb"/>
        <w:ind w:firstLine="720"/>
        <w:rPr>
          <w:sz w:val="28"/>
          <w:szCs w:val="28"/>
          <w:lang w:val="vi-VN"/>
        </w:rPr>
      </w:pPr>
      <w:r w:rsidRPr="00DC4FDF">
        <w:rPr>
          <w:sz w:val="28"/>
          <w:szCs w:val="28"/>
          <w:lang w:val="vi-VN"/>
        </w:rPr>
        <w:t xml:space="preserve">Ngoài ra, việc hiểu rõ sơ đồ </w:t>
      </w:r>
      <w:proofErr w:type="spellStart"/>
      <w:r w:rsidRPr="00DC4FDF">
        <w:rPr>
          <w:sz w:val="28"/>
          <w:szCs w:val="28"/>
          <w:lang w:val="vi-VN"/>
        </w:rPr>
        <w:t>Feistel</w:t>
      </w:r>
      <w:proofErr w:type="spellEnd"/>
      <w:r w:rsidRPr="00DC4FDF">
        <w:rPr>
          <w:sz w:val="28"/>
          <w:szCs w:val="28"/>
          <w:lang w:val="vi-VN"/>
        </w:rPr>
        <w:t xml:space="preserve"> giúp thuận lợi hơn trong quá trình xây dựng chương trình mô phỏng DES như:</w:t>
      </w:r>
    </w:p>
    <w:p w14:paraId="29FA80A6" w14:textId="77777777" w:rsidR="00474AE3" w:rsidRPr="00DC4FDF" w:rsidRDefault="00474AE3" w:rsidP="00365CF5">
      <w:pPr>
        <w:spacing w:beforeAutospacing="1" w:afterAutospacing="1"/>
        <w:ind w:left="720" w:firstLine="720"/>
        <w:rPr>
          <w:sz w:val="28"/>
          <w:szCs w:val="28"/>
          <w:lang w:val="vi-VN"/>
        </w:rPr>
      </w:pPr>
      <w:r w:rsidRPr="00DC4FDF">
        <w:rPr>
          <w:sz w:val="28"/>
          <w:szCs w:val="28"/>
          <w:lang w:val="vi-VN"/>
        </w:rPr>
        <w:t xml:space="preserve">+ Sinh khóa con </w:t>
      </w:r>
    </w:p>
    <w:p w14:paraId="0A26313B" w14:textId="77777777" w:rsidR="00474AE3" w:rsidRPr="00DC4FDF" w:rsidRDefault="00474AE3" w:rsidP="00365CF5">
      <w:pPr>
        <w:spacing w:beforeAutospacing="1" w:afterAutospacing="1"/>
        <w:ind w:left="720" w:firstLine="720"/>
        <w:rPr>
          <w:sz w:val="28"/>
          <w:szCs w:val="28"/>
          <w:lang w:val="vi-VN"/>
        </w:rPr>
      </w:pPr>
      <w:r w:rsidRPr="00DC4FDF">
        <w:rPr>
          <w:sz w:val="28"/>
          <w:szCs w:val="28"/>
          <w:lang w:val="vi-VN"/>
        </w:rPr>
        <w:t xml:space="preserve">+ Xử lý hàm F </w:t>
      </w:r>
    </w:p>
    <w:p w14:paraId="763B5E80" w14:textId="77777777" w:rsidR="00474AE3" w:rsidRPr="00DC4FDF" w:rsidRDefault="00474AE3" w:rsidP="00365CF5">
      <w:pPr>
        <w:spacing w:beforeAutospacing="1" w:afterAutospacing="1"/>
        <w:ind w:left="720" w:firstLine="720"/>
        <w:rPr>
          <w:sz w:val="28"/>
          <w:szCs w:val="28"/>
          <w:lang w:val="vi-VN"/>
        </w:rPr>
      </w:pPr>
      <w:r w:rsidRPr="00DC4FDF">
        <w:rPr>
          <w:sz w:val="28"/>
          <w:szCs w:val="28"/>
          <w:lang w:val="vi-VN"/>
        </w:rPr>
        <w:t xml:space="preserve">+ Thực hiện các vòng lặp mã hóa </w:t>
      </w:r>
    </w:p>
    <w:p w14:paraId="5EA54BEF" w14:textId="77777777" w:rsidR="00474AE3" w:rsidRPr="00DC4FDF" w:rsidRDefault="00474AE3" w:rsidP="00365CF5">
      <w:pPr>
        <w:spacing w:beforeAutospacing="1" w:afterAutospacing="1"/>
        <w:ind w:left="720" w:firstLine="720"/>
        <w:rPr>
          <w:sz w:val="28"/>
          <w:szCs w:val="28"/>
          <w:lang w:val="vi-VN"/>
        </w:rPr>
      </w:pPr>
      <w:r w:rsidRPr="00DC4FDF">
        <w:rPr>
          <w:sz w:val="28"/>
          <w:szCs w:val="28"/>
          <w:lang w:val="vi-VN"/>
        </w:rPr>
        <w:t xml:space="preserve">+ Quản lý dữ liệu nhị phân </w:t>
      </w:r>
    </w:p>
    <w:p w14:paraId="744D3E05" w14:textId="77777777" w:rsidR="00474AE3" w:rsidRPr="00DC4FDF" w:rsidRDefault="00474AE3" w:rsidP="00474AE3">
      <w:pPr>
        <w:spacing w:before="60" w:after="60"/>
        <w:jc w:val="both"/>
        <w:rPr>
          <w:color w:val="000000"/>
          <w:sz w:val="28"/>
          <w:szCs w:val="28"/>
          <w:lang w:val="vi-VN"/>
        </w:rPr>
      </w:pPr>
    </w:p>
    <w:p w14:paraId="08712382" w14:textId="20CE8B33" w:rsidR="00160F44" w:rsidRPr="00DC4FDF" w:rsidRDefault="00C02936">
      <w:pPr>
        <w:numPr>
          <w:ilvl w:val="2"/>
          <w:numId w:val="1"/>
        </w:numPr>
        <w:spacing w:before="60" w:after="60"/>
        <w:jc w:val="both"/>
        <w:rPr>
          <w:b/>
          <w:bCs/>
          <w:color w:val="000000"/>
          <w:sz w:val="28"/>
          <w:szCs w:val="28"/>
          <w:lang w:val="vi-VN"/>
        </w:rPr>
      </w:pPr>
      <w:r w:rsidRPr="00DC4FDF">
        <w:rPr>
          <w:b/>
          <w:bCs/>
          <w:color w:val="000000"/>
          <w:sz w:val="28"/>
          <w:szCs w:val="28"/>
          <w:lang w:val="vi-VN"/>
        </w:rPr>
        <w:lastRenderedPageBreak/>
        <w:t>Ngôn ngữ lập trình</w:t>
      </w:r>
    </w:p>
    <w:p w14:paraId="3E757CE5" w14:textId="77777777" w:rsidR="00954B30" w:rsidRPr="00DC4FDF" w:rsidRDefault="00954B30" w:rsidP="00954B30">
      <w:pPr>
        <w:pStyle w:val="ThngthngWeb"/>
        <w:ind w:firstLine="720"/>
        <w:rPr>
          <w:sz w:val="28"/>
          <w:szCs w:val="28"/>
          <w:lang w:val="vi-VN"/>
        </w:rPr>
      </w:pPr>
      <w:r w:rsidRPr="00DC4FDF">
        <w:rPr>
          <w:sz w:val="28"/>
          <w:szCs w:val="28"/>
          <w:lang w:val="vi-VN"/>
        </w:rPr>
        <w:t xml:space="preserve">Để triển khai thuật toán DES, nhóm sử dụng các ngôn ngữ lập trình như C++, </w:t>
      </w:r>
      <w:proofErr w:type="spellStart"/>
      <w:r w:rsidRPr="00DC4FDF">
        <w:rPr>
          <w:sz w:val="28"/>
          <w:szCs w:val="28"/>
          <w:lang w:val="vi-VN"/>
        </w:rPr>
        <w:t>python</w:t>
      </w:r>
      <w:proofErr w:type="spellEnd"/>
      <w:r w:rsidRPr="00DC4FDF">
        <w:rPr>
          <w:sz w:val="28"/>
          <w:szCs w:val="28"/>
          <w:lang w:val="vi-VN"/>
        </w:rPr>
        <w:t xml:space="preserve"> do khả năng xử lý dữ liệu mức </w:t>
      </w:r>
      <w:proofErr w:type="spellStart"/>
      <w:r w:rsidRPr="00DC4FDF">
        <w:rPr>
          <w:sz w:val="28"/>
          <w:szCs w:val="28"/>
          <w:lang w:val="vi-VN"/>
        </w:rPr>
        <w:t>bit</w:t>
      </w:r>
      <w:proofErr w:type="spellEnd"/>
      <w:r w:rsidRPr="00DC4FDF">
        <w:rPr>
          <w:sz w:val="28"/>
          <w:szCs w:val="28"/>
          <w:lang w:val="vi-VN"/>
        </w:rPr>
        <w:t xml:space="preserve"> hiệu quả.</w:t>
      </w:r>
    </w:p>
    <w:p w14:paraId="6BFA4389" w14:textId="2EBCDED7" w:rsidR="00954B30" w:rsidRPr="00DC4FDF" w:rsidRDefault="00954B30">
      <w:pPr>
        <w:pStyle w:val="ThngthngWeb"/>
        <w:numPr>
          <w:ilvl w:val="3"/>
          <w:numId w:val="1"/>
        </w:numPr>
        <w:rPr>
          <w:b/>
          <w:bCs/>
          <w:sz w:val="28"/>
          <w:szCs w:val="28"/>
          <w:lang w:val="vi-VN"/>
        </w:rPr>
      </w:pPr>
      <w:proofErr w:type="spellStart"/>
      <w:r w:rsidRPr="00DC4FDF">
        <w:rPr>
          <w:b/>
          <w:bCs/>
          <w:sz w:val="28"/>
          <w:szCs w:val="28"/>
        </w:rPr>
        <w:t>Ngôn</w:t>
      </w:r>
      <w:proofErr w:type="spellEnd"/>
      <w:r w:rsidRPr="00DC4FDF">
        <w:rPr>
          <w:b/>
          <w:bCs/>
          <w:sz w:val="28"/>
          <w:szCs w:val="28"/>
        </w:rPr>
        <w:t xml:space="preserve"> </w:t>
      </w:r>
      <w:proofErr w:type="spellStart"/>
      <w:r w:rsidRPr="00DC4FDF">
        <w:rPr>
          <w:b/>
          <w:bCs/>
          <w:sz w:val="28"/>
          <w:szCs w:val="28"/>
        </w:rPr>
        <w:t>ngữ</w:t>
      </w:r>
      <w:proofErr w:type="spellEnd"/>
      <w:r w:rsidRPr="00DC4FDF">
        <w:rPr>
          <w:b/>
          <w:bCs/>
          <w:sz w:val="28"/>
          <w:szCs w:val="28"/>
        </w:rPr>
        <w:t xml:space="preserve"> C++</w:t>
      </w:r>
    </w:p>
    <w:p w14:paraId="7AFDD12F" w14:textId="77777777" w:rsidR="00954B30" w:rsidRPr="00DC4FDF" w:rsidRDefault="00954B30" w:rsidP="00954B30">
      <w:pPr>
        <w:pStyle w:val="ThngthngWeb"/>
        <w:ind w:firstLine="720"/>
        <w:rPr>
          <w:sz w:val="28"/>
          <w:szCs w:val="28"/>
          <w:lang w:val="vi-VN"/>
        </w:rPr>
      </w:pPr>
      <w:r w:rsidRPr="00DC4FDF">
        <w:rPr>
          <w:sz w:val="28"/>
          <w:szCs w:val="28"/>
          <w:lang w:val="vi-VN"/>
        </w:rPr>
        <w:t>C++ là ngôn ngữ lập trình mạnh mẽ, cho phép thao tác trực tiếp trên dữ liệu nhị phân với hiệu suất cao.</w:t>
      </w:r>
    </w:p>
    <w:p w14:paraId="764EDFFF" w14:textId="77777777" w:rsidR="00954B30" w:rsidRPr="00DC4FDF" w:rsidRDefault="00954B30" w:rsidP="00954B30">
      <w:pPr>
        <w:pStyle w:val="ThngthngWeb"/>
        <w:ind w:firstLine="720"/>
        <w:rPr>
          <w:sz w:val="28"/>
          <w:szCs w:val="28"/>
          <w:lang w:val="vi-VN"/>
        </w:rPr>
      </w:pPr>
      <w:r w:rsidRPr="00DC4FDF">
        <w:rPr>
          <w:sz w:val="28"/>
          <w:szCs w:val="28"/>
          <w:lang w:val="vi-VN"/>
        </w:rPr>
        <w:t>Các toán tử hỗ trợ:</w:t>
      </w:r>
    </w:p>
    <w:p w14:paraId="4AF43771" w14:textId="75AF334B" w:rsidR="00954B30" w:rsidRPr="00DC4FDF" w:rsidRDefault="00954B30" w:rsidP="0088610B">
      <w:pPr>
        <w:spacing w:beforeAutospacing="1" w:afterAutospacing="1"/>
        <w:jc w:val="center"/>
        <w:rPr>
          <w:sz w:val="28"/>
          <w:szCs w:val="28"/>
        </w:rPr>
      </w:pPr>
      <w:r w:rsidRPr="00DC4FDF">
        <w:rPr>
          <w:rStyle w:val="MaHTML"/>
          <w:rFonts w:ascii="Times New Roman" w:hAnsi="Times New Roman" w:cs="Times New Roman"/>
          <w:sz w:val="28"/>
          <w:szCs w:val="28"/>
        </w:rPr>
        <w:t>&lt;</w:t>
      </w:r>
      <w:proofErr w:type="gramStart"/>
      <w:r w:rsidRPr="00DC4FDF">
        <w:rPr>
          <w:rStyle w:val="MaHTML"/>
          <w:rFonts w:ascii="Times New Roman" w:hAnsi="Times New Roman" w:cs="Times New Roman"/>
          <w:sz w:val="28"/>
          <w:szCs w:val="28"/>
        </w:rPr>
        <w:t>&lt;</w:t>
      </w:r>
      <w:r w:rsidRPr="00DC4FDF">
        <w:rPr>
          <w:sz w:val="28"/>
          <w:szCs w:val="28"/>
        </w:rPr>
        <w:t xml:space="preserve"> :</w:t>
      </w:r>
      <w:proofErr w:type="gramEnd"/>
      <w:r w:rsidRPr="00DC4FDF">
        <w:rPr>
          <w:sz w:val="28"/>
          <w:szCs w:val="28"/>
        </w:rPr>
        <w:t xml:space="preserve"> </w:t>
      </w:r>
      <w:proofErr w:type="spellStart"/>
      <w:r w:rsidRPr="00DC4FDF">
        <w:rPr>
          <w:sz w:val="28"/>
          <w:szCs w:val="28"/>
        </w:rPr>
        <w:t>dịch</w:t>
      </w:r>
      <w:proofErr w:type="spellEnd"/>
      <w:r w:rsidRPr="00DC4FDF">
        <w:rPr>
          <w:sz w:val="28"/>
          <w:szCs w:val="28"/>
        </w:rPr>
        <w:t xml:space="preserve"> </w:t>
      </w:r>
      <w:proofErr w:type="spellStart"/>
      <w:r w:rsidRPr="00DC4FDF">
        <w:rPr>
          <w:sz w:val="28"/>
          <w:szCs w:val="28"/>
        </w:rPr>
        <w:t>trái</w:t>
      </w:r>
      <w:proofErr w:type="spellEnd"/>
    </w:p>
    <w:p w14:paraId="15FFC2FE" w14:textId="5D4FA9EC" w:rsidR="00954B30" w:rsidRPr="00DC4FDF" w:rsidRDefault="00954B30" w:rsidP="0088610B">
      <w:pPr>
        <w:spacing w:beforeAutospacing="1" w:afterAutospacing="1"/>
        <w:jc w:val="center"/>
        <w:rPr>
          <w:sz w:val="28"/>
          <w:szCs w:val="28"/>
        </w:rPr>
      </w:pPr>
      <w:r w:rsidRPr="00DC4FDF">
        <w:rPr>
          <w:rStyle w:val="MaHTML"/>
          <w:rFonts w:ascii="Times New Roman" w:hAnsi="Times New Roman" w:cs="Times New Roman"/>
          <w:sz w:val="28"/>
          <w:szCs w:val="28"/>
        </w:rPr>
        <w:t>&gt;</w:t>
      </w:r>
      <w:proofErr w:type="gramStart"/>
      <w:r w:rsidRPr="00DC4FDF">
        <w:rPr>
          <w:rStyle w:val="MaHTML"/>
          <w:rFonts w:ascii="Times New Roman" w:hAnsi="Times New Roman" w:cs="Times New Roman"/>
          <w:sz w:val="28"/>
          <w:szCs w:val="28"/>
        </w:rPr>
        <w:t>&gt;</w:t>
      </w:r>
      <w:r w:rsidRPr="00DC4FDF">
        <w:rPr>
          <w:sz w:val="28"/>
          <w:szCs w:val="28"/>
        </w:rPr>
        <w:t xml:space="preserve"> :</w:t>
      </w:r>
      <w:proofErr w:type="gramEnd"/>
      <w:r w:rsidRPr="00DC4FDF">
        <w:rPr>
          <w:sz w:val="28"/>
          <w:szCs w:val="28"/>
        </w:rPr>
        <w:t xml:space="preserve"> </w:t>
      </w:r>
      <w:proofErr w:type="spellStart"/>
      <w:r w:rsidRPr="00DC4FDF">
        <w:rPr>
          <w:sz w:val="28"/>
          <w:szCs w:val="28"/>
        </w:rPr>
        <w:t>dịch</w:t>
      </w:r>
      <w:proofErr w:type="spellEnd"/>
      <w:r w:rsidRPr="00DC4FDF">
        <w:rPr>
          <w:sz w:val="28"/>
          <w:szCs w:val="28"/>
        </w:rPr>
        <w:t xml:space="preserve"> </w:t>
      </w:r>
      <w:proofErr w:type="spellStart"/>
      <w:r w:rsidRPr="00DC4FDF">
        <w:rPr>
          <w:sz w:val="28"/>
          <w:szCs w:val="28"/>
        </w:rPr>
        <w:t>phải</w:t>
      </w:r>
      <w:proofErr w:type="spellEnd"/>
    </w:p>
    <w:p w14:paraId="0FE8550E" w14:textId="5436AF4E" w:rsidR="00954B30" w:rsidRPr="00DC4FDF" w:rsidRDefault="00954B30" w:rsidP="0088610B">
      <w:pPr>
        <w:spacing w:beforeAutospacing="1" w:afterAutospacing="1"/>
        <w:jc w:val="center"/>
        <w:rPr>
          <w:sz w:val="28"/>
          <w:szCs w:val="28"/>
        </w:rPr>
      </w:pPr>
      <w:proofErr w:type="gramStart"/>
      <w:r w:rsidRPr="00DC4FDF">
        <w:rPr>
          <w:rStyle w:val="MaHTML"/>
          <w:rFonts w:ascii="Times New Roman" w:hAnsi="Times New Roman" w:cs="Times New Roman"/>
          <w:sz w:val="28"/>
          <w:szCs w:val="28"/>
        </w:rPr>
        <w:t>^</w:t>
      </w:r>
      <w:r w:rsidRPr="00DC4FDF">
        <w:rPr>
          <w:sz w:val="28"/>
          <w:szCs w:val="28"/>
        </w:rPr>
        <w:t xml:space="preserve"> :</w:t>
      </w:r>
      <w:proofErr w:type="gramEnd"/>
      <w:r w:rsidRPr="00DC4FDF">
        <w:rPr>
          <w:sz w:val="28"/>
          <w:szCs w:val="28"/>
        </w:rPr>
        <w:t xml:space="preserve"> XOR</w:t>
      </w:r>
    </w:p>
    <w:p w14:paraId="5F13B833" w14:textId="27BE6BF6" w:rsidR="00954B30" w:rsidRPr="00DC4FDF" w:rsidRDefault="00954B30" w:rsidP="0088610B">
      <w:pPr>
        <w:spacing w:beforeAutospacing="1" w:afterAutospacing="1"/>
        <w:jc w:val="center"/>
        <w:rPr>
          <w:sz w:val="28"/>
          <w:szCs w:val="28"/>
        </w:rPr>
      </w:pPr>
      <w:proofErr w:type="gramStart"/>
      <w:r w:rsidRPr="00DC4FDF">
        <w:rPr>
          <w:rStyle w:val="MaHTML"/>
          <w:rFonts w:ascii="Times New Roman" w:hAnsi="Times New Roman" w:cs="Times New Roman"/>
          <w:sz w:val="28"/>
          <w:szCs w:val="28"/>
        </w:rPr>
        <w:t>&amp;</w:t>
      </w:r>
      <w:r w:rsidRPr="00DC4FDF">
        <w:rPr>
          <w:sz w:val="28"/>
          <w:szCs w:val="28"/>
        </w:rPr>
        <w:t xml:space="preserve"> :</w:t>
      </w:r>
      <w:proofErr w:type="gramEnd"/>
      <w:r w:rsidRPr="00DC4FDF">
        <w:rPr>
          <w:sz w:val="28"/>
          <w:szCs w:val="28"/>
        </w:rPr>
        <w:t xml:space="preserve"> AND</w:t>
      </w:r>
    </w:p>
    <w:p w14:paraId="128E6CA0" w14:textId="50F024BE" w:rsidR="00954B30" w:rsidRPr="00DC4FDF" w:rsidRDefault="00954B30" w:rsidP="0088610B">
      <w:pPr>
        <w:spacing w:beforeAutospacing="1" w:afterAutospacing="1"/>
        <w:jc w:val="center"/>
        <w:rPr>
          <w:sz w:val="28"/>
          <w:szCs w:val="28"/>
        </w:rPr>
      </w:pPr>
      <w:proofErr w:type="gramStart"/>
      <w:r w:rsidRPr="00DC4FDF">
        <w:rPr>
          <w:rStyle w:val="MaHTML"/>
          <w:rFonts w:ascii="Times New Roman" w:hAnsi="Times New Roman" w:cs="Times New Roman"/>
          <w:sz w:val="28"/>
          <w:szCs w:val="28"/>
        </w:rPr>
        <w:t>|</w:t>
      </w:r>
      <w:r w:rsidRPr="00DC4FDF">
        <w:rPr>
          <w:sz w:val="28"/>
          <w:szCs w:val="28"/>
        </w:rPr>
        <w:t xml:space="preserve"> :</w:t>
      </w:r>
      <w:proofErr w:type="gramEnd"/>
      <w:r w:rsidRPr="00DC4FDF">
        <w:rPr>
          <w:sz w:val="28"/>
          <w:szCs w:val="28"/>
        </w:rPr>
        <w:t xml:space="preserve"> OR</w:t>
      </w:r>
    </w:p>
    <w:p w14:paraId="7CE9DF68" w14:textId="77777777" w:rsidR="00954B30" w:rsidRPr="00DC4FDF" w:rsidRDefault="00954B30" w:rsidP="00954B30">
      <w:pPr>
        <w:pStyle w:val="ThngthngWeb"/>
        <w:ind w:firstLine="720"/>
        <w:rPr>
          <w:sz w:val="28"/>
          <w:szCs w:val="28"/>
        </w:rPr>
      </w:pPr>
      <w:r w:rsidRPr="00DC4FDF">
        <w:rPr>
          <w:sz w:val="28"/>
          <w:szCs w:val="28"/>
        </w:rPr>
        <w:t xml:space="preserve">Thư </w:t>
      </w:r>
      <w:proofErr w:type="spellStart"/>
      <w:r w:rsidRPr="00DC4FDF">
        <w:rPr>
          <w:sz w:val="28"/>
          <w:szCs w:val="28"/>
        </w:rPr>
        <w:t>viện</w:t>
      </w:r>
      <w:proofErr w:type="spellEnd"/>
      <w:r w:rsidRPr="00DC4FDF">
        <w:rPr>
          <w:sz w:val="28"/>
          <w:szCs w:val="28"/>
        </w:rPr>
        <w:t xml:space="preserve"> </w:t>
      </w:r>
      <w:r w:rsidRPr="00DC4FDF">
        <w:rPr>
          <w:rStyle w:val="MaHTML"/>
          <w:rFonts w:ascii="Times New Roman" w:hAnsi="Times New Roman" w:cs="Times New Roman"/>
          <w:sz w:val="28"/>
          <w:szCs w:val="28"/>
        </w:rPr>
        <w:t>&lt;</w:t>
      </w:r>
      <w:proofErr w:type="spellStart"/>
      <w:r w:rsidRPr="00DC4FDF">
        <w:rPr>
          <w:rStyle w:val="MaHTML"/>
          <w:rFonts w:ascii="Times New Roman" w:hAnsi="Times New Roman" w:cs="Times New Roman"/>
          <w:sz w:val="28"/>
          <w:szCs w:val="28"/>
        </w:rPr>
        <w:t>bitset</w:t>
      </w:r>
      <w:proofErr w:type="spellEnd"/>
      <w:r w:rsidRPr="00DC4FDF">
        <w:rPr>
          <w:rStyle w:val="MaHTML"/>
          <w:rFonts w:ascii="Times New Roman" w:hAnsi="Times New Roman" w:cs="Times New Roman"/>
          <w:sz w:val="28"/>
          <w:szCs w:val="28"/>
        </w:rPr>
        <w:t>&gt;</w:t>
      </w:r>
      <w:r w:rsidRPr="00DC4FDF">
        <w:rPr>
          <w:sz w:val="28"/>
          <w:szCs w:val="28"/>
        </w:rPr>
        <w:t xml:space="preserve"> </w:t>
      </w:r>
      <w:proofErr w:type="spellStart"/>
      <w:r w:rsidRPr="00DC4FDF">
        <w:rPr>
          <w:sz w:val="28"/>
          <w:szCs w:val="28"/>
        </w:rPr>
        <w:t>hỗ</w:t>
      </w:r>
      <w:proofErr w:type="spellEnd"/>
      <w:r w:rsidRPr="00DC4FDF">
        <w:rPr>
          <w:sz w:val="28"/>
          <w:szCs w:val="28"/>
        </w:rPr>
        <w:t xml:space="preserve"> </w:t>
      </w:r>
      <w:proofErr w:type="spellStart"/>
      <w:r w:rsidRPr="00DC4FDF">
        <w:rPr>
          <w:sz w:val="28"/>
          <w:szCs w:val="28"/>
        </w:rPr>
        <w:t>trợ</w:t>
      </w:r>
      <w:proofErr w:type="spellEnd"/>
      <w:r w:rsidRPr="00DC4FDF">
        <w:rPr>
          <w:sz w:val="28"/>
          <w:szCs w:val="28"/>
        </w:rPr>
        <w:t xml:space="preserve"> </w:t>
      </w:r>
      <w:proofErr w:type="spellStart"/>
      <w:r w:rsidRPr="00DC4FDF">
        <w:rPr>
          <w:sz w:val="28"/>
          <w:szCs w:val="28"/>
        </w:rPr>
        <w:t>biểu</w:t>
      </w:r>
      <w:proofErr w:type="spellEnd"/>
      <w:r w:rsidRPr="00DC4FDF">
        <w:rPr>
          <w:sz w:val="28"/>
          <w:szCs w:val="28"/>
        </w:rPr>
        <w:t xml:space="preserve"> </w:t>
      </w:r>
      <w:proofErr w:type="spellStart"/>
      <w:r w:rsidRPr="00DC4FDF">
        <w:rPr>
          <w:sz w:val="28"/>
          <w:szCs w:val="28"/>
        </w:rPr>
        <w:t>diễn</w:t>
      </w:r>
      <w:proofErr w:type="spellEnd"/>
      <w:r w:rsidRPr="00DC4FDF">
        <w:rPr>
          <w:sz w:val="28"/>
          <w:szCs w:val="28"/>
        </w:rPr>
        <w:t xml:space="preserve"> </w:t>
      </w:r>
      <w:proofErr w:type="spellStart"/>
      <w:r w:rsidRPr="00DC4FDF">
        <w:rPr>
          <w:sz w:val="28"/>
          <w:szCs w:val="28"/>
        </w:rPr>
        <w:t>và</w:t>
      </w:r>
      <w:proofErr w:type="spellEnd"/>
      <w:r w:rsidRPr="00DC4FDF">
        <w:rPr>
          <w:sz w:val="28"/>
          <w:szCs w:val="28"/>
        </w:rPr>
        <w:t xml:space="preserve"> </w:t>
      </w:r>
      <w:proofErr w:type="spellStart"/>
      <w:r w:rsidRPr="00DC4FDF">
        <w:rPr>
          <w:sz w:val="28"/>
          <w:szCs w:val="28"/>
        </w:rPr>
        <w:t>thao</w:t>
      </w:r>
      <w:proofErr w:type="spellEnd"/>
      <w:r w:rsidRPr="00DC4FDF">
        <w:rPr>
          <w:sz w:val="28"/>
          <w:szCs w:val="28"/>
        </w:rPr>
        <w:t xml:space="preserve"> </w:t>
      </w:r>
      <w:proofErr w:type="spellStart"/>
      <w:r w:rsidRPr="00DC4FDF">
        <w:rPr>
          <w:sz w:val="28"/>
          <w:szCs w:val="28"/>
        </w:rPr>
        <w:t>tác</w:t>
      </w:r>
      <w:proofErr w:type="spellEnd"/>
      <w:r w:rsidRPr="00DC4FDF">
        <w:rPr>
          <w:sz w:val="28"/>
          <w:szCs w:val="28"/>
        </w:rPr>
        <w:t xml:space="preserve"> </w:t>
      </w:r>
      <w:proofErr w:type="spellStart"/>
      <w:r w:rsidRPr="00DC4FDF">
        <w:rPr>
          <w:sz w:val="28"/>
          <w:szCs w:val="28"/>
        </w:rPr>
        <w:t>chuỗi</w:t>
      </w:r>
      <w:proofErr w:type="spellEnd"/>
      <w:r w:rsidRPr="00DC4FDF">
        <w:rPr>
          <w:sz w:val="28"/>
          <w:szCs w:val="28"/>
        </w:rPr>
        <w:t xml:space="preserve"> bit </w:t>
      </w:r>
      <w:proofErr w:type="spellStart"/>
      <w:r w:rsidRPr="00DC4FDF">
        <w:rPr>
          <w:sz w:val="28"/>
          <w:szCs w:val="28"/>
        </w:rPr>
        <w:t>dễ</w:t>
      </w:r>
      <w:proofErr w:type="spellEnd"/>
      <w:r w:rsidRPr="00DC4FDF">
        <w:rPr>
          <w:sz w:val="28"/>
          <w:szCs w:val="28"/>
        </w:rPr>
        <w:t xml:space="preserve"> </w:t>
      </w:r>
      <w:proofErr w:type="spellStart"/>
      <w:r w:rsidRPr="00DC4FDF">
        <w:rPr>
          <w:sz w:val="28"/>
          <w:szCs w:val="28"/>
        </w:rPr>
        <w:t>dàng</w:t>
      </w:r>
      <w:proofErr w:type="spellEnd"/>
      <w:r w:rsidRPr="00DC4FDF">
        <w:rPr>
          <w:sz w:val="28"/>
          <w:szCs w:val="28"/>
        </w:rPr>
        <w:t>.</w:t>
      </w:r>
    </w:p>
    <w:p w14:paraId="332C9C35" w14:textId="77777777" w:rsidR="00954B30" w:rsidRPr="00DC4FDF" w:rsidRDefault="00954B30" w:rsidP="00954B30">
      <w:pPr>
        <w:pStyle w:val="ThngthngWeb"/>
        <w:ind w:firstLine="709"/>
        <w:rPr>
          <w:sz w:val="28"/>
          <w:szCs w:val="28"/>
          <w:lang w:val="vi-VN"/>
        </w:rPr>
      </w:pPr>
      <w:proofErr w:type="spellStart"/>
      <w:r w:rsidRPr="00DC4FDF">
        <w:rPr>
          <w:sz w:val="28"/>
          <w:szCs w:val="28"/>
        </w:rPr>
        <w:t>Ví</w:t>
      </w:r>
      <w:proofErr w:type="spellEnd"/>
      <w:r w:rsidRPr="00DC4FDF">
        <w:rPr>
          <w:sz w:val="28"/>
          <w:szCs w:val="28"/>
        </w:rPr>
        <w:t xml:space="preserve"> </w:t>
      </w:r>
      <w:proofErr w:type="spellStart"/>
      <w:r w:rsidRPr="00DC4FDF">
        <w:rPr>
          <w:sz w:val="28"/>
          <w:szCs w:val="28"/>
        </w:rPr>
        <w:t>dụ</w:t>
      </w:r>
      <w:proofErr w:type="spellEnd"/>
      <w:r w:rsidRPr="00DC4FDF">
        <w:rPr>
          <w:sz w:val="28"/>
          <w:szCs w:val="28"/>
          <w:lang w:val="vi-VN"/>
        </w:rPr>
        <w:t xml:space="preserve"> cho mã hóa C++ cho phép XOR:</w:t>
      </w:r>
    </w:p>
    <w:p w14:paraId="263D8AA6" w14:textId="456511C3" w:rsidR="00783A6B" w:rsidRPr="00DC4FDF" w:rsidRDefault="009C1840" w:rsidP="0088610B">
      <w:pPr>
        <w:pStyle w:val="ThngthngWeb"/>
        <w:ind w:firstLine="720"/>
        <w:rPr>
          <w:noProof/>
          <w:sz w:val="28"/>
          <w:szCs w:val="28"/>
        </w:rPr>
      </w:pPr>
      <w:r w:rsidRPr="00DC4FDF">
        <w:rPr>
          <w:noProof/>
          <w:sz w:val="28"/>
          <w:szCs w:val="28"/>
        </w:rPr>
        <w:lastRenderedPageBreak/>
        <w:drawing>
          <wp:inline distT="0" distB="0" distL="0" distR="0" wp14:anchorId="3CC5364B" wp14:editId="551E7A98">
            <wp:extent cx="4762500" cy="5162550"/>
            <wp:effectExtent l="0" t="0" r="0" b="0"/>
            <wp:docPr id="8691228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2500" cy="5162550"/>
                    </a:xfrm>
                    <a:prstGeom prst="rect">
                      <a:avLst/>
                    </a:prstGeom>
                    <a:noFill/>
                    <a:ln>
                      <a:noFill/>
                    </a:ln>
                  </pic:spPr>
                </pic:pic>
              </a:graphicData>
            </a:graphic>
          </wp:inline>
        </w:drawing>
      </w:r>
    </w:p>
    <w:p w14:paraId="4DBA1C36" w14:textId="2EE870D6" w:rsidR="00783A6B" w:rsidRPr="00DC4FDF" w:rsidRDefault="00783A6B" w:rsidP="0088610B">
      <w:pPr>
        <w:pStyle w:val="ThngthngWeb"/>
        <w:ind w:firstLine="720"/>
        <w:rPr>
          <w:sz w:val="28"/>
          <w:szCs w:val="28"/>
          <w:lang w:val="vi-VN"/>
        </w:rPr>
      </w:pPr>
      <w:r w:rsidRPr="00DC4FDF">
        <w:rPr>
          <w:sz w:val="28"/>
          <w:szCs w:val="28"/>
          <w:lang w:val="vi-VN"/>
        </w:rPr>
        <w:t>Ưu điểm của C++:</w:t>
      </w:r>
    </w:p>
    <w:p w14:paraId="77D93308" w14:textId="77777777" w:rsidR="00783A6B" w:rsidRPr="00DC4FDF" w:rsidRDefault="00783A6B" w:rsidP="0088610B">
      <w:pPr>
        <w:spacing w:beforeAutospacing="1" w:afterAutospacing="1"/>
        <w:ind w:left="1080" w:firstLine="360"/>
        <w:rPr>
          <w:sz w:val="28"/>
          <w:szCs w:val="28"/>
          <w:lang w:val="vi-VN"/>
        </w:rPr>
      </w:pPr>
      <w:r w:rsidRPr="00DC4FDF">
        <w:rPr>
          <w:sz w:val="28"/>
          <w:szCs w:val="28"/>
          <w:lang w:val="vi-VN"/>
        </w:rPr>
        <w:t xml:space="preserve">+ Tốc độ xử lý nhanh </w:t>
      </w:r>
    </w:p>
    <w:p w14:paraId="6287BDEE" w14:textId="77777777" w:rsidR="00783A6B" w:rsidRPr="00DC4FDF" w:rsidRDefault="00783A6B" w:rsidP="0088610B">
      <w:pPr>
        <w:spacing w:beforeAutospacing="1" w:afterAutospacing="1"/>
        <w:ind w:left="1080" w:firstLine="360"/>
        <w:rPr>
          <w:sz w:val="28"/>
          <w:szCs w:val="28"/>
          <w:lang w:val="vi-VN"/>
        </w:rPr>
      </w:pPr>
      <w:r w:rsidRPr="00DC4FDF">
        <w:rPr>
          <w:sz w:val="28"/>
          <w:szCs w:val="28"/>
          <w:lang w:val="vi-VN"/>
        </w:rPr>
        <w:t xml:space="preserve">+ Quản lý bộ nhớ hiệu quả </w:t>
      </w:r>
    </w:p>
    <w:p w14:paraId="0C8E2F67" w14:textId="77777777" w:rsidR="00783A6B" w:rsidRPr="00DC4FDF" w:rsidRDefault="00783A6B" w:rsidP="0088610B">
      <w:pPr>
        <w:spacing w:beforeAutospacing="1" w:afterAutospacing="1"/>
        <w:ind w:left="1080" w:firstLine="349"/>
        <w:rPr>
          <w:sz w:val="28"/>
          <w:szCs w:val="28"/>
          <w:lang w:val="vi-VN"/>
        </w:rPr>
      </w:pPr>
      <w:r w:rsidRPr="00DC4FDF">
        <w:rPr>
          <w:sz w:val="28"/>
          <w:szCs w:val="28"/>
          <w:lang w:val="vi-VN"/>
        </w:rPr>
        <w:t xml:space="preserve">+ Phù hợp với các thuật toán yêu cầu thao tác </w:t>
      </w:r>
      <w:proofErr w:type="spellStart"/>
      <w:r w:rsidRPr="00DC4FDF">
        <w:rPr>
          <w:sz w:val="28"/>
          <w:szCs w:val="28"/>
          <w:lang w:val="vi-VN"/>
        </w:rPr>
        <w:t>bit</w:t>
      </w:r>
      <w:proofErr w:type="spellEnd"/>
      <w:r w:rsidRPr="00DC4FDF">
        <w:rPr>
          <w:sz w:val="28"/>
          <w:szCs w:val="28"/>
          <w:lang w:val="vi-VN"/>
        </w:rPr>
        <w:t xml:space="preserve"> nhiều như DES</w:t>
      </w:r>
    </w:p>
    <w:p w14:paraId="24F8CF9B" w14:textId="5191201C" w:rsidR="0060728E" w:rsidRPr="00DC4FDF" w:rsidRDefault="00147D23">
      <w:pPr>
        <w:pStyle w:val="ThngthngWeb"/>
        <w:numPr>
          <w:ilvl w:val="3"/>
          <w:numId w:val="1"/>
        </w:numPr>
        <w:rPr>
          <w:b/>
          <w:bCs/>
          <w:sz w:val="28"/>
          <w:szCs w:val="28"/>
          <w:lang w:val="vi-VN"/>
        </w:rPr>
      </w:pPr>
      <w:r w:rsidRPr="00DC4FDF">
        <w:rPr>
          <w:b/>
          <w:bCs/>
          <w:sz w:val="28"/>
          <w:szCs w:val="28"/>
          <w:lang w:val="vi-VN"/>
        </w:rPr>
        <w:t xml:space="preserve">Ngôn ngữ </w:t>
      </w:r>
      <w:proofErr w:type="spellStart"/>
      <w:r w:rsidRPr="00DC4FDF">
        <w:rPr>
          <w:b/>
          <w:bCs/>
          <w:sz w:val="28"/>
          <w:szCs w:val="28"/>
          <w:lang w:val="vi-VN"/>
        </w:rPr>
        <w:t>python</w:t>
      </w:r>
      <w:proofErr w:type="spellEnd"/>
    </w:p>
    <w:p w14:paraId="03443836" w14:textId="77777777" w:rsidR="007F0745" w:rsidRPr="00DC4FDF" w:rsidRDefault="007F0745" w:rsidP="001E116A">
      <w:pPr>
        <w:pStyle w:val="ThngthngWeb"/>
        <w:ind w:firstLine="720"/>
        <w:rPr>
          <w:sz w:val="28"/>
          <w:szCs w:val="28"/>
          <w:lang w:val="vi-VN"/>
        </w:rPr>
      </w:pPr>
      <w:proofErr w:type="spellStart"/>
      <w:r w:rsidRPr="00DC4FDF">
        <w:rPr>
          <w:sz w:val="28"/>
          <w:szCs w:val="28"/>
          <w:lang w:val="vi-VN"/>
        </w:rPr>
        <w:t>Python</w:t>
      </w:r>
      <w:proofErr w:type="spellEnd"/>
      <w:r w:rsidRPr="00DC4FDF">
        <w:rPr>
          <w:sz w:val="28"/>
          <w:szCs w:val="28"/>
          <w:lang w:val="vi-VN"/>
        </w:rPr>
        <w:t xml:space="preserve"> là ngôn ngữ lập trình bậc cao, có cú pháp đơn giản, dễ đọc và phù hợp cho việc nghiên cứu cũng như triển khai các thuật toán mật mã như DES.</w:t>
      </w:r>
    </w:p>
    <w:p w14:paraId="6B2D1035" w14:textId="77777777" w:rsidR="007F0745" w:rsidRPr="00DC4FDF" w:rsidRDefault="007F0745" w:rsidP="001E116A">
      <w:pPr>
        <w:pStyle w:val="ThngthngWeb"/>
        <w:ind w:firstLine="720"/>
        <w:rPr>
          <w:sz w:val="28"/>
          <w:szCs w:val="28"/>
          <w:lang w:val="vi-VN"/>
        </w:rPr>
      </w:pPr>
      <w:proofErr w:type="spellStart"/>
      <w:r w:rsidRPr="00DC4FDF">
        <w:rPr>
          <w:sz w:val="28"/>
          <w:szCs w:val="28"/>
          <w:lang w:val="vi-VN"/>
        </w:rPr>
        <w:t>Python</w:t>
      </w:r>
      <w:proofErr w:type="spellEnd"/>
      <w:r w:rsidRPr="00DC4FDF">
        <w:rPr>
          <w:sz w:val="28"/>
          <w:szCs w:val="28"/>
          <w:lang w:val="vi-VN"/>
        </w:rPr>
        <w:t xml:space="preserve"> hỗ trợ mạnh mẽ cho việc xử lý dữ liệu nhị phân và các phép toán trên </w:t>
      </w:r>
      <w:proofErr w:type="spellStart"/>
      <w:r w:rsidRPr="00DC4FDF">
        <w:rPr>
          <w:sz w:val="28"/>
          <w:szCs w:val="28"/>
          <w:lang w:val="vi-VN"/>
        </w:rPr>
        <w:t>bit</w:t>
      </w:r>
      <w:proofErr w:type="spellEnd"/>
      <w:r w:rsidRPr="00DC4FDF">
        <w:rPr>
          <w:sz w:val="28"/>
          <w:szCs w:val="28"/>
          <w:lang w:val="vi-VN"/>
        </w:rPr>
        <w:t xml:space="preserve"> thông qua các toán tử:</w:t>
      </w:r>
    </w:p>
    <w:p w14:paraId="3E79833E" w14:textId="0C750471" w:rsidR="0088610B" w:rsidRPr="00DC4FDF" w:rsidRDefault="007F0745" w:rsidP="0088610B">
      <w:pPr>
        <w:spacing w:beforeAutospacing="1" w:afterAutospacing="1"/>
        <w:ind w:hanging="142"/>
        <w:jc w:val="center"/>
        <w:rPr>
          <w:sz w:val="28"/>
          <w:szCs w:val="28"/>
        </w:rPr>
      </w:pPr>
      <w:r w:rsidRPr="00DC4FDF">
        <w:rPr>
          <w:rStyle w:val="MaHTML"/>
          <w:rFonts w:ascii="Times New Roman" w:hAnsi="Times New Roman" w:cs="Times New Roman"/>
          <w:sz w:val="28"/>
          <w:szCs w:val="28"/>
        </w:rPr>
        <w:lastRenderedPageBreak/>
        <w:t>&lt;</w:t>
      </w:r>
      <w:proofErr w:type="gramStart"/>
      <w:r w:rsidRPr="00DC4FDF">
        <w:rPr>
          <w:rStyle w:val="MaHTML"/>
          <w:rFonts w:ascii="Times New Roman" w:hAnsi="Times New Roman" w:cs="Times New Roman"/>
          <w:sz w:val="28"/>
          <w:szCs w:val="28"/>
        </w:rPr>
        <w:t>&lt;</w:t>
      </w:r>
      <w:r w:rsidRPr="00DC4FDF">
        <w:rPr>
          <w:sz w:val="28"/>
          <w:szCs w:val="28"/>
        </w:rPr>
        <w:t xml:space="preserve"> :</w:t>
      </w:r>
      <w:proofErr w:type="gramEnd"/>
      <w:r w:rsidRPr="00DC4FDF">
        <w:rPr>
          <w:sz w:val="28"/>
          <w:szCs w:val="28"/>
        </w:rPr>
        <w:t xml:space="preserve"> </w:t>
      </w:r>
      <w:proofErr w:type="spellStart"/>
      <w:r w:rsidRPr="00DC4FDF">
        <w:rPr>
          <w:sz w:val="28"/>
          <w:szCs w:val="28"/>
        </w:rPr>
        <w:t>dịch</w:t>
      </w:r>
      <w:proofErr w:type="spellEnd"/>
      <w:r w:rsidRPr="00DC4FDF">
        <w:rPr>
          <w:sz w:val="28"/>
          <w:szCs w:val="28"/>
        </w:rPr>
        <w:t xml:space="preserve"> </w:t>
      </w:r>
      <w:proofErr w:type="spellStart"/>
      <w:r w:rsidRPr="00DC4FDF">
        <w:rPr>
          <w:sz w:val="28"/>
          <w:szCs w:val="28"/>
        </w:rPr>
        <w:t>trái</w:t>
      </w:r>
      <w:proofErr w:type="spellEnd"/>
    </w:p>
    <w:p w14:paraId="68C5AD59" w14:textId="00382AC3" w:rsidR="007F0745" w:rsidRPr="00DC4FDF" w:rsidRDefault="007F0745" w:rsidP="0088610B">
      <w:pPr>
        <w:spacing w:beforeAutospacing="1" w:afterAutospacing="1"/>
        <w:jc w:val="center"/>
        <w:rPr>
          <w:sz w:val="28"/>
          <w:szCs w:val="28"/>
        </w:rPr>
      </w:pPr>
      <w:r w:rsidRPr="00DC4FDF">
        <w:rPr>
          <w:rStyle w:val="MaHTML"/>
          <w:rFonts w:ascii="Times New Roman" w:hAnsi="Times New Roman" w:cs="Times New Roman"/>
          <w:sz w:val="28"/>
          <w:szCs w:val="28"/>
        </w:rPr>
        <w:t>&gt;</w:t>
      </w:r>
      <w:proofErr w:type="gramStart"/>
      <w:r w:rsidRPr="00DC4FDF">
        <w:rPr>
          <w:rStyle w:val="MaHTML"/>
          <w:rFonts w:ascii="Times New Roman" w:hAnsi="Times New Roman" w:cs="Times New Roman"/>
          <w:sz w:val="28"/>
          <w:szCs w:val="28"/>
        </w:rPr>
        <w:t>&gt;</w:t>
      </w:r>
      <w:r w:rsidRPr="00DC4FDF">
        <w:rPr>
          <w:sz w:val="28"/>
          <w:szCs w:val="28"/>
        </w:rPr>
        <w:t xml:space="preserve"> :</w:t>
      </w:r>
      <w:proofErr w:type="gramEnd"/>
      <w:r w:rsidRPr="00DC4FDF">
        <w:rPr>
          <w:sz w:val="28"/>
          <w:szCs w:val="28"/>
        </w:rPr>
        <w:t xml:space="preserve"> </w:t>
      </w:r>
      <w:proofErr w:type="spellStart"/>
      <w:r w:rsidRPr="00DC4FDF">
        <w:rPr>
          <w:sz w:val="28"/>
          <w:szCs w:val="28"/>
        </w:rPr>
        <w:t>dịch</w:t>
      </w:r>
      <w:proofErr w:type="spellEnd"/>
      <w:r w:rsidRPr="00DC4FDF">
        <w:rPr>
          <w:sz w:val="28"/>
          <w:szCs w:val="28"/>
        </w:rPr>
        <w:t xml:space="preserve"> </w:t>
      </w:r>
      <w:proofErr w:type="spellStart"/>
      <w:r w:rsidRPr="00DC4FDF">
        <w:rPr>
          <w:sz w:val="28"/>
          <w:szCs w:val="28"/>
        </w:rPr>
        <w:t>phải</w:t>
      </w:r>
      <w:proofErr w:type="spellEnd"/>
    </w:p>
    <w:p w14:paraId="02981025" w14:textId="05CD27CD" w:rsidR="007F0745" w:rsidRPr="00DC4FDF" w:rsidRDefault="007F0745" w:rsidP="0088610B">
      <w:pPr>
        <w:spacing w:beforeAutospacing="1" w:afterAutospacing="1"/>
        <w:jc w:val="center"/>
        <w:rPr>
          <w:sz w:val="28"/>
          <w:szCs w:val="28"/>
        </w:rPr>
      </w:pPr>
      <w:proofErr w:type="gramStart"/>
      <w:r w:rsidRPr="00DC4FDF">
        <w:rPr>
          <w:rStyle w:val="MaHTML"/>
          <w:rFonts w:ascii="Times New Roman" w:hAnsi="Times New Roman" w:cs="Times New Roman"/>
          <w:sz w:val="28"/>
          <w:szCs w:val="28"/>
        </w:rPr>
        <w:t>^</w:t>
      </w:r>
      <w:r w:rsidRPr="00DC4FDF">
        <w:rPr>
          <w:sz w:val="28"/>
          <w:szCs w:val="28"/>
        </w:rPr>
        <w:t xml:space="preserve"> :</w:t>
      </w:r>
      <w:proofErr w:type="gramEnd"/>
      <w:r w:rsidRPr="00DC4FDF">
        <w:rPr>
          <w:sz w:val="28"/>
          <w:szCs w:val="28"/>
        </w:rPr>
        <w:t xml:space="preserve"> XOR</w:t>
      </w:r>
    </w:p>
    <w:p w14:paraId="1EB002A2" w14:textId="2A7C965A" w:rsidR="007F0745" w:rsidRPr="00DC4FDF" w:rsidRDefault="007F0745" w:rsidP="0088610B">
      <w:pPr>
        <w:spacing w:beforeAutospacing="1" w:afterAutospacing="1"/>
        <w:jc w:val="center"/>
        <w:rPr>
          <w:sz w:val="28"/>
          <w:szCs w:val="28"/>
        </w:rPr>
      </w:pPr>
      <w:proofErr w:type="gramStart"/>
      <w:r w:rsidRPr="00DC4FDF">
        <w:rPr>
          <w:rStyle w:val="MaHTML"/>
          <w:rFonts w:ascii="Times New Roman" w:hAnsi="Times New Roman" w:cs="Times New Roman"/>
          <w:sz w:val="28"/>
          <w:szCs w:val="28"/>
        </w:rPr>
        <w:t>&amp;</w:t>
      </w:r>
      <w:r w:rsidRPr="00DC4FDF">
        <w:rPr>
          <w:sz w:val="28"/>
          <w:szCs w:val="28"/>
        </w:rPr>
        <w:t xml:space="preserve"> :</w:t>
      </w:r>
      <w:proofErr w:type="gramEnd"/>
      <w:r w:rsidRPr="00DC4FDF">
        <w:rPr>
          <w:sz w:val="28"/>
          <w:szCs w:val="28"/>
        </w:rPr>
        <w:t xml:space="preserve"> AND</w:t>
      </w:r>
    </w:p>
    <w:p w14:paraId="6161B441" w14:textId="08A0C95C" w:rsidR="007F0745" w:rsidRPr="00DC4FDF" w:rsidRDefault="007F0745" w:rsidP="0088610B">
      <w:pPr>
        <w:spacing w:beforeAutospacing="1" w:afterAutospacing="1"/>
        <w:jc w:val="center"/>
        <w:rPr>
          <w:sz w:val="28"/>
          <w:szCs w:val="28"/>
        </w:rPr>
      </w:pPr>
      <w:proofErr w:type="gramStart"/>
      <w:r w:rsidRPr="00DC4FDF">
        <w:rPr>
          <w:rStyle w:val="MaHTML"/>
          <w:rFonts w:ascii="Times New Roman" w:hAnsi="Times New Roman" w:cs="Times New Roman"/>
          <w:sz w:val="28"/>
          <w:szCs w:val="28"/>
        </w:rPr>
        <w:t>|</w:t>
      </w:r>
      <w:r w:rsidRPr="00DC4FDF">
        <w:rPr>
          <w:sz w:val="28"/>
          <w:szCs w:val="28"/>
        </w:rPr>
        <w:t xml:space="preserve"> :</w:t>
      </w:r>
      <w:proofErr w:type="gramEnd"/>
      <w:r w:rsidRPr="00DC4FDF">
        <w:rPr>
          <w:sz w:val="28"/>
          <w:szCs w:val="28"/>
        </w:rPr>
        <w:t xml:space="preserve"> OR</w:t>
      </w:r>
    </w:p>
    <w:p w14:paraId="7C4D0351" w14:textId="77777777" w:rsidR="007F0745" w:rsidRPr="00DC4FDF" w:rsidRDefault="007F0745" w:rsidP="001E116A">
      <w:pPr>
        <w:pStyle w:val="ThngthngWeb"/>
        <w:ind w:firstLine="720"/>
        <w:rPr>
          <w:sz w:val="28"/>
          <w:szCs w:val="28"/>
        </w:rPr>
      </w:pPr>
      <w:proofErr w:type="spellStart"/>
      <w:r w:rsidRPr="00DC4FDF">
        <w:rPr>
          <w:sz w:val="28"/>
          <w:szCs w:val="28"/>
        </w:rPr>
        <w:t>Ngoài</w:t>
      </w:r>
      <w:proofErr w:type="spellEnd"/>
      <w:r w:rsidRPr="00DC4FDF">
        <w:rPr>
          <w:sz w:val="28"/>
          <w:szCs w:val="28"/>
        </w:rPr>
        <w:t xml:space="preserve"> </w:t>
      </w:r>
      <w:proofErr w:type="spellStart"/>
      <w:r w:rsidRPr="00DC4FDF">
        <w:rPr>
          <w:sz w:val="28"/>
          <w:szCs w:val="28"/>
        </w:rPr>
        <w:t>ra</w:t>
      </w:r>
      <w:proofErr w:type="spellEnd"/>
      <w:r w:rsidRPr="00DC4FDF">
        <w:rPr>
          <w:sz w:val="28"/>
          <w:szCs w:val="28"/>
        </w:rPr>
        <w:t xml:space="preserve">, Python </w:t>
      </w:r>
      <w:proofErr w:type="spellStart"/>
      <w:r w:rsidRPr="00DC4FDF">
        <w:rPr>
          <w:sz w:val="28"/>
          <w:szCs w:val="28"/>
        </w:rPr>
        <w:t>còn</w:t>
      </w:r>
      <w:proofErr w:type="spellEnd"/>
      <w:r w:rsidRPr="00DC4FDF">
        <w:rPr>
          <w:sz w:val="28"/>
          <w:szCs w:val="28"/>
        </w:rPr>
        <w:t xml:space="preserve"> </w:t>
      </w:r>
      <w:proofErr w:type="spellStart"/>
      <w:r w:rsidRPr="00DC4FDF">
        <w:rPr>
          <w:sz w:val="28"/>
          <w:szCs w:val="28"/>
        </w:rPr>
        <w:t>hỗ</w:t>
      </w:r>
      <w:proofErr w:type="spellEnd"/>
      <w:r w:rsidRPr="00DC4FDF">
        <w:rPr>
          <w:sz w:val="28"/>
          <w:szCs w:val="28"/>
        </w:rPr>
        <w:t xml:space="preserve"> </w:t>
      </w:r>
      <w:proofErr w:type="spellStart"/>
      <w:r w:rsidRPr="00DC4FDF">
        <w:rPr>
          <w:sz w:val="28"/>
          <w:szCs w:val="28"/>
        </w:rPr>
        <w:t>trợ</w:t>
      </w:r>
      <w:proofErr w:type="spellEnd"/>
      <w:r w:rsidRPr="00DC4FDF">
        <w:rPr>
          <w:sz w:val="28"/>
          <w:szCs w:val="28"/>
        </w:rPr>
        <w:t xml:space="preserve"> </w:t>
      </w:r>
      <w:proofErr w:type="spellStart"/>
      <w:r w:rsidRPr="00DC4FDF">
        <w:rPr>
          <w:sz w:val="28"/>
          <w:szCs w:val="28"/>
        </w:rPr>
        <w:t>nhiều</w:t>
      </w:r>
      <w:proofErr w:type="spellEnd"/>
      <w:r w:rsidRPr="00DC4FDF">
        <w:rPr>
          <w:sz w:val="28"/>
          <w:szCs w:val="28"/>
        </w:rPr>
        <w:t xml:space="preserve"> </w:t>
      </w:r>
      <w:proofErr w:type="spellStart"/>
      <w:r w:rsidRPr="00DC4FDF">
        <w:rPr>
          <w:sz w:val="28"/>
          <w:szCs w:val="28"/>
        </w:rPr>
        <w:t>thư</w:t>
      </w:r>
      <w:proofErr w:type="spellEnd"/>
      <w:r w:rsidRPr="00DC4FDF">
        <w:rPr>
          <w:sz w:val="28"/>
          <w:szCs w:val="28"/>
        </w:rPr>
        <w:t xml:space="preserve"> </w:t>
      </w:r>
      <w:proofErr w:type="spellStart"/>
      <w:r w:rsidRPr="00DC4FDF">
        <w:rPr>
          <w:sz w:val="28"/>
          <w:szCs w:val="28"/>
        </w:rPr>
        <w:t>viện</w:t>
      </w:r>
      <w:proofErr w:type="spellEnd"/>
      <w:r w:rsidRPr="00DC4FDF">
        <w:rPr>
          <w:sz w:val="28"/>
          <w:szCs w:val="28"/>
        </w:rPr>
        <w:t xml:space="preserve"> </w:t>
      </w:r>
      <w:proofErr w:type="spellStart"/>
      <w:r w:rsidRPr="00DC4FDF">
        <w:rPr>
          <w:sz w:val="28"/>
          <w:szCs w:val="28"/>
        </w:rPr>
        <w:t>phục</w:t>
      </w:r>
      <w:proofErr w:type="spellEnd"/>
      <w:r w:rsidRPr="00DC4FDF">
        <w:rPr>
          <w:sz w:val="28"/>
          <w:szCs w:val="28"/>
        </w:rPr>
        <w:t xml:space="preserve"> </w:t>
      </w:r>
      <w:proofErr w:type="spellStart"/>
      <w:r w:rsidRPr="00DC4FDF">
        <w:rPr>
          <w:sz w:val="28"/>
          <w:szCs w:val="28"/>
        </w:rPr>
        <w:t>vụ</w:t>
      </w:r>
      <w:proofErr w:type="spellEnd"/>
      <w:r w:rsidRPr="00DC4FDF">
        <w:rPr>
          <w:sz w:val="28"/>
          <w:szCs w:val="28"/>
        </w:rPr>
        <w:t xml:space="preserve"> </w:t>
      </w:r>
      <w:proofErr w:type="spellStart"/>
      <w:r w:rsidRPr="00DC4FDF">
        <w:rPr>
          <w:sz w:val="28"/>
          <w:szCs w:val="28"/>
        </w:rPr>
        <w:t>cho</w:t>
      </w:r>
      <w:proofErr w:type="spellEnd"/>
      <w:r w:rsidRPr="00DC4FDF">
        <w:rPr>
          <w:sz w:val="28"/>
          <w:szCs w:val="28"/>
        </w:rPr>
        <w:t xml:space="preserve"> </w:t>
      </w:r>
      <w:proofErr w:type="spellStart"/>
      <w:r w:rsidRPr="00DC4FDF">
        <w:rPr>
          <w:sz w:val="28"/>
          <w:szCs w:val="28"/>
        </w:rPr>
        <w:t>việc</w:t>
      </w:r>
      <w:proofErr w:type="spellEnd"/>
      <w:r w:rsidRPr="00DC4FDF">
        <w:rPr>
          <w:sz w:val="28"/>
          <w:szCs w:val="28"/>
        </w:rPr>
        <w:t xml:space="preserve"> </w:t>
      </w:r>
      <w:proofErr w:type="spellStart"/>
      <w:r w:rsidRPr="00DC4FDF">
        <w:rPr>
          <w:sz w:val="28"/>
          <w:szCs w:val="28"/>
        </w:rPr>
        <w:t>xử</w:t>
      </w:r>
      <w:proofErr w:type="spellEnd"/>
      <w:r w:rsidRPr="00DC4FDF">
        <w:rPr>
          <w:sz w:val="28"/>
          <w:szCs w:val="28"/>
        </w:rPr>
        <w:t xml:space="preserve"> </w:t>
      </w:r>
      <w:proofErr w:type="spellStart"/>
      <w:r w:rsidRPr="00DC4FDF">
        <w:rPr>
          <w:sz w:val="28"/>
          <w:szCs w:val="28"/>
        </w:rPr>
        <w:t>lý</w:t>
      </w:r>
      <w:proofErr w:type="spellEnd"/>
      <w:r w:rsidRPr="00DC4FDF">
        <w:rPr>
          <w:sz w:val="28"/>
          <w:szCs w:val="28"/>
        </w:rPr>
        <w:t xml:space="preserve"> </w:t>
      </w:r>
      <w:proofErr w:type="spellStart"/>
      <w:r w:rsidRPr="00DC4FDF">
        <w:rPr>
          <w:sz w:val="28"/>
          <w:szCs w:val="28"/>
        </w:rPr>
        <w:t>mã</w:t>
      </w:r>
      <w:proofErr w:type="spellEnd"/>
      <w:r w:rsidRPr="00DC4FDF">
        <w:rPr>
          <w:sz w:val="28"/>
          <w:szCs w:val="28"/>
        </w:rPr>
        <w:t xml:space="preserve"> </w:t>
      </w:r>
      <w:proofErr w:type="spellStart"/>
      <w:r w:rsidRPr="00DC4FDF">
        <w:rPr>
          <w:sz w:val="28"/>
          <w:szCs w:val="28"/>
        </w:rPr>
        <w:t>hóa</w:t>
      </w:r>
      <w:proofErr w:type="spellEnd"/>
      <w:r w:rsidRPr="00DC4FDF">
        <w:rPr>
          <w:sz w:val="28"/>
          <w:szCs w:val="28"/>
        </w:rPr>
        <w:t xml:space="preserve"> </w:t>
      </w:r>
      <w:proofErr w:type="spellStart"/>
      <w:r w:rsidRPr="00DC4FDF">
        <w:rPr>
          <w:sz w:val="28"/>
          <w:szCs w:val="28"/>
        </w:rPr>
        <w:t>và</w:t>
      </w:r>
      <w:proofErr w:type="spellEnd"/>
      <w:r w:rsidRPr="00DC4FDF">
        <w:rPr>
          <w:sz w:val="28"/>
          <w:szCs w:val="28"/>
        </w:rPr>
        <w:t xml:space="preserve"> </w:t>
      </w:r>
      <w:proofErr w:type="spellStart"/>
      <w:r w:rsidRPr="00DC4FDF">
        <w:rPr>
          <w:sz w:val="28"/>
          <w:szCs w:val="28"/>
        </w:rPr>
        <w:t>thao</w:t>
      </w:r>
      <w:proofErr w:type="spellEnd"/>
      <w:r w:rsidRPr="00DC4FDF">
        <w:rPr>
          <w:sz w:val="28"/>
          <w:szCs w:val="28"/>
        </w:rPr>
        <w:t xml:space="preserve"> </w:t>
      </w:r>
      <w:proofErr w:type="spellStart"/>
      <w:r w:rsidRPr="00DC4FDF">
        <w:rPr>
          <w:sz w:val="28"/>
          <w:szCs w:val="28"/>
        </w:rPr>
        <w:t>tác</w:t>
      </w:r>
      <w:proofErr w:type="spellEnd"/>
      <w:r w:rsidRPr="00DC4FDF">
        <w:rPr>
          <w:sz w:val="28"/>
          <w:szCs w:val="28"/>
        </w:rPr>
        <w:t xml:space="preserve"> </w:t>
      </w:r>
      <w:proofErr w:type="spellStart"/>
      <w:r w:rsidRPr="00DC4FDF">
        <w:rPr>
          <w:sz w:val="28"/>
          <w:szCs w:val="28"/>
        </w:rPr>
        <w:t>dữ</w:t>
      </w:r>
      <w:proofErr w:type="spellEnd"/>
      <w:r w:rsidRPr="00DC4FDF">
        <w:rPr>
          <w:sz w:val="28"/>
          <w:szCs w:val="28"/>
        </w:rPr>
        <w:t xml:space="preserve"> </w:t>
      </w:r>
      <w:proofErr w:type="spellStart"/>
      <w:r w:rsidRPr="00DC4FDF">
        <w:rPr>
          <w:sz w:val="28"/>
          <w:szCs w:val="28"/>
        </w:rPr>
        <w:t>liệu</w:t>
      </w:r>
      <w:proofErr w:type="spellEnd"/>
      <w:r w:rsidRPr="00DC4FDF">
        <w:rPr>
          <w:sz w:val="28"/>
          <w:szCs w:val="28"/>
        </w:rPr>
        <w:t>.</w:t>
      </w:r>
    </w:p>
    <w:p w14:paraId="3185353C" w14:textId="77777777" w:rsidR="007F0745" w:rsidRPr="00DC4FDF" w:rsidRDefault="007F0745" w:rsidP="001E116A">
      <w:pPr>
        <w:pStyle w:val="ThngthngWeb"/>
        <w:ind w:firstLine="720"/>
        <w:rPr>
          <w:sz w:val="28"/>
          <w:szCs w:val="28"/>
        </w:rPr>
      </w:pPr>
      <w:r w:rsidRPr="00DC4FDF">
        <w:rPr>
          <w:sz w:val="28"/>
          <w:szCs w:val="28"/>
        </w:rPr>
        <w:t xml:space="preserve">Python </w:t>
      </w:r>
      <w:proofErr w:type="spellStart"/>
      <w:r w:rsidRPr="00DC4FDF">
        <w:rPr>
          <w:sz w:val="28"/>
          <w:szCs w:val="28"/>
        </w:rPr>
        <w:t>cũng</w:t>
      </w:r>
      <w:proofErr w:type="spellEnd"/>
      <w:r w:rsidRPr="00DC4FDF">
        <w:rPr>
          <w:sz w:val="28"/>
          <w:szCs w:val="28"/>
        </w:rPr>
        <w:t xml:space="preserve"> </w:t>
      </w:r>
      <w:proofErr w:type="spellStart"/>
      <w:r w:rsidRPr="00DC4FDF">
        <w:rPr>
          <w:sz w:val="28"/>
          <w:szCs w:val="28"/>
        </w:rPr>
        <w:t>cho</w:t>
      </w:r>
      <w:proofErr w:type="spellEnd"/>
      <w:r w:rsidRPr="00DC4FDF">
        <w:rPr>
          <w:sz w:val="28"/>
          <w:szCs w:val="28"/>
        </w:rPr>
        <w:t xml:space="preserve"> </w:t>
      </w:r>
      <w:proofErr w:type="spellStart"/>
      <w:r w:rsidRPr="00DC4FDF">
        <w:rPr>
          <w:sz w:val="28"/>
          <w:szCs w:val="28"/>
        </w:rPr>
        <w:t>phép</w:t>
      </w:r>
      <w:proofErr w:type="spellEnd"/>
      <w:r w:rsidRPr="00DC4FDF">
        <w:rPr>
          <w:sz w:val="28"/>
          <w:szCs w:val="28"/>
        </w:rPr>
        <w:t xml:space="preserve"> </w:t>
      </w:r>
      <w:proofErr w:type="spellStart"/>
      <w:r w:rsidRPr="00DC4FDF">
        <w:rPr>
          <w:sz w:val="28"/>
          <w:szCs w:val="28"/>
        </w:rPr>
        <w:t>thao</w:t>
      </w:r>
      <w:proofErr w:type="spellEnd"/>
      <w:r w:rsidRPr="00DC4FDF">
        <w:rPr>
          <w:sz w:val="28"/>
          <w:szCs w:val="28"/>
        </w:rPr>
        <w:t xml:space="preserve"> </w:t>
      </w:r>
      <w:proofErr w:type="spellStart"/>
      <w:r w:rsidRPr="00DC4FDF">
        <w:rPr>
          <w:sz w:val="28"/>
          <w:szCs w:val="28"/>
        </w:rPr>
        <w:t>tác</w:t>
      </w:r>
      <w:proofErr w:type="spellEnd"/>
      <w:r w:rsidRPr="00DC4FDF">
        <w:rPr>
          <w:sz w:val="28"/>
          <w:szCs w:val="28"/>
        </w:rPr>
        <w:t xml:space="preserve"> </w:t>
      </w:r>
      <w:proofErr w:type="spellStart"/>
      <w:r w:rsidRPr="00DC4FDF">
        <w:rPr>
          <w:sz w:val="28"/>
          <w:szCs w:val="28"/>
        </w:rPr>
        <w:t>trực</w:t>
      </w:r>
      <w:proofErr w:type="spellEnd"/>
      <w:r w:rsidRPr="00DC4FDF">
        <w:rPr>
          <w:sz w:val="28"/>
          <w:szCs w:val="28"/>
        </w:rPr>
        <w:t xml:space="preserve"> </w:t>
      </w:r>
      <w:proofErr w:type="spellStart"/>
      <w:r w:rsidRPr="00DC4FDF">
        <w:rPr>
          <w:sz w:val="28"/>
          <w:szCs w:val="28"/>
        </w:rPr>
        <w:t>tiếp</w:t>
      </w:r>
      <w:proofErr w:type="spellEnd"/>
      <w:r w:rsidRPr="00DC4FDF">
        <w:rPr>
          <w:sz w:val="28"/>
          <w:szCs w:val="28"/>
        </w:rPr>
        <w:t xml:space="preserve"> </w:t>
      </w:r>
      <w:proofErr w:type="spellStart"/>
      <w:r w:rsidRPr="00DC4FDF">
        <w:rPr>
          <w:sz w:val="28"/>
          <w:szCs w:val="28"/>
        </w:rPr>
        <w:t>trên</w:t>
      </w:r>
      <w:proofErr w:type="spellEnd"/>
      <w:r w:rsidRPr="00DC4FDF">
        <w:rPr>
          <w:sz w:val="28"/>
          <w:szCs w:val="28"/>
        </w:rPr>
        <w:t xml:space="preserve"> </w:t>
      </w:r>
      <w:proofErr w:type="spellStart"/>
      <w:r w:rsidRPr="00DC4FDF">
        <w:rPr>
          <w:sz w:val="28"/>
          <w:szCs w:val="28"/>
        </w:rPr>
        <w:t>chuỗi</w:t>
      </w:r>
      <w:proofErr w:type="spellEnd"/>
      <w:r w:rsidRPr="00DC4FDF">
        <w:rPr>
          <w:sz w:val="28"/>
          <w:szCs w:val="28"/>
        </w:rPr>
        <w:t xml:space="preserve"> bit </w:t>
      </w:r>
      <w:proofErr w:type="spellStart"/>
      <w:r w:rsidRPr="00DC4FDF">
        <w:rPr>
          <w:sz w:val="28"/>
          <w:szCs w:val="28"/>
        </w:rPr>
        <w:t>thông</w:t>
      </w:r>
      <w:proofErr w:type="spellEnd"/>
      <w:r w:rsidRPr="00DC4FDF">
        <w:rPr>
          <w:sz w:val="28"/>
          <w:szCs w:val="28"/>
        </w:rPr>
        <w:t xml:space="preserve"> qua </w:t>
      </w:r>
      <w:proofErr w:type="spellStart"/>
      <w:r w:rsidRPr="00DC4FDF">
        <w:rPr>
          <w:sz w:val="28"/>
          <w:szCs w:val="28"/>
        </w:rPr>
        <w:t>hàm</w:t>
      </w:r>
      <w:proofErr w:type="spellEnd"/>
      <w:r w:rsidRPr="00DC4FDF">
        <w:rPr>
          <w:sz w:val="28"/>
          <w:szCs w:val="28"/>
        </w:rPr>
        <w:t xml:space="preserve"> </w:t>
      </w:r>
      <w:proofErr w:type="spellStart"/>
      <w:r w:rsidRPr="00DC4FDF">
        <w:rPr>
          <w:sz w:val="28"/>
          <w:szCs w:val="28"/>
        </w:rPr>
        <w:t>chuyển</w:t>
      </w:r>
      <w:proofErr w:type="spellEnd"/>
      <w:r w:rsidRPr="00DC4FDF">
        <w:rPr>
          <w:sz w:val="28"/>
          <w:szCs w:val="28"/>
        </w:rPr>
        <w:t xml:space="preserve"> </w:t>
      </w:r>
      <w:proofErr w:type="spellStart"/>
      <w:r w:rsidRPr="00DC4FDF">
        <w:rPr>
          <w:sz w:val="28"/>
          <w:szCs w:val="28"/>
        </w:rPr>
        <w:t>đổi</w:t>
      </w:r>
      <w:proofErr w:type="spellEnd"/>
      <w:r w:rsidRPr="00DC4FDF">
        <w:rPr>
          <w:sz w:val="28"/>
          <w:szCs w:val="28"/>
        </w:rPr>
        <w:t xml:space="preserve"> </w:t>
      </w:r>
      <w:proofErr w:type="spellStart"/>
      <w:r w:rsidRPr="00DC4FDF">
        <w:rPr>
          <w:sz w:val="28"/>
          <w:szCs w:val="28"/>
        </w:rPr>
        <w:t>nhị</w:t>
      </w:r>
      <w:proofErr w:type="spellEnd"/>
      <w:r w:rsidRPr="00DC4FDF">
        <w:rPr>
          <w:sz w:val="28"/>
          <w:szCs w:val="28"/>
        </w:rPr>
        <w:t xml:space="preserve"> </w:t>
      </w:r>
      <w:proofErr w:type="spellStart"/>
      <w:r w:rsidRPr="00DC4FDF">
        <w:rPr>
          <w:sz w:val="28"/>
          <w:szCs w:val="28"/>
        </w:rPr>
        <w:t>phân</w:t>
      </w:r>
      <w:proofErr w:type="spellEnd"/>
      <w:r w:rsidRPr="00DC4FDF">
        <w:rPr>
          <w:sz w:val="28"/>
          <w:szCs w:val="28"/>
        </w:rPr>
        <w:t>:</w:t>
      </w:r>
    </w:p>
    <w:p w14:paraId="5E580D8C" w14:textId="17DA9C72" w:rsidR="007F0745" w:rsidRPr="00DC4FDF" w:rsidRDefault="007F0745" w:rsidP="001E116A">
      <w:pPr>
        <w:pStyle w:val="HTMLinhdangtrc"/>
        <w:ind w:left="1832"/>
        <w:rPr>
          <w:rFonts w:ascii="Times New Roman" w:hAnsi="Times New Roman" w:hint="default"/>
          <w:sz w:val="28"/>
          <w:szCs w:val="28"/>
        </w:rPr>
      </w:pPr>
      <w:proofErr w:type="spellStart"/>
      <w:r w:rsidRPr="00DC4FDF">
        <w:rPr>
          <w:rFonts w:ascii="Times New Roman" w:hAnsi="Times New Roman" w:hint="default"/>
          <w:sz w:val="28"/>
          <w:szCs w:val="28"/>
        </w:rPr>
        <w:t>ext</w:t>
      </w:r>
      <w:proofErr w:type="spellEnd"/>
      <w:r w:rsidRPr="00DC4FDF">
        <w:rPr>
          <w:rStyle w:val="MaHTML"/>
          <w:rFonts w:ascii="Times New Roman" w:hAnsi="Times New Roman" w:cs="Times New Roman" w:hint="default"/>
          <w:sz w:val="28"/>
          <w:szCs w:val="28"/>
        </w:rPr>
        <w:t xml:space="preserve"> </w:t>
      </w:r>
      <w:r w:rsidRPr="00DC4FDF">
        <w:rPr>
          <w:rFonts w:ascii="Times New Roman" w:hAnsi="Times New Roman" w:hint="default"/>
          <w:sz w:val="28"/>
          <w:szCs w:val="28"/>
        </w:rPr>
        <w:t>=</w:t>
      </w:r>
      <w:r w:rsidRPr="00DC4FDF">
        <w:rPr>
          <w:rStyle w:val="MaHTML"/>
          <w:rFonts w:ascii="Times New Roman" w:hAnsi="Times New Roman" w:cs="Times New Roman" w:hint="default"/>
          <w:sz w:val="28"/>
          <w:szCs w:val="28"/>
        </w:rPr>
        <w:t xml:space="preserve"> </w:t>
      </w:r>
      <w:r w:rsidRPr="00DC4FDF">
        <w:rPr>
          <w:rFonts w:ascii="Times New Roman" w:hAnsi="Times New Roman" w:hint="default"/>
          <w:sz w:val="28"/>
          <w:szCs w:val="28"/>
        </w:rPr>
        <w:t>"A"</w:t>
      </w:r>
      <w:r w:rsidRPr="00DC4FDF">
        <w:rPr>
          <w:rStyle w:val="MaHTML"/>
          <w:rFonts w:ascii="Times New Roman" w:hAnsi="Times New Roman" w:cs="Times New Roman" w:hint="default"/>
          <w:sz w:val="28"/>
          <w:szCs w:val="28"/>
        </w:rPr>
        <w:br/>
      </w:r>
      <w:r w:rsidRPr="00DC4FDF">
        <w:rPr>
          <w:rStyle w:val="MaHTML"/>
          <w:rFonts w:ascii="Times New Roman" w:hAnsi="Times New Roman" w:cs="Times New Roman" w:hint="default"/>
          <w:sz w:val="28"/>
          <w:szCs w:val="28"/>
        </w:rPr>
        <w:br/>
      </w:r>
      <w:r w:rsidRPr="00DC4FDF">
        <w:rPr>
          <w:rFonts w:ascii="Times New Roman" w:hAnsi="Times New Roman" w:hint="default"/>
          <w:sz w:val="28"/>
          <w:szCs w:val="28"/>
        </w:rPr>
        <w:t>binary</w:t>
      </w:r>
      <w:r w:rsidRPr="00DC4FDF">
        <w:rPr>
          <w:rStyle w:val="MaHTML"/>
          <w:rFonts w:ascii="Times New Roman" w:hAnsi="Times New Roman" w:cs="Times New Roman" w:hint="default"/>
          <w:sz w:val="28"/>
          <w:szCs w:val="28"/>
        </w:rPr>
        <w:t xml:space="preserve"> </w:t>
      </w:r>
      <w:r w:rsidRPr="00DC4FDF">
        <w:rPr>
          <w:rFonts w:ascii="Times New Roman" w:hAnsi="Times New Roman" w:hint="default"/>
          <w:sz w:val="28"/>
          <w:szCs w:val="28"/>
        </w:rPr>
        <w:t>=</w:t>
      </w:r>
      <w:r w:rsidRPr="00DC4FDF">
        <w:rPr>
          <w:rStyle w:val="MaHTML"/>
          <w:rFonts w:ascii="Times New Roman" w:hAnsi="Times New Roman" w:cs="Times New Roman" w:hint="default"/>
          <w:sz w:val="28"/>
          <w:szCs w:val="28"/>
        </w:rPr>
        <w:t xml:space="preserve"> </w:t>
      </w:r>
      <w:r w:rsidRPr="00DC4FDF">
        <w:rPr>
          <w:rFonts w:ascii="Times New Roman" w:hAnsi="Times New Roman" w:hint="default"/>
          <w:sz w:val="28"/>
          <w:szCs w:val="28"/>
        </w:rPr>
        <w:t>format</w:t>
      </w:r>
      <w:r w:rsidRPr="00DC4FDF">
        <w:rPr>
          <w:rStyle w:val="MaHTML"/>
          <w:rFonts w:ascii="Times New Roman" w:hAnsi="Times New Roman" w:cs="Times New Roman" w:hint="default"/>
          <w:sz w:val="28"/>
          <w:szCs w:val="28"/>
        </w:rPr>
        <w:t>(</w:t>
      </w:r>
      <w:proofErr w:type="spellStart"/>
      <w:r w:rsidRPr="00DC4FDF">
        <w:rPr>
          <w:rFonts w:ascii="Times New Roman" w:hAnsi="Times New Roman" w:hint="default"/>
          <w:sz w:val="28"/>
          <w:szCs w:val="28"/>
        </w:rPr>
        <w:t>ord</w:t>
      </w:r>
      <w:proofErr w:type="spellEnd"/>
      <w:r w:rsidRPr="00DC4FDF">
        <w:rPr>
          <w:rStyle w:val="MaHTML"/>
          <w:rFonts w:ascii="Times New Roman" w:hAnsi="Times New Roman" w:cs="Times New Roman" w:hint="default"/>
          <w:sz w:val="28"/>
          <w:szCs w:val="28"/>
        </w:rPr>
        <w:t>(</w:t>
      </w:r>
      <w:r w:rsidRPr="00DC4FDF">
        <w:rPr>
          <w:rFonts w:ascii="Times New Roman" w:hAnsi="Times New Roman" w:hint="default"/>
          <w:sz w:val="28"/>
          <w:szCs w:val="28"/>
        </w:rPr>
        <w:t>text</w:t>
      </w:r>
      <w:r w:rsidRPr="00DC4FDF">
        <w:rPr>
          <w:rStyle w:val="MaHTML"/>
          <w:rFonts w:ascii="Times New Roman" w:hAnsi="Times New Roman" w:cs="Times New Roman" w:hint="default"/>
          <w:sz w:val="28"/>
          <w:szCs w:val="28"/>
        </w:rPr>
        <w:t xml:space="preserve">), </w:t>
      </w:r>
      <w:r w:rsidRPr="00DC4FDF">
        <w:rPr>
          <w:rFonts w:ascii="Times New Roman" w:hAnsi="Times New Roman" w:hint="default"/>
          <w:sz w:val="28"/>
          <w:szCs w:val="28"/>
        </w:rPr>
        <w:t>'08b'</w:t>
      </w:r>
      <w:r w:rsidRPr="00DC4FDF">
        <w:rPr>
          <w:rStyle w:val="MaHTML"/>
          <w:rFonts w:ascii="Times New Roman" w:hAnsi="Times New Roman" w:cs="Times New Roman" w:hint="default"/>
          <w:sz w:val="28"/>
          <w:szCs w:val="28"/>
        </w:rPr>
        <w:t>)</w:t>
      </w:r>
      <w:r w:rsidRPr="00DC4FDF">
        <w:rPr>
          <w:rStyle w:val="MaHTML"/>
          <w:rFonts w:ascii="Times New Roman" w:hAnsi="Times New Roman" w:cs="Times New Roman" w:hint="default"/>
          <w:sz w:val="28"/>
          <w:szCs w:val="28"/>
        </w:rPr>
        <w:br/>
      </w:r>
      <w:r w:rsidRPr="00DC4FDF">
        <w:rPr>
          <w:rStyle w:val="MaHTML"/>
          <w:rFonts w:ascii="Times New Roman" w:hAnsi="Times New Roman" w:cs="Times New Roman" w:hint="default"/>
          <w:sz w:val="28"/>
          <w:szCs w:val="28"/>
        </w:rPr>
        <w:br/>
      </w:r>
      <w:r w:rsidRPr="00DC4FDF">
        <w:rPr>
          <w:rFonts w:ascii="Times New Roman" w:hAnsi="Times New Roman" w:hint="default"/>
          <w:sz w:val="28"/>
          <w:szCs w:val="28"/>
        </w:rPr>
        <w:t>print</w:t>
      </w:r>
      <w:r w:rsidRPr="00DC4FDF">
        <w:rPr>
          <w:rStyle w:val="MaHTML"/>
          <w:rFonts w:ascii="Times New Roman" w:hAnsi="Times New Roman" w:cs="Times New Roman" w:hint="default"/>
          <w:sz w:val="28"/>
          <w:szCs w:val="28"/>
        </w:rPr>
        <w:t>(</w:t>
      </w:r>
      <w:r w:rsidRPr="00DC4FDF">
        <w:rPr>
          <w:rFonts w:ascii="Times New Roman" w:hAnsi="Times New Roman" w:hint="default"/>
          <w:sz w:val="28"/>
          <w:szCs w:val="28"/>
        </w:rPr>
        <w:t>binary</w:t>
      </w:r>
      <w:r w:rsidRPr="00DC4FDF">
        <w:rPr>
          <w:rStyle w:val="MaHTML"/>
          <w:rFonts w:ascii="Times New Roman" w:hAnsi="Times New Roman" w:cs="Times New Roman" w:hint="default"/>
          <w:sz w:val="28"/>
          <w:szCs w:val="28"/>
        </w:rPr>
        <w:t>)</w:t>
      </w:r>
    </w:p>
    <w:p w14:paraId="730C8A06" w14:textId="77777777" w:rsidR="007F0745" w:rsidRPr="00DC4FDF" w:rsidRDefault="007F0745" w:rsidP="0088610B">
      <w:pPr>
        <w:pStyle w:val="ThngthngWeb"/>
        <w:ind w:firstLine="720"/>
        <w:rPr>
          <w:sz w:val="28"/>
          <w:szCs w:val="28"/>
        </w:rPr>
      </w:pPr>
      <w:proofErr w:type="spellStart"/>
      <w:r w:rsidRPr="00DC4FDF">
        <w:rPr>
          <w:sz w:val="28"/>
          <w:szCs w:val="28"/>
        </w:rPr>
        <w:t>Kết</w:t>
      </w:r>
      <w:proofErr w:type="spellEnd"/>
      <w:r w:rsidRPr="00DC4FDF">
        <w:rPr>
          <w:sz w:val="28"/>
          <w:szCs w:val="28"/>
        </w:rPr>
        <w:t xml:space="preserve"> </w:t>
      </w:r>
      <w:proofErr w:type="spellStart"/>
      <w:r w:rsidRPr="00DC4FDF">
        <w:rPr>
          <w:sz w:val="28"/>
          <w:szCs w:val="28"/>
        </w:rPr>
        <w:t>quả</w:t>
      </w:r>
      <w:proofErr w:type="spellEnd"/>
      <w:r w:rsidRPr="00DC4FDF">
        <w:rPr>
          <w:sz w:val="28"/>
          <w:szCs w:val="28"/>
        </w:rPr>
        <w:t>:</w:t>
      </w:r>
    </w:p>
    <w:p w14:paraId="43938F6F" w14:textId="77777777" w:rsidR="0088610B" w:rsidRPr="00DC4FDF" w:rsidRDefault="00B9118D" w:rsidP="008F69F5">
      <w:pPr>
        <w:pStyle w:val="HTMLinhdangtrc"/>
        <w:rPr>
          <w:rStyle w:val="MaHTML"/>
          <w:rFonts w:ascii="Times New Roman" w:hAnsi="Times New Roman" w:cs="Times New Roman" w:hint="default"/>
          <w:sz w:val="28"/>
          <w:szCs w:val="28"/>
          <w:lang w:val="vi-VN"/>
        </w:rPr>
      </w:pPr>
      <w:r w:rsidRPr="00DC4FDF">
        <w:rPr>
          <w:rStyle w:val="MaHTML"/>
          <w:rFonts w:ascii="Times New Roman" w:hAnsi="Times New Roman" w:cs="Times New Roman" w:hint="default"/>
          <w:sz w:val="28"/>
          <w:szCs w:val="28"/>
          <w:lang w:val="vi-VN"/>
        </w:rPr>
        <w:tab/>
      </w:r>
      <w:r w:rsidRPr="00DC4FDF">
        <w:rPr>
          <w:rStyle w:val="MaHTML"/>
          <w:rFonts w:ascii="Times New Roman" w:hAnsi="Times New Roman" w:cs="Times New Roman" w:hint="default"/>
          <w:sz w:val="28"/>
          <w:szCs w:val="28"/>
          <w:lang w:val="vi-VN"/>
        </w:rPr>
        <w:tab/>
      </w:r>
      <w:r w:rsidR="007F0745" w:rsidRPr="00DC4FDF">
        <w:rPr>
          <w:rStyle w:val="MaHTML"/>
          <w:rFonts w:ascii="Times New Roman" w:hAnsi="Times New Roman" w:cs="Times New Roman" w:hint="default"/>
          <w:sz w:val="28"/>
          <w:szCs w:val="28"/>
          <w:lang w:val="vi-VN"/>
        </w:rPr>
        <w:t>01000001</w:t>
      </w:r>
    </w:p>
    <w:p w14:paraId="0B5FB0DA" w14:textId="0EF264E7" w:rsidR="007F0745" w:rsidRPr="00DC4FDF" w:rsidRDefault="0088610B" w:rsidP="0088610B">
      <w:pPr>
        <w:pStyle w:val="HTMLinhdangtrc"/>
        <w:ind w:left="709" w:hanging="1843"/>
        <w:rPr>
          <w:rFonts w:ascii="Times New Roman" w:hAnsi="Times New Roman" w:hint="default"/>
          <w:sz w:val="28"/>
          <w:szCs w:val="28"/>
          <w:lang w:val="vi-VN"/>
        </w:rPr>
      </w:pPr>
      <w:r w:rsidRPr="00DC4FDF">
        <w:rPr>
          <w:rFonts w:ascii="Times New Roman" w:hAnsi="Times New Roman" w:hint="default"/>
          <w:sz w:val="28"/>
          <w:szCs w:val="28"/>
        </w:rPr>
        <w:tab/>
      </w:r>
      <w:r w:rsidR="007F0745" w:rsidRPr="00DC4FDF">
        <w:rPr>
          <w:rFonts w:ascii="Times New Roman" w:hAnsi="Times New Roman" w:hint="default"/>
          <w:sz w:val="28"/>
          <w:szCs w:val="28"/>
          <w:lang w:val="vi-VN"/>
        </w:rPr>
        <w:t xml:space="preserve">Trong quá trình xây dựng thuật toán DES, </w:t>
      </w:r>
      <w:proofErr w:type="spellStart"/>
      <w:r w:rsidR="007F0745" w:rsidRPr="00DC4FDF">
        <w:rPr>
          <w:rFonts w:ascii="Times New Roman" w:hAnsi="Times New Roman" w:hint="default"/>
          <w:sz w:val="28"/>
          <w:szCs w:val="28"/>
          <w:lang w:val="vi-VN"/>
        </w:rPr>
        <w:t>Python</w:t>
      </w:r>
      <w:proofErr w:type="spellEnd"/>
      <w:r w:rsidR="007F0745" w:rsidRPr="00DC4FDF">
        <w:rPr>
          <w:rFonts w:ascii="Times New Roman" w:hAnsi="Times New Roman" w:hint="default"/>
          <w:sz w:val="28"/>
          <w:szCs w:val="28"/>
          <w:lang w:val="vi-VN"/>
        </w:rPr>
        <w:t xml:space="preserve"> hỗ trợ:</w:t>
      </w:r>
    </w:p>
    <w:p w14:paraId="71105E07" w14:textId="77777777" w:rsidR="007F0745" w:rsidRPr="00DC4FDF" w:rsidRDefault="007F0745" w:rsidP="0088610B">
      <w:pPr>
        <w:spacing w:before="100" w:beforeAutospacing="1" w:after="100" w:afterAutospacing="1"/>
        <w:ind w:left="720" w:firstLine="720"/>
        <w:rPr>
          <w:sz w:val="28"/>
          <w:szCs w:val="28"/>
          <w:lang w:val="vi-VN"/>
        </w:rPr>
      </w:pPr>
      <w:r w:rsidRPr="00DC4FDF">
        <w:rPr>
          <w:sz w:val="28"/>
          <w:szCs w:val="28"/>
          <w:lang w:val="vi-VN"/>
        </w:rPr>
        <w:t xml:space="preserve">+ Xử lý chuỗi nhị phân </w:t>
      </w:r>
    </w:p>
    <w:p w14:paraId="1BF433A6" w14:textId="77777777" w:rsidR="007F0745" w:rsidRPr="00DC4FDF" w:rsidRDefault="007F0745" w:rsidP="0088610B">
      <w:pPr>
        <w:spacing w:before="100" w:beforeAutospacing="1" w:after="100" w:afterAutospacing="1"/>
        <w:ind w:left="720" w:firstLine="720"/>
        <w:rPr>
          <w:sz w:val="28"/>
          <w:szCs w:val="28"/>
          <w:lang w:val="vi-VN"/>
        </w:rPr>
      </w:pPr>
      <w:r w:rsidRPr="00DC4FDF">
        <w:rPr>
          <w:sz w:val="28"/>
          <w:szCs w:val="28"/>
          <w:lang w:val="vi-VN"/>
        </w:rPr>
        <w:t xml:space="preserve">+ Sinh khóa con </w:t>
      </w:r>
    </w:p>
    <w:p w14:paraId="026E1996" w14:textId="77777777" w:rsidR="007F0745" w:rsidRPr="00DC4FDF" w:rsidRDefault="007F0745" w:rsidP="0088610B">
      <w:pPr>
        <w:spacing w:before="100" w:beforeAutospacing="1" w:after="100" w:afterAutospacing="1"/>
        <w:ind w:left="720" w:firstLine="720"/>
        <w:rPr>
          <w:sz w:val="28"/>
          <w:szCs w:val="28"/>
          <w:lang w:val="vi-VN"/>
        </w:rPr>
      </w:pPr>
      <w:r w:rsidRPr="00DC4FDF">
        <w:rPr>
          <w:sz w:val="28"/>
          <w:szCs w:val="28"/>
          <w:lang w:val="vi-VN"/>
        </w:rPr>
        <w:t xml:space="preserve">+ Thực hiện các phép hoán vị </w:t>
      </w:r>
    </w:p>
    <w:p w14:paraId="54D83E65" w14:textId="77777777" w:rsidR="007F0745" w:rsidRPr="00DC4FDF" w:rsidRDefault="007F0745" w:rsidP="0088610B">
      <w:pPr>
        <w:spacing w:before="100" w:beforeAutospacing="1" w:after="100" w:afterAutospacing="1"/>
        <w:ind w:left="720" w:firstLine="720"/>
        <w:rPr>
          <w:sz w:val="28"/>
          <w:szCs w:val="28"/>
          <w:lang w:val="vi-VN"/>
        </w:rPr>
      </w:pPr>
      <w:r w:rsidRPr="00DC4FDF">
        <w:rPr>
          <w:sz w:val="28"/>
          <w:szCs w:val="28"/>
          <w:lang w:val="vi-VN"/>
        </w:rPr>
        <w:t xml:space="preserve">+ Mô phỏng cấu trúc </w:t>
      </w:r>
      <w:proofErr w:type="spellStart"/>
      <w:r w:rsidRPr="00DC4FDF">
        <w:rPr>
          <w:sz w:val="28"/>
          <w:szCs w:val="28"/>
          <w:lang w:val="vi-VN"/>
        </w:rPr>
        <w:t>Feistel</w:t>
      </w:r>
      <w:proofErr w:type="spellEnd"/>
      <w:r w:rsidRPr="00DC4FDF">
        <w:rPr>
          <w:sz w:val="28"/>
          <w:szCs w:val="28"/>
          <w:lang w:val="vi-VN"/>
        </w:rPr>
        <w:t xml:space="preserve"> </w:t>
      </w:r>
    </w:p>
    <w:p w14:paraId="2C61B179" w14:textId="77777777" w:rsidR="008F69F5" w:rsidRPr="00DC4FDF" w:rsidRDefault="007F0745" w:rsidP="0088610B">
      <w:pPr>
        <w:spacing w:before="100" w:beforeAutospacing="1" w:after="100" w:afterAutospacing="1"/>
        <w:ind w:left="1440"/>
        <w:rPr>
          <w:sz w:val="28"/>
          <w:szCs w:val="28"/>
          <w:lang w:val="vi-VN"/>
        </w:rPr>
      </w:pPr>
      <w:r w:rsidRPr="00DC4FDF">
        <w:rPr>
          <w:sz w:val="28"/>
          <w:szCs w:val="28"/>
          <w:lang w:val="vi-VN"/>
        </w:rPr>
        <w:t xml:space="preserve">+ Kiểm tra kết quả mã hóa và giải mã </w:t>
      </w:r>
    </w:p>
    <w:p w14:paraId="6262687C" w14:textId="3B36477F" w:rsidR="001916A7" w:rsidRPr="00DC4FDF" w:rsidRDefault="001916A7" w:rsidP="008F69F5">
      <w:pPr>
        <w:spacing w:beforeAutospacing="1" w:afterAutospacing="1"/>
        <w:ind w:firstLine="709"/>
        <w:rPr>
          <w:sz w:val="28"/>
          <w:szCs w:val="28"/>
          <w:lang w:val="vi-VN"/>
        </w:rPr>
      </w:pPr>
      <w:r w:rsidRPr="00DC4FDF">
        <w:rPr>
          <w:sz w:val="28"/>
          <w:szCs w:val="28"/>
          <w:lang w:val="vi-VN"/>
        </w:rPr>
        <w:t xml:space="preserve">Ví dụ mã hóa XOR đơn giản bằng </w:t>
      </w:r>
      <w:proofErr w:type="spellStart"/>
      <w:r w:rsidRPr="00DC4FDF">
        <w:rPr>
          <w:sz w:val="28"/>
          <w:szCs w:val="28"/>
          <w:lang w:val="vi-VN"/>
        </w:rPr>
        <w:t>Python</w:t>
      </w:r>
      <w:proofErr w:type="spellEnd"/>
      <w:r w:rsidRPr="00DC4FDF">
        <w:rPr>
          <w:sz w:val="28"/>
          <w:szCs w:val="28"/>
          <w:lang w:val="vi-VN"/>
        </w:rPr>
        <w:t>:</w:t>
      </w:r>
    </w:p>
    <w:p w14:paraId="32B45ED6" w14:textId="2B41F580" w:rsidR="008F69F5" w:rsidRPr="00DC4FDF" w:rsidRDefault="009C1840" w:rsidP="008F69F5">
      <w:pPr>
        <w:pStyle w:val="ThngthngWeb"/>
        <w:ind w:firstLine="709"/>
        <w:jc w:val="center"/>
        <w:rPr>
          <w:sz w:val="28"/>
          <w:szCs w:val="28"/>
          <w:lang w:val="vi-VN"/>
        </w:rPr>
      </w:pPr>
      <w:r w:rsidRPr="00DC4FDF">
        <w:rPr>
          <w:noProof/>
          <w:sz w:val="28"/>
          <w:szCs w:val="28"/>
        </w:rPr>
        <w:lastRenderedPageBreak/>
        <w:drawing>
          <wp:inline distT="0" distB="0" distL="0" distR="0" wp14:anchorId="6A79E307" wp14:editId="36DF3005">
            <wp:extent cx="3114675" cy="2219325"/>
            <wp:effectExtent l="0" t="0" r="0" b="0"/>
            <wp:docPr id="5966078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14675" cy="2219325"/>
                    </a:xfrm>
                    <a:prstGeom prst="rect">
                      <a:avLst/>
                    </a:prstGeom>
                    <a:noFill/>
                    <a:ln>
                      <a:noFill/>
                    </a:ln>
                  </pic:spPr>
                </pic:pic>
              </a:graphicData>
            </a:graphic>
          </wp:inline>
        </w:drawing>
      </w:r>
    </w:p>
    <w:p w14:paraId="74506D91" w14:textId="429D96F0" w:rsidR="008F69F5" w:rsidRPr="00DC4FDF" w:rsidRDefault="008F69F5" w:rsidP="008F69F5">
      <w:pPr>
        <w:pStyle w:val="ThngthngWeb"/>
        <w:ind w:firstLine="709"/>
        <w:rPr>
          <w:sz w:val="28"/>
          <w:szCs w:val="28"/>
          <w:lang w:val="vi-VN"/>
        </w:rPr>
      </w:pPr>
      <w:r w:rsidRPr="00DC4FDF">
        <w:rPr>
          <w:sz w:val="28"/>
          <w:szCs w:val="28"/>
          <w:lang w:val="vi-VN"/>
        </w:rPr>
        <w:t xml:space="preserve">Ưu điểm của </w:t>
      </w:r>
      <w:proofErr w:type="spellStart"/>
      <w:r w:rsidRPr="00DC4FDF">
        <w:rPr>
          <w:sz w:val="28"/>
          <w:szCs w:val="28"/>
          <w:lang w:val="vi-VN"/>
        </w:rPr>
        <w:t>Python</w:t>
      </w:r>
      <w:proofErr w:type="spellEnd"/>
      <w:r w:rsidRPr="00DC4FDF">
        <w:rPr>
          <w:sz w:val="28"/>
          <w:szCs w:val="28"/>
          <w:lang w:val="vi-VN"/>
        </w:rPr>
        <w:t>:</w:t>
      </w:r>
    </w:p>
    <w:p w14:paraId="4C88395A" w14:textId="77777777" w:rsidR="008F69F5" w:rsidRPr="00DC4FDF" w:rsidRDefault="008F69F5" w:rsidP="0088610B">
      <w:pPr>
        <w:spacing w:beforeAutospacing="1" w:afterAutospacing="1"/>
        <w:ind w:left="709" w:firstLine="720"/>
        <w:rPr>
          <w:sz w:val="28"/>
          <w:szCs w:val="28"/>
          <w:lang w:val="vi-VN"/>
        </w:rPr>
      </w:pPr>
      <w:r w:rsidRPr="00DC4FDF">
        <w:rPr>
          <w:sz w:val="28"/>
          <w:szCs w:val="28"/>
          <w:lang w:val="vi-VN"/>
        </w:rPr>
        <w:t xml:space="preserve">+ Cú pháp ngắn gọn, dễ hiểu </w:t>
      </w:r>
    </w:p>
    <w:p w14:paraId="210D1E45" w14:textId="77777777" w:rsidR="008F69F5" w:rsidRPr="00DC4FDF" w:rsidRDefault="008F69F5" w:rsidP="0088610B">
      <w:pPr>
        <w:spacing w:beforeAutospacing="1" w:afterAutospacing="1"/>
        <w:ind w:left="1069" w:firstLine="360"/>
        <w:rPr>
          <w:sz w:val="28"/>
          <w:szCs w:val="28"/>
          <w:lang w:val="vi-VN"/>
        </w:rPr>
      </w:pPr>
      <w:r w:rsidRPr="00DC4FDF">
        <w:rPr>
          <w:sz w:val="28"/>
          <w:szCs w:val="28"/>
          <w:lang w:val="vi-VN"/>
        </w:rPr>
        <w:t xml:space="preserve">+ Dễ triển khai thuật toán </w:t>
      </w:r>
    </w:p>
    <w:p w14:paraId="0F4EF81D" w14:textId="77777777" w:rsidR="008F69F5" w:rsidRPr="00DC4FDF" w:rsidRDefault="008F69F5" w:rsidP="0088610B">
      <w:pPr>
        <w:spacing w:beforeAutospacing="1" w:afterAutospacing="1"/>
        <w:ind w:left="1069" w:firstLine="360"/>
        <w:rPr>
          <w:sz w:val="28"/>
          <w:szCs w:val="28"/>
          <w:lang w:val="vi-VN"/>
        </w:rPr>
      </w:pPr>
      <w:r w:rsidRPr="00DC4FDF">
        <w:rPr>
          <w:sz w:val="28"/>
          <w:szCs w:val="28"/>
          <w:lang w:val="vi-VN"/>
        </w:rPr>
        <w:t xml:space="preserve">+ Phù hợp cho việc mô phỏng và nghiên cứu </w:t>
      </w:r>
    </w:p>
    <w:p w14:paraId="78F7CD22" w14:textId="5F3FB8E1" w:rsidR="00C76E00" w:rsidRPr="00DC4FDF" w:rsidRDefault="008F69F5" w:rsidP="0088610B">
      <w:pPr>
        <w:spacing w:beforeAutospacing="1" w:afterAutospacing="1"/>
        <w:ind w:left="1069" w:firstLine="360"/>
        <w:rPr>
          <w:sz w:val="28"/>
          <w:szCs w:val="28"/>
          <w:lang w:val="vi-VN"/>
        </w:rPr>
      </w:pPr>
      <w:r w:rsidRPr="00DC4FDF">
        <w:rPr>
          <w:sz w:val="28"/>
          <w:szCs w:val="28"/>
          <w:lang w:val="vi-VN"/>
        </w:rPr>
        <w:t>+ Có nhiều thư viện hỗ trợ bảo mật và mã hóa</w:t>
      </w:r>
    </w:p>
    <w:p w14:paraId="5C9F1CC4" w14:textId="77777777" w:rsidR="00DC2003" w:rsidRPr="00DC4FDF" w:rsidRDefault="00DC2003">
      <w:pPr>
        <w:numPr>
          <w:ilvl w:val="1"/>
          <w:numId w:val="1"/>
        </w:numPr>
        <w:spacing w:before="60" w:after="60"/>
        <w:ind w:left="709"/>
        <w:jc w:val="both"/>
        <w:rPr>
          <w:color w:val="000000"/>
          <w:sz w:val="28"/>
          <w:szCs w:val="28"/>
          <w:lang w:val="vi-VN"/>
        </w:rPr>
      </w:pPr>
      <w:r w:rsidRPr="00DC4FDF">
        <w:rPr>
          <w:b/>
          <w:color w:val="000000"/>
          <w:sz w:val="28"/>
          <w:szCs w:val="28"/>
          <w:lang w:val="vi-VN"/>
        </w:rPr>
        <w:t>Nội dung nghiên cứu</w:t>
      </w:r>
      <w:r w:rsidRPr="00DC4FDF">
        <w:rPr>
          <w:color w:val="000000"/>
          <w:sz w:val="28"/>
          <w:szCs w:val="28"/>
          <w:lang w:val="vi-VN"/>
        </w:rPr>
        <w:t xml:space="preserve"> (trình bày lý do và các nội dung nghiên cứu…)</w:t>
      </w:r>
    </w:p>
    <w:p w14:paraId="66EABD77" w14:textId="2D280DED" w:rsidR="005B587A" w:rsidRPr="00F44839" w:rsidRDefault="002F1E59" w:rsidP="00F44839">
      <w:pPr>
        <w:pStyle w:val="oancuaDanhsach"/>
        <w:numPr>
          <w:ilvl w:val="2"/>
          <w:numId w:val="1"/>
        </w:numPr>
        <w:spacing w:before="60" w:after="60"/>
        <w:ind w:left="1134" w:hanging="1134"/>
        <w:jc w:val="both"/>
        <w:rPr>
          <w:b/>
          <w:bCs/>
          <w:color w:val="000000"/>
          <w:sz w:val="28"/>
          <w:szCs w:val="28"/>
          <w:lang w:val="vi-VN"/>
        </w:rPr>
      </w:pPr>
      <w:r w:rsidRPr="00F44839">
        <w:rPr>
          <w:b/>
          <w:bCs/>
          <w:color w:val="000000"/>
          <w:sz w:val="28"/>
          <w:szCs w:val="28"/>
          <w:lang w:val="vi-VN"/>
        </w:rPr>
        <w:t>Lý do chọn đề tài</w:t>
      </w:r>
    </w:p>
    <w:p w14:paraId="36378C23" w14:textId="48E2CF49" w:rsidR="005C4623" w:rsidRPr="00DC4FDF" w:rsidRDefault="005C4623" w:rsidP="0033219A">
      <w:pPr>
        <w:spacing w:before="60" w:after="60"/>
        <w:ind w:firstLine="720"/>
        <w:jc w:val="both"/>
        <w:rPr>
          <w:color w:val="000000"/>
          <w:sz w:val="28"/>
          <w:szCs w:val="28"/>
          <w:lang w:val="vi-VN"/>
        </w:rPr>
      </w:pPr>
      <w:r w:rsidRPr="00DC4FDF">
        <w:rPr>
          <w:color w:val="000000"/>
          <w:sz w:val="28"/>
          <w:szCs w:val="28"/>
          <w:lang w:val="vi-VN"/>
        </w:rPr>
        <w:t xml:space="preserve">Trong bối cảnh toàn cầu hóa và sự phát triển mạnh mẽ của cuộc cách mạng công nghiệp lần thứ tư, </w:t>
      </w:r>
      <w:proofErr w:type="spellStart"/>
      <w:r w:rsidRPr="00DC4FDF">
        <w:rPr>
          <w:color w:val="000000"/>
          <w:sz w:val="28"/>
          <w:szCs w:val="28"/>
          <w:lang w:val="vi-VN"/>
        </w:rPr>
        <w:t>Internet</w:t>
      </w:r>
      <w:proofErr w:type="spellEnd"/>
      <w:r w:rsidRPr="00DC4FDF">
        <w:rPr>
          <w:color w:val="000000"/>
          <w:sz w:val="28"/>
          <w:szCs w:val="28"/>
          <w:lang w:val="vi-VN"/>
        </w:rPr>
        <w:t xml:space="preserve"> và mạng máy tính đã trở thành hạ tầng thông tin không thể thiếu trong mọi lĩnh vực của đời sống xã hội, từ kinh tế, giáo dục cho đến quốc phòng, an ninh. Sự bùng nổ của các luồng dữ liệu số một mặt mang lại sự tiện lợi vượt trội, mặt khác cũng đặt ra những thách thức vô cùng lớn về vấn đề an toàn và bảo mật thông tin. Các nguy cơ về tấn công mạng, nghe lén, đánh cắp hay thay đổi dữ liệu trái phép trên đường truyền đang diễn ra ngày càng tinh vi và phức tạp. Chính vì vậy, việc tìm kiếm và áp dụng các giải pháp bảo vệ dữ liệu một cách toàn vẹn và bảo mật đã trở thành một nhiệm vụ cấp thiết đối với các nhà phát triển hệ thống.</w:t>
      </w:r>
    </w:p>
    <w:p w14:paraId="6E6CFBFA" w14:textId="135C8781" w:rsidR="00836EF1" w:rsidRPr="00DC4FDF" w:rsidRDefault="00836EF1" w:rsidP="0033219A">
      <w:pPr>
        <w:spacing w:before="60" w:after="60"/>
        <w:ind w:firstLine="720"/>
        <w:jc w:val="both"/>
        <w:rPr>
          <w:color w:val="000000"/>
          <w:sz w:val="28"/>
          <w:szCs w:val="28"/>
          <w:lang w:val="vi-VN"/>
        </w:rPr>
      </w:pPr>
      <w:r w:rsidRPr="00DC4FDF">
        <w:rPr>
          <w:color w:val="000000"/>
          <w:sz w:val="28"/>
          <w:szCs w:val="28"/>
          <w:lang w:val="vi-VN"/>
        </w:rPr>
        <w:t xml:space="preserve">Trong số các giải pháp an ninh thông tin, mã hóa dữ liệu được xem là lá chắn cuối cùng và hiệu quả nhất. Bằng cách biến đổi thông tin gốc thành dạng bản mã không thể đọc được nếu không có khóa, mật mã học đóng vai trò cốt lõi trong việc duy trì tính bảo mật. Trong lịch sử phát triển của mật mã học hiện đại, thuật </w:t>
      </w:r>
      <w:r w:rsidRPr="00DC4FDF">
        <w:rPr>
          <w:color w:val="000000"/>
          <w:sz w:val="28"/>
          <w:szCs w:val="28"/>
          <w:lang w:val="vi-VN"/>
        </w:rPr>
        <w:lastRenderedPageBreak/>
        <w:t xml:space="preserve">toán DES giữ một vị trí vô cùng đặc biệt. Được phê duyệt làm tiêu chuẩn quốc gia của Mỹ từ những năm 1970, DES là đại diện kinh điển nhất cho kiến trúc mã hóa khối đối xứng dựa trên cấu trúc mạng </w:t>
      </w:r>
      <w:proofErr w:type="spellStart"/>
      <w:r w:rsidRPr="00DC4FDF">
        <w:rPr>
          <w:color w:val="000000"/>
          <w:sz w:val="28"/>
          <w:szCs w:val="28"/>
          <w:lang w:val="vi-VN"/>
        </w:rPr>
        <w:t>Feistel</w:t>
      </w:r>
      <w:proofErr w:type="spellEnd"/>
      <w:r w:rsidRPr="00DC4FDF">
        <w:rPr>
          <w:color w:val="000000"/>
          <w:sz w:val="28"/>
          <w:szCs w:val="28"/>
          <w:lang w:val="vi-VN"/>
        </w:rPr>
        <w:t xml:space="preserve"> mẫu mực.</w:t>
      </w:r>
    </w:p>
    <w:p w14:paraId="5D578FC3" w14:textId="254641F1" w:rsidR="00857972" w:rsidRPr="00DC4FDF" w:rsidRDefault="00857972" w:rsidP="0088610B">
      <w:pPr>
        <w:spacing w:before="60" w:after="60"/>
        <w:ind w:firstLine="720"/>
        <w:jc w:val="both"/>
        <w:rPr>
          <w:color w:val="000000"/>
          <w:sz w:val="28"/>
          <w:szCs w:val="28"/>
          <w:lang w:val="vi-VN"/>
        </w:rPr>
      </w:pPr>
      <w:r w:rsidRPr="00DC4FDF">
        <w:rPr>
          <w:color w:val="000000"/>
          <w:sz w:val="28"/>
          <w:szCs w:val="28"/>
          <w:lang w:val="vi-VN"/>
        </w:rPr>
        <w:t>Mặc dù trong thực tế hiện nay, thuật toán AES đã thay thế DES để trở thành tiêu chuẩn công nghiệp mới nhờ độ an toàn cao hơn, việc nghiên cứu sâu về thuật toán DES vẫn mang lại những giá trị học thuật và thực tiễn không thể phủ nhận:</w:t>
      </w:r>
    </w:p>
    <w:p w14:paraId="033314AB" w14:textId="2736E4C0" w:rsidR="00857972" w:rsidRPr="00DC4FDF" w:rsidRDefault="00857972" w:rsidP="0088610B">
      <w:pPr>
        <w:spacing w:before="60" w:after="60"/>
        <w:ind w:left="720" w:firstLine="720"/>
        <w:jc w:val="both"/>
        <w:rPr>
          <w:color w:val="000000"/>
          <w:sz w:val="28"/>
          <w:szCs w:val="28"/>
          <w:lang w:val="vi-VN"/>
        </w:rPr>
      </w:pPr>
      <w:r w:rsidRPr="00DC4FDF">
        <w:rPr>
          <w:b/>
          <w:bCs/>
          <w:color w:val="000000"/>
          <w:sz w:val="28"/>
          <w:szCs w:val="28"/>
          <w:lang w:val="vi-VN"/>
        </w:rPr>
        <w:t>Về mặt lý thuyết và giáo trình:</w:t>
      </w:r>
      <w:r w:rsidRPr="00DC4FDF">
        <w:rPr>
          <w:color w:val="000000"/>
          <w:sz w:val="28"/>
          <w:szCs w:val="28"/>
          <w:lang w:val="vi-VN"/>
        </w:rPr>
        <w:t xml:space="preserve"> DES chính là "viên gạch nền móng" giúp người học tiếp cận tư duy của mật mã học hiện đại. Hiểu rõ cách thức hoạt động của DES, từ cơ chế sinh khóa con, phép hoán vị cho đến vai trò của các hộp thay thế (S-</w:t>
      </w:r>
      <w:proofErr w:type="spellStart"/>
      <w:r w:rsidRPr="00DC4FDF">
        <w:rPr>
          <w:color w:val="000000"/>
          <w:sz w:val="28"/>
          <w:szCs w:val="28"/>
          <w:lang w:val="vi-VN"/>
        </w:rPr>
        <w:t>box</w:t>
      </w:r>
      <w:proofErr w:type="spellEnd"/>
      <w:r w:rsidRPr="00DC4FDF">
        <w:rPr>
          <w:color w:val="000000"/>
          <w:sz w:val="28"/>
          <w:szCs w:val="28"/>
          <w:lang w:val="vi-VN"/>
        </w:rPr>
        <w:t xml:space="preserve">), là điều kiện tiên quyết để nghiên cứu và phát triển các thuật toán mã hóa tiên tiến sau này như </w:t>
      </w:r>
      <w:proofErr w:type="spellStart"/>
      <w:r w:rsidRPr="00DC4FDF">
        <w:rPr>
          <w:color w:val="000000"/>
          <w:sz w:val="28"/>
          <w:szCs w:val="28"/>
          <w:lang w:val="vi-VN"/>
        </w:rPr>
        <w:t>Triple</w:t>
      </w:r>
      <w:proofErr w:type="spellEnd"/>
      <w:r w:rsidRPr="00DC4FDF">
        <w:rPr>
          <w:color w:val="000000"/>
          <w:sz w:val="28"/>
          <w:szCs w:val="28"/>
          <w:lang w:val="vi-VN"/>
        </w:rPr>
        <w:t xml:space="preserve"> DE</w:t>
      </w:r>
      <w:r w:rsidR="00B71A76" w:rsidRPr="00DC4FDF">
        <w:rPr>
          <w:color w:val="000000"/>
          <w:sz w:val="28"/>
          <w:szCs w:val="28"/>
          <w:lang w:val="vi-VN"/>
        </w:rPr>
        <w:t>S</w:t>
      </w:r>
      <w:r w:rsidRPr="00DC4FDF">
        <w:rPr>
          <w:color w:val="000000"/>
          <w:sz w:val="28"/>
          <w:szCs w:val="28"/>
          <w:lang w:val="vi-VN"/>
        </w:rPr>
        <w:t xml:space="preserve"> hay AES.</w:t>
      </w:r>
    </w:p>
    <w:p w14:paraId="59AC9C04" w14:textId="43630F57" w:rsidR="00857972" w:rsidRPr="00DC4FDF" w:rsidRDefault="00857972" w:rsidP="0088610B">
      <w:pPr>
        <w:spacing w:before="60" w:after="60"/>
        <w:ind w:left="720" w:firstLine="720"/>
        <w:jc w:val="both"/>
        <w:rPr>
          <w:color w:val="000000"/>
          <w:sz w:val="28"/>
          <w:szCs w:val="28"/>
          <w:lang w:val="vi-VN"/>
        </w:rPr>
      </w:pPr>
      <w:r w:rsidRPr="00DC4FDF">
        <w:rPr>
          <w:b/>
          <w:bCs/>
          <w:color w:val="000000"/>
          <w:sz w:val="28"/>
          <w:szCs w:val="28"/>
          <w:lang w:val="vi-VN"/>
        </w:rPr>
        <w:t>Về mặt thực tiễn hệ thống:</w:t>
      </w:r>
      <w:r w:rsidRPr="00DC4FDF">
        <w:rPr>
          <w:color w:val="000000"/>
          <w:sz w:val="28"/>
          <w:szCs w:val="28"/>
          <w:lang w:val="vi-VN"/>
        </w:rPr>
        <w:t xml:space="preserve"> Trong thế giới công nghệ, nhiều hệ thống kế thừa như hệ thống máy rút tiền tự động, mạng lưới thẻ thanh toán ngân hàng hoặc các thiết bị phần cứng cũ vẫn đang duy trì hoạt động dựa trên nền tảng DES hoặc 3DES để đảm bảo tính tương thích ngược. Do đó, việc làm chủ công nghệ mã hóa này vẫn có ý nghĩa thực tế cao đối với kỹ sư hệ thống.</w:t>
      </w:r>
    </w:p>
    <w:p w14:paraId="1506D4A3" w14:textId="225C4F43" w:rsidR="00836EF1" w:rsidRPr="00DC4FDF" w:rsidRDefault="00610412" w:rsidP="0088610B">
      <w:pPr>
        <w:spacing w:before="60" w:after="60"/>
        <w:ind w:left="720" w:firstLine="720"/>
        <w:jc w:val="both"/>
        <w:rPr>
          <w:color w:val="000000"/>
          <w:sz w:val="28"/>
          <w:szCs w:val="28"/>
          <w:lang w:val="vi-VN"/>
        </w:rPr>
      </w:pPr>
      <w:r w:rsidRPr="00DC4FDF">
        <w:rPr>
          <w:b/>
          <w:bCs/>
          <w:color w:val="000000"/>
          <w:sz w:val="28"/>
          <w:szCs w:val="28"/>
          <w:lang w:val="vi-VN"/>
        </w:rPr>
        <w:t>Về mặt kỹ năng lập trình:</w:t>
      </w:r>
      <w:r w:rsidRPr="00DC4FDF">
        <w:rPr>
          <w:color w:val="000000"/>
          <w:sz w:val="28"/>
          <w:szCs w:val="28"/>
          <w:lang w:val="vi-VN"/>
        </w:rPr>
        <w:t xml:space="preserve"> Quá trình hiện thực hóa thuật toán DES đòi hỏi người lập trình phải thao tác trực tiếp và tối ưu hóa dữ liệu ở cấp độ </w:t>
      </w:r>
      <w:proofErr w:type="spellStart"/>
      <w:r w:rsidRPr="00DC4FDF">
        <w:rPr>
          <w:color w:val="000000"/>
          <w:sz w:val="28"/>
          <w:szCs w:val="28"/>
          <w:lang w:val="vi-VN"/>
        </w:rPr>
        <w:t>bit</w:t>
      </w:r>
      <w:proofErr w:type="spellEnd"/>
      <w:r w:rsidRPr="00DC4FDF">
        <w:rPr>
          <w:color w:val="000000"/>
          <w:sz w:val="28"/>
          <w:szCs w:val="28"/>
          <w:lang w:val="vi-VN"/>
        </w:rPr>
        <w:t xml:space="preserve"> (</w:t>
      </w:r>
      <w:proofErr w:type="spellStart"/>
      <w:r w:rsidRPr="00DC4FDF">
        <w:rPr>
          <w:color w:val="000000"/>
          <w:sz w:val="28"/>
          <w:szCs w:val="28"/>
          <w:lang w:val="vi-VN"/>
        </w:rPr>
        <w:t>bit-level</w:t>
      </w:r>
      <w:proofErr w:type="spellEnd"/>
      <w:r w:rsidRPr="00DC4FDF">
        <w:rPr>
          <w:color w:val="000000"/>
          <w:sz w:val="28"/>
          <w:szCs w:val="28"/>
          <w:lang w:val="vi-VN"/>
        </w:rPr>
        <w:t xml:space="preserve">). Đây là một thử thách tốt giúp chúng em rèn luyện tư duy </w:t>
      </w:r>
      <w:proofErr w:type="spellStart"/>
      <w:r w:rsidRPr="00DC4FDF">
        <w:rPr>
          <w:color w:val="000000"/>
          <w:sz w:val="28"/>
          <w:szCs w:val="28"/>
          <w:lang w:val="vi-VN"/>
        </w:rPr>
        <w:t>logic</w:t>
      </w:r>
      <w:proofErr w:type="spellEnd"/>
      <w:r w:rsidRPr="00DC4FDF">
        <w:rPr>
          <w:color w:val="000000"/>
          <w:sz w:val="28"/>
          <w:szCs w:val="28"/>
          <w:lang w:val="vi-VN"/>
        </w:rPr>
        <w:t>, tối ưu hóa thuật toán và nâng cao kỹ năng xây dựng phần mềm ứng dụng.</w:t>
      </w:r>
    </w:p>
    <w:p w14:paraId="648BF09F" w14:textId="5F499636" w:rsidR="00610412" w:rsidRPr="00DC4FDF" w:rsidRDefault="00F2319D" w:rsidP="0088610B">
      <w:pPr>
        <w:spacing w:before="60" w:after="60"/>
        <w:ind w:firstLine="720"/>
        <w:jc w:val="both"/>
        <w:rPr>
          <w:color w:val="000000"/>
          <w:sz w:val="28"/>
          <w:szCs w:val="28"/>
          <w:lang w:val="vi-VN"/>
        </w:rPr>
      </w:pPr>
      <w:r w:rsidRPr="00DC4FDF">
        <w:rPr>
          <w:color w:val="000000"/>
          <w:sz w:val="28"/>
          <w:szCs w:val="28"/>
          <w:lang w:val="vi-VN"/>
        </w:rPr>
        <w:t xml:space="preserve">Xuất phát từ những đòi hỏi khách quan mang tính thực tiễn của ngành an toàn thông tin, kết hợp với mong muốn củng cố kiến thức nền tảng và nâng cao năng lực lập trình, chúng em đã quyết định lựa chọn đề tài: "Nghiên cứu và xây dựng ứng dụng mã hóa, giải mã dữ liệu theo thuật toán DES sử dụng ngôn ngữ C++ và </w:t>
      </w:r>
      <w:proofErr w:type="spellStart"/>
      <w:r w:rsidRPr="00DC4FDF">
        <w:rPr>
          <w:color w:val="000000"/>
          <w:sz w:val="28"/>
          <w:szCs w:val="28"/>
          <w:lang w:val="vi-VN"/>
        </w:rPr>
        <w:t>Python</w:t>
      </w:r>
      <w:proofErr w:type="spellEnd"/>
      <w:r w:rsidRPr="00DC4FDF">
        <w:rPr>
          <w:color w:val="000000"/>
          <w:sz w:val="28"/>
          <w:szCs w:val="28"/>
          <w:lang w:val="vi-VN"/>
        </w:rPr>
        <w:t>".</w:t>
      </w:r>
    </w:p>
    <w:p w14:paraId="788424A2" w14:textId="77777777" w:rsidR="005C4623" w:rsidRPr="00DC4FDF" w:rsidRDefault="005C4623" w:rsidP="005C4623">
      <w:pPr>
        <w:spacing w:before="60" w:after="60"/>
        <w:jc w:val="both"/>
        <w:rPr>
          <w:color w:val="000000"/>
          <w:sz w:val="28"/>
          <w:szCs w:val="28"/>
          <w:lang w:val="vi-VN"/>
        </w:rPr>
      </w:pPr>
    </w:p>
    <w:p w14:paraId="7AF2F2A6" w14:textId="40D97DD2" w:rsidR="002F1E59" w:rsidRPr="00F44839" w:rsidRDefault="0040792B" w:rsidP="00F44839">
      <w:pPr>
        <w:pStyle w:val="oancuaDanhsach"/>
        <w:numPr>
          <w:ilvl w:val="2"/>
          <w:numId w:val="1"/>
        </w:numPr>
        <w:spacing w:before="60" w:after="60"/>
        <w:ind w:left="1134" w:hanging="1134"/>
        <w:jc w:val="both"/>
        <w:rPr>
          <w:b/>
          <w:bCs/>
          <w:color w:val="000000"/>
          <w:sz w:val="28"/>
          <w:szCs w:val="28"/>
          <w:lang w:val="vi-VN"/>
        </w:rPr>
      </w:pPr>
      <w:r w:rsidRPr="00F44839">
        <w:rPr>
          <w:b/>
          <w:bCs/>
          <w:color w:val="000000"/>
          <w:sz w:val="28"/>
          <w:szCs w:val="28"/>
          <w:lang w:val="vi-VN"/>
        </w:rPr>
        <w:t xml:space="preserve">Tìm hiểu </w:t>
      </w:r>
      <w:r w:rsidR="008F380C" w:rsidRPr="00F44839">
        <w:rPr>
          <w:b/>
          <w:bCs/>
          <w:color w:val="000000"/>
          <w:sz w:val="28"/>
          <w:szCs w:val="28"/>
          <w:lang w:val="vi-VN"/>
        </w:rPr>
        <w:t xml:space="preserve">tổng quan </w:t>
      </w:r>
      <w:r w:rsidR="00004E20" w:rsidRPr="00F44839">
        <w:rPr>
          <w:b/>
          <w:bCs/>
          <w:color w:val="000000"/>
          <w:sz w:val="28"/>
          <w:szCs w:val="28"/>
          <w:lang w:val="vi-VN"/>
        </w:rPr>
        <w:t>về hệ mã đối xứng và vai trò của DES trong bảo mật thông tin</w:t>
      </w:r>
    </w:p>
    <w:p w14:paraId="1C9DC1AC" w14:textId="77777777" w:rsidR="00374D16" w:rsidRPr="00DC4FDF" w:rsidRDefault="00374D16" w:rsidP="00374D16">
      <w:pPr>
        <w:shd w:val="clear" w:color="auto" w:fill="FFFFFF"/>
        <w:spacing w:after="0" w:line="240" w:lineRule="auto"/>
        <w:ind w:firstLine="720"/>
        <w:rPr>
          <w:rFonts w:eastAsia="Times New Roman"/>
          <w:color w:val="000000"/>
          <w:sz w:val="28"/>
          <w:szCs w:val="28"/>
          <w:lang w:val="vi-VN"/>
        </w:rPr>
      </w:pPr>
      <w:r w:rsidRPr="00DC4FDF">
        <w:rPr>
          <w:rFonts w:eastAsia="Times New Roman"/>
          <w:color w:val="000000"/>
          <w:sz w:val="28"/>
          <w:szCs w:val="28"/>
          <w:lang w:val="vi-VN"/>
        </w:rPr>
        <w:t>Mã hóa đối xứng là một kỹ thuật mã hóa trong đó cả quá trình mã hóa và</w:t>
      </w:r>
    </w:p>
    <w:p w14:paraId="6B1BA618" w14:textId="77777777" w:rsidR="00374D16" w:rsidRPr="00DC4FDF" w:rsidRDefault="00374D16" w:rsidP="00374D16">
      <w:pPr>
        <w:shd w:val="clear" w:color="auto" w:fill="FFFFFF"/>
        <w:spacing w:after="0" w:line="240" w:lineRule="auto"/>
        <w:rPr>
          <w:rFonts w:eastAsia="Times New Roman"/>
          <w:color w:val="000000"/>
          <w:sz w:val="28"/>
          <w:szCs w:val="28"/>
          <w:lang w:val="vi-VN"/>
        </w:rPr>
      </w:pPr>
      <w:r w:rsidRPr="00DC4FDF">
        <w:rPr>
          <w:rFonts w:eastAsia="Times New Roman"/>
          <w:color w:val="000000"/>
          <w:sz w:val="28"/>
          <w:szCs w:val="28"/>
          <w:lang w:val="vi-VN"/>
        </w:rPr>
        <w:t>giải mã đều sử dụng cùng một khóa. Hệ thống này có ưu điểm là tốc độ xử lý</w:t>
      </w:r>
    </w:p>
    <w:p w14:paraId="1EBFD2EB" w14:textId="77777777" w:rsidR="00374D16" w:rsidRPr="00DC4FDF" w:rsidRDefault="00374D16" w:rsidP="00374D16">
      <w:pPr>
        <w:shd w:val="clear" w:color="auto" w:fill="FFFFFF"/>
        <w:spacing w:after="0" w:line="240" w:lineRule="auto"/>
        <w:rPr>
          <w:rFonts w:eastAsia="Times New Roman"/>
          <w:color w:val="000000"/>
          <w:sz w:val="28"/>
          <w:szCs w:val="28"/>
          <w:lang w:val="vi-VN"/>
        </w:rPr>
      </w:pPr>
      <w:r w:rsidRPr="00DC4FDF">
        <w:rPr>
          <w:rFonts w:eastAsia="Times New Roman"/>
          <w:color w:val="000000"/>
          <w:sz w:val="28"/>
          <w:szCs w:val="28"/>
          <w:lang w:val="vi-VN"/>
        </w:rPr>
        <w:t>nhanh, phù hợp với mã hóa dữ liệu lớn và thường được ứng dụng trong các hệ</w:t>
      </w:r>
    </w:p>
    <w:p w14:paraId="400B3FF0" w14:textId="77777777" w:rsidR="00374D16" w:rsidRPr="00DC4FDF" w:rsidRDefault="00374D16" w:rsidP="00374D16">
      <w:pPr>
        <w:shd w:val="clear" w:color="auto" w:fill="FFFFFF"/>
        <w:spacing w:after="0" w:line="240" w:lineRule="auto"/>
        <w:rPr>
          <w:rFonts w:eastAsia="Times New Roman"/>
          <w:color w:val="000000"/>
          <w:sz w:val="28"/>
          <w:szCs w:val="28"/>
          <w:lang w:val="vi-VN"/>
        </w:rPr>
      </w:pPr>
      <w:r w:rsidRPr="00DC4FDF">
        <w:rPr>
          <w:rFonts w:eastAsia="Times New Roman"/>
          <w:color w:val="000000"/>
          <w:sz w:val="28"/>
          <w:szCs w:val="28"/>
          <w:lang w:val="vi-VN"/>
        </w:rPr>
        <w:t>thống yêu cầu hiệu suất cao. Tuy nhiên, nhược điểm chính là việc phân phối và</w:t>
      </w:r>
    </w:p>
    <w:p w14:paraId="0AA0A75E" w14:textId="77777777" w:rsidR="00374D16" w:rsidRPr="00DC4FDF" w:rsidRDefault="00374D16" w:rsidP="00374D16">
      <w:pPr>
        <w:shd w:val="clear" w:color="auto" w:fill="FFFFFF"/>
        <w:spacing w:after="0" w:line="240" w:lineRule="auto"/>
        <w:rPr>
          <w:rFonts w:eastAsia="Times New Roman"/>
          <w:color w:val="000000"/>
          <w:sz w:val="28"/>
          <w:szCs w:val="28"/>
          <w:lang w:val="vi-VN"/>
        </w:rPr>
      </w:pPr>
      <w:r w:rsidRPr="00DC4FDF">
        <w:rPr>
          <w:rFonts w:eastAsia="Times New Roman"/>
          <w:color w:val="000000"/>
          <w:sz w:val="28"/>
          <w:szCs w:val="28"/>
          <w:lang w:val="vi-VN"/>
        </w:rPr>
        <w:t>bảo mật khóa giữa các bên liên quan.</w:t>
      </w:r>
    </w:p>
    <w:p w14:paraId="50417812" w14:textId="0FAB0C37" w:rsidR="00374D16" w:rsidRPr="00DC4FDF" w:rsidRDefault="00374D16" w:rsidP="00374D16">
      <w:pPr>
        <w:shd w:val="clear" w:color="auto" w:fill="FFFFFF"/>
        <w:spacing w:after="0" w:line="240" w:lineRule="auto"/>
        <w:ind w:firstLine="720"/>
        <w:rPr>
          <w:rFonts w:eastAsia="Times New Roman"/>
          <w:color w:val="000000"/>
          <w:sz w:val="28"/>
          <w:szCs w:val="28"/>
          <w:lang w:val="vi-VN"/>
        </w:rPr>
      </w:pPr>
      <w:r w:rsidRPr="00DC4FDF">
        <w:rPr>
          <w:rFonts w:eastAsia="Times New Roman"/>
          <w:color w:val="000000"/>
          <w:sz w:val="28"/>
          <w:szCs w:val="28"/>
          <w:lang w:val="vi-VN"/>
        </w:rPr>
        <w:t>Trong các thuật toán mã hóa đối xứng, DES  là</w:t>
      </w:r>
    </w:p>
    <w:p w14:paraId="7AA829D8" w14:textId="77777777" w:rsidR="00374D16" w:rsidRPr="00DC4FDF" w:rsidRDefault="00374D16" w:rsidP="00374D16">
      <w:pPr>
        <w:shd w:val="clear" w:color="auto" w:fill="FFFFFF"/>
        <w:spacing w:after="0" w:line="240" w:lineRule="auto"/>
        <w:rPr>
          <w:rFonts w:eastAsia="Times New Roman"/>
          <w:color w:val="000000"/>
          <w:sz w:val="28"/>
          <w:szCs w:val="28"/>
          <w:lang w:val="vi-VN"/>
        </w:rPr>
      </w:pPr>
      <w:r w:rsidRPr="00DC4FDF">
        <w:rPr>
          <w:rFonts w:eastAsia="Times New Roman"/>
          <w:color w:val="000000"/>
          <w:sz w:val="28"/>
          <w:szCs w:val="28"/>
          <w:lang w:val="vi-VN"/>
        </w:rPr>
        <w:lastRenderedPageBreak/>
        <w:t>một trong những thuật toán quan trọng và phổ biến nhất trong lịch sử. Mặc dù</w:t>
      </w:r>
    </w:p>
    <w:p w14:paraId="205A4579" w14:textId="2C0C84D2" w:rsidR="00374D16" w:rsidRPr="00DC4FDF" w:rsidRDefault="00374D16" w:rsidP="00374D16">
      <w:pPr>
        <w:shd w:val="clear" w:color="auto" w:fill="FFFFFF"/>
        <w:spacing w:after="0" w:line="240" w:lineRule="auto"/>
        <w:rPr>
          <w:rFonts w:eastAsia="Times New Roman"/>
          <w:color w:val="000000"/>
          <w:sz w:val="28"/>
          <w:szCs w:val="28"/>
          <w:lang w:val="vi-VN"/>
        </w:rPr>
      </w:pPr>
      <w:r w:rsidRPr="00DC4FDF">
        <w:rPr>
          <w:rFonts w:eastAsia="Times New Roman"/>
          <w:color w:val="000000"/>
          <w:sz w:val="28"/>
          <w:szCs w:val="28"/>
          <w:lang w:val="vi-VN"/>
        </w:rPr>
        <w:t xml:space="preserve">hiện nay DES không còn được sử dụng rộng rãi do độ dài khóa ngắn (56 </w:t>
      </w:r>
      <w:proofErr w:type="spellStart"/>
      <w:r w:rsidRPr="00DC4FDF">
        <w:rPr>
          <w:rFonts w:eastAsia="Times New Roman"/>
          <w:color w:val="000000"/>
          <w:sz w:val="28"/>
          <w:szCs w:val="28"/>
          <w:lang w:val="vi-VN"/>
        </w:rPr>
        <w:t>bit</w:t>
      </w:r>
      <w:proofErr w:type="spellEnd"/>
      <w:r w:rsidR="00847A77" w:rsidRPr="00DC4FDF">
        <w:rPr>
          <w:rFonts w:eastAsia="Times New Roman"/>
          <w:color w:val="000000"/>
          <w:sz w:val="28"/>
          <w:szCs w:val="28"/>
          <w:lang w:val="vi-VN"/>
        </w:rPr>
        <w:t>)</w:t>
      </w:r>
      <w:r w:rsidRPr="00DC4FDF">
        <w:rPr>
          <w:rFonts w:eastAsia="Times New Roman"/>
          <w:color w:val="000000"/>
          <w:sz w:val="28"/>
          <w:szCs w:val="28"/>
          <w:lang w:val="vi-VN"/>
        </w:rPr>
        <w:t>,</w:t>
      </w:r>
    </w:p>
    <w:p w14:paraId="4227EC21" w14:textId="77777777" w:rsidR="00374D16" w:rsidRPr="00DC4FDF" w:rsidRDefault="00374D16" w:rsidP="00374D16">
      <w:pPr>
        <w:shd w:val="clear" w:color="auto" w:fill="FFFFFF"/>
        <w:spacing w:after="0" w:line="240" w:lineRule="auto"/>
        <w:rPr>
          <w:rFonts w:eastAsia="Times New Roman"/>
          <w:color w:val="000000"/>
          <w:sz w:val="28"/>
          <w:szCs w:val="28"/>
          <w:lang w:val="vi-VN"/>
        </w:rPr>
      </w:pPr>
      <w:r w:rsidRPr="00DC4FDF">
        <w:rPr>
          <w:rFonts w:eastAsia="Times New Roman"/>
          <w:color w:val="000000"/>
          <w:sz w:val="28"/>
          <w:szCs w:val="28"/>
          <w:lang w:val="vi-VN"/>
        </w:rPr>
        <w:t>nhưng nó vẫn đóng vai trò quan trọng trong việc giảng dạy, nghiên cứu và làm</w:t>
      </w:r>
    </w:p>
    <w:p w14:paraId="109A782C" w14:textId="77777777" w:rsidR="00374D16" w:rsidRPr="00DC4FDF" w:rsidRDefault="00374D16" w:rsidP="00374D16">
      <w:pPr>
        <w:shd w:val="clear" w:color="auto" w:fill="FFFFFF"/>
        <w:spacing w:after="0" w:line="240" w:lineRule="auto"/>
        <w:rPr>
          <w:rFonts w:eastAsia="Times New Roman"/>
          <w:color w:val="000000"/>
          <w:sz w:val="28"/>
          <w:szCs w:val="28"/>
          <w:lang w:val="vi-VN"/>
        </w:rPr>
      </w:pPr>
      <w:r w:rsidRPr="00DC4FDF">
        <w:rPr>
          <w:rFonts w:eastAsia="Times New Roman"/>
          <w:color w:val="000000"/>
          <w:sz w:val="28"/>
          <w:szCs w:val="28"/>
          <w:lang w:val="vi-VN"/>
        </w:rPr>
        <w:t>nền tảng để phát triển các thuật toán mã hóa hiện đại hơn như 3DES và AES.</w:t>
      </w:r>
    </w:p>
    <w:p w14:paraId="1100DCB8" w14:textId="77777777" w:rsidR="00374D16" w:rsidRPr="00DC4FDF" w:rsidRDefault="00374D16" w:rsidP="00374D16">
      <w:pPr>
        <w:shd w:val="clear" w:color="auto" w:fill="FFFFFF"/>
        <w:spacing w:after="0" w:line="240" w:lineRule="auto"/>
        <w:rPr>
          <w:rFonts w:eastAsia="Times New Roman"/>
          <w:color w:val="000000"/>
          <w:sz w:val="28"/>
          <w:szCs w:val="28"/>
          <w:lang w:val="vi-VN"/>
        </w:rPr>
      </w:pPr>
      <w:r w:rsidRPr="00DC4FDF">
        <w:rPr>
          <w:rFonts w:eastAsia="Times New Roman"/>
          <w:color w:val="000000"/>
          <w:sz w:val="28"/>
          <w:szCs w:val="28"/>
          <w:lang w:val="vi-VN"/>
        </w:rPr>
        <w:t>Việc tìm hiểu về DES không chỉ giúp hiểu cách thức hoạt động của hệ mã hóa</w:t>
      </w:r>
    </w:p>
    <w:p w14:paraId="6920432D" w14:textId="77777777" w:rsidR="00374D16" w:rsidRPr="00DC4FDF" w:rsidRDefault="00374D16" w:rsidP="00374D16">
      <w:pPr>
        <w:shd w:val="clear" w:color="auto" w:fill="FFFFFF"/>
        <w:spacing w:after="0" w:line="240" w:lineRule="auto"/>
        <w:rPr>
          <w:rFonts w:eastAsia="Times New Roman"/>
          <w:color w:val="000000"/>
          <w:sz w:val="28"/>
          <w:szCs w:val="28"/>
          <w:lang w:val="vi-VN"/>
        </w:rPr>
      </w:pPr>
      <w:r w:rsidRPr="00DC4FDF">
        <w:rPr>
          <w:rFonts w:eastAsia="Times New Roman"/>
          <w:color w:val="000000"/>
          <w:sz w:val="28"/>
          <w:szCs w:val="28"/>
          <w:lang w:val="vi-VN"/>
        </w:rPr>
        <w:t>đối xứng mà còn góp phần nâng cao kiến thức nền tảng về an toàn thông tin</w:t>
      </w:r>
    </w:p>
    <w:p w14:paraId="20DA0E2C" w14:textId="77777777" w:rsidR="00D50883" w:rsidRPr="00DC4FDF" w:rsidRDefault="00D50883" w:rsidP="00D50883">
      <w:pPr>
        <w:spacing w:before="60" w:after="60"/>
        <w:jc w:val="both"/>
        <w:rPr>
          <w:b/>
          <w:bCs/>
          <w:color w:val="000000"/>
          <w:sz w:val="28"/>
          <w:szCs w:val="28"/>
          <w:lang w:val="vi-VN"/>
        </w:rPr>
      </w:pPr>
    </w:p>
    <w:p w14:paraId="38C4F077" w14:textId="5AAE991B" w:rsidR="002C5FC2" w:rsidRPr="00DC4FDF" w:rsidRDefault="002C5FC2" w:rsidP="00F44839">
      <w:pPr>
        <w:numPr>
          <w:ilvl w:val="2"/>
          <w:numId w:val="1"/>
        </w:numPr>
        <w:spacing w:before="60" w:after="60"/>
        <w:ind w:left="1134" w:hanging="1134"/>
        <w:jc w:val="both"/>
        <w:rPr>
          <w:b/>
          <w:bCs/>
          <w:color w:val="000000"/>
          <w:sz w:val="28"/>
          <w:szCs w:val="28"/>
          <w:lang w:val="vi-VN"/>
        </w:rPr>
      </w:pPr>
      <w:r w:rsidRPr="00DC4FDF">
        <w:rPr>
          <w:b/>
          <w:bCs/>
          <w:color w:val="000000"/>
          <w:sz w:val="28"/>
          <w:szCs w:val="28"/>
          <w:lang w:val="vi-VN"/>
        </w:rPr>
        <w:t>Nghiên cứu nguyên lý hoạt động của thuật toán DES</w:t>
      </w:r>
    </w:p>
    <w:p w14:paraId="579F5947" w14:textId="394C0101" w:rsidR="00B07DBB" w:rsidRPr="00DC4FDF" w:rsidRDefault="00B07DBB" w:rsidP="00B07DBB">
      <w:pPr>
        <w:pStyle w:val="ThngthngWeb"/>
        <w:spacing w:before="0" w:beforeAutospacing="0"/>
        <w:ind w:firstLine="720"/>
        <w:rPr>
          <w:sz w:val="28"/>
          <w:szCs w:val="28"/>
          <w:lang w:val="vi-VN"/>
        </w:rPr>
      </w:pPr>
      <w:r w:rsidRPr="00DC4FDF">
        <w:rPr>
          <w:sz w:val="28"/>
          <w:szCs w:val="28"/>
          <w:lang w:val="vi-VN"/>
        </w:rPr>
        <w:t xml:space="preserve">Thuật toán DES vận hành dựa trên nguyên lý mã hóa khối với kích thước mỗi khối dữ liệu đầu vào cố định là 64-bit. Quá trình xử lý dữ liệu được thực hiện tuần tự qua nhiều giai đoạn phức tạp, bao gồm: hoán vị ban đầu , chia đôi khối dữ liệu thành hai phần bằng nhau, trải qua 16 vòng lặp mã hóa cấu trúc </w:t>
      </w:r>
      <w:proofErr w:type="spellStart"/>
      <w:r w:rsidRPr="00DC4FDF">
        <w:rPr>
          <w:sz w:val="28"/>
          <w:szCs w:val="28"/>
          <w:lang w:val="vi-VN"/>
        </w:rPr>
        <w:t>Feistel</w:t>
      </w:r>
      <w:proofErr w:type="spellEnd"/>
      <w:r w:rsidRPr="00DC4FDF">
        <w:rPr>
          <w:sz w:val="28"/>
          <w:szCs w:val="28"/>
          <w:lang w:val="vi-VN"/>
        </w:rPr>
        <w:t xml:space="preserve"> , và kết thúc bằng bước hoán vị cuối cùng .</w:t>
      </w:r>
    </w:p>
    <w:p w14:paraId="1730DDCD" w14:textId="2DA10C81" w:rsidR="00B07DBB" w:rsidRPr="00DC4FDF" w:rsidRDefault="00B07DBB" w:rsidP="00B07DBB">
      <w:pPr>
        <w:pStyle w:val="ThngthngWeb"/>
        <w:spacing w:before="0" w:beforeAutospacing="0"/>
        <w:ind w:firstLine="720"/>
        <w:rPr>
          <w:sz w:val="28"/>
          <w:szCs w:val="28"/>
          <w:lang w:val="vi-VN"/>
        </w:rPr>
      </w:pPr>
      <w:r w:rsidRPr="00DC4FDF">
        <w:rPr>
          <w:sz w:val="28"/>
          <w:szCs w:val="28"/>
          <w:lang w:val="vi-VN"/>
        </w:rPr>
        <w:t xml:space="preserve">Một trong những thành phần cốt lõi quyết định tính an toàn của DES là quy trình sinh khóa con từ khóa chính và hàm biến đổi </w:t>
      </w:r>
      <w:r w:rsidR="00847A77" w:rsidRPr="00DC4FDF">
        <w:rPr>
          <w:rStyle w:val="math-inline"/>
          <w:sz w:val="28"/>
          <w:szCs w:val="28"/>
          <w:lang w:val="vi-VN"/>
        </w:rPr>
        <w:t>F</w:t>
      </w:r>
      <w:r w:rsidRPr="00DC4FDF">
        <w:rPr>
          <w:sz w:val="28"/>
          <w:szCs w:val="28"/>
          <w:lang w:val="vi-VN"/>
        </w:rPr>
        <w:t xml:space="preserve">. Tại mỗi vòng </w:t>
      </w:r>
      <w:proofErr w:type="spellStart"/>
      <w:r w:rsidRPr="00DC4FDF">
        <w:rPr>
          <w:sz w:val="28"/>
          <w:szCs w:val="28"/>
          <w:lang w:val="vi-VN"/>
        </w:rPr>
        <w:t>Feistel</w:t>
      </w:r>
      <w:proofErr w:type="spellEnd"/>
      <w:r w:rsidRPr="00DC4FDF">
        <w:rPr>
          <w:sz w:val="28"/>
          <w:szCs w:val="28"/>
          <w:lang w:val="vi-VN"/>
        </w:rPr>
        <w:t xml:space="preserve">, hàm </w:t>
      </w:r>
      <w:r w:rsidRPr="00DC4FDF">
        <w:rPr>
          <w:rStyle w:val="math-inline"/>
          <w:sz w:val="28"/>
          <w:szCs w:val="28"/>
          <w:lang w:val="vi-VN"/>
        </w:rPr>
        <w:t>F</w:t>
      </w:r>
      <w:r w:rsidRPr="00DC4FDF">
        <w:rPr>
          <w:sz w:val="28"/>
          <w:szCs w:val="28"/>
          <w:lang w:val="vi-VN"/>
        </w:rPr>
        <w:t xml:space="preserve"> sẽ thực hiện chuỗi thao tác bao gồm: mở rộng dữ liệu , thực hiện phép toán XOR với khóa con của vòng đó, thay thế phi tuyến qua các hộp S-</w:t>
      </w:r>
      <w:proofErr w:type="spellStart"/>
      <w:r w:rsidRPr="00DC4FDF">
        <w:rPr>
          <w:sz w:val="28"/>
          <w:szCs w:val="28"/>
          <w:lang w:val="vi-VN"/>
        </w:rPr>
        <w:t>box</w:t>
      </w:r>
      <w:proofErr w:type="spellEnd"/>
      <w:r w:rsidRPr="00DC4FDF">
        <w:rPr>
          <w:sz w:val="28"/>
          <w:szCs w:val="28"/>
          <w:lang w:val="vi-VN"/>
        </w:rPr>
        <w:t>, và cuối cùng là hoán vị qua hộp P-</w:t>
      </w:r>
      <w:proofErr w:type="spellStart"/>
      <w:r w:rsidRPr="00DC4FDF">
        <w:rPr>
          <w:sz w:val="28"/>
          <w:szCs w:val="28"/>
          <w:lang w:val="vi-VN"/>
        </w:rPr>
        <w:t>box</w:t>
      </w:r>
      <w:proofErr w:type="spellEnd"/>
      <w:r w:rsidRPr="00DC4FDF">
        <w:rPr>
          <w:sz w:val="28"/>
          <w:szCs w:val="28"/>
          <w:lang w:val="vi-VN"/>
        </w:rPr>
        <w:t>. Sự kết hợp tuần tự của 16 vòng lặp này tuân thủ chặt chẽ nguyên lý khuếch tán và hỗn loạn , giúp tối ưu hóa tính phức tạp và độ bảo mật cho dữ liệu.</w:t>
      </w:r>
    </w:p>
    <w:p w14:paraId="5F1F70E1" w14:textId="7B1950D0" w:rsidR="001664DC" w:rsidRPr="00F32C3C" w:rsidRDefault="00B07DBB" w:rsidP="009B6443">
      <w:pPr>
        <w:pStyle w:val="ThngthngWeb"/>
        <w:spacing w:before="0" w:beforeAutospacing="0"/>
        <w:ind w:firstLine="720"/>
        <w:rPr>
          <w:sz w:val="28"/>
          <w:szCs w:val="28"/>
          <w:lang w:val="vi-VN"/>
        </w:rPr>
      </w:pPr>
      <w:r w:rsidRPr="00DC4FDF">
        <w:rPr>
          <w:sz w:val="28"/>
          <w:szCs w:val="28"/>
          <w:lang w:val="vi-VN"/>
        </w:rPr>
        <w:t xml:space="preserve">Việc nghiên cứu chi tiết các giai đoạn thực thi này không chỉ giúp làm rõ cơ chế đảm bảo tính bảo mật thông tin của thuật toán DES, mà còn xây dựng cơ sở lý thuyết vững chắc phục vụ cho việc lập trình, triển khai và thử nghiệm chương trình mã hóa — giải mã trên hai ngôn ngữ lập trình phổ biến là C++ và </w:t>
      </w:r>
      <w:proofErr w:type="spellStart"/>
      <w:r w:rsidRPr="00DC4FDF">
        <w:rPr>
          <w:sz w:val="28"/>
          <w:szCs w:val="28"/>
          <w:lang w:val="vi-VN"/>
        </w:rPr>
        <w:t>Python</w:t>
      </w:r>
      <w:proofErr w:type="spellEnd"/>
      <w:r w:rsidRPr="00DC4FDF">
        <w:rPr>
          <w:sz w:val="28"/>
          <w:szCs w:val="28"/>
          <w:lang w:val="vi-VN"/>
        </w:rPr>
        <w:t>. Sự kết hợp giữa một ngôn ngữ hướng hiệu năng cao (C++) và một ngôn ngữ hướng tối ưu thời gian phát triển (</w:t>
      </w:r>
      <w:proofErr w:type="spellStart"/>
      <w:r w:rsidRPr="00DC4FDF">
        <w:rPr>
          <w:sz w:val="28"/>
          <w:szCs w:val="28"/>
          <w:lang w:val="vi-VN"/>
        </w:rPr>
        <w:t>Python</w:t>
      </w:r>
      <w:proofErr w:type="spellEnd"/>
      <w:r w:rsidRPr="00DC4FDF">
        <w:rPr>
          <w:sz w:val="28"/>
          <w:szCs w:val="28"/>
          <w:lang w:val="vi-VN"/>
        </w:rPr>
        <w:t>) sẽ giúp làm rõ sự khác biệt về mặt hiệu suất vận hành cấu trúc mã hóa khối trong thực tế.</w:t>
      </w:r>
    </w:p>
    <w:p w14:paraId="4CC7F168" w14:textId="77777777" w:rsidR="00F44839" w:rsidRDefault="00F44839" w:rsidP="00E549E7">
      <w:pPr>
        <w:spacing w:before="60" w:after="60"/>
        <w:jc w:val="both"/>
        <w:rPr>
          <w:b/>
          <w:sz w:val="40"/>
          <w:szCs w:val="40"/>
          <w:lang w:val="vi-VN"/>
        </w:rPr>
      </w:pPr>
    </w:p>
    <w:p w14:paraId="6115DA5B" w14:textId="77777777" w:rsidR="00F44839" w:rsidRDefault="00F44839" w:rsidP="00E549E7">
      <w:pPr>
        <w:spacing w:before="60" w:after="60"/>
        <w:jc w:val="both"/>
        <w:rPr>
          <w:b/>
          <w:sz w:val="40"/>
          <w:szCs w:val="40"/>
          <w:lang w:val="vi-VN"/>
        </w:rPr>
      </w:pPr>
    </w:p>
    <w:p w14:paraId="669DC4B6" w14:textId="77777777" w:rsidR="00F44839" w:rsidRDefault="00F44839" w:rsidP="00E549E7">
      <w:pPr>
        <w:spacing w:before="60" w:after="60"/>
        <w:jc w:val="both"/>
        <w:rPr>
          <w:b/>
          <w:sz w:val="40"/>
          <w:szCs w:val="40"/>
          <w:lang w:val="vi-VN"/>
        </w:rPr>
      </w:pPr>
    </w:p>
    <w:p w14:paraId="3A808FA9" w14:textId="77777777" w:rsidR="00F44839" w:rsidRDefault="00F44839" w:rsidP="00E549E7">
      <w:pPr>
        <w:spacing w:before="60" w:after="60"/>
        <w:jc w:val="both"/>
        <w:rPr>
          <w:b/>
          <w:sz w:val="40"/>
          <w:szCs w:val="40"/>
          <w:lang w:val="vi-VN"/>
        </w:rPr>
      </w:pPr>
    </w:p>
    <w:p w14:paraId="2B145BC2" w14:textId="77777777" w:rsidR="00F44839" w:rsidRDefault="00F44839" w:rsidP="00E549E7">
      <w:pPr>
        <w:spacing w:before="60" w:after="60"/>
        <w:jc w:val="both"/>
        <w:rPr>
          <w:b/>
          <w:sz w:val="40"/>
          <w:szCs w:val="40"/>
          <w:lang w:val="vi-VN"/>
        </w:rPr>
      </w:pPr>
    </w:p>
    <w:p w14:paraId="543A543C" w14:textId="7114191D" w:rsidR="00321D10" w:rsidRPr="00F44839" w:rsidRDefault="00C2577E" w:rsidP="00F44839">
      <w:pPr>
        <w:spacing w:before="60" w:after="60"/>
        <w:jc w:val="center"/>
        <w:rPr>
          <w:b/>
          <w:sz w:val="40"/>
          <w:szCs w:val="40"/>
          <w:lang w:val="vi-VN"/>
        </w:rPr>
      </w:pPr>
      <w:r w:rsidRPr="00F44839">
        <w:rPr>
          <w:b/>
          <w:sz w:val="40"/>
          <w:szCs w:val="40"/>
          <w:lang w:val="vi-VN"/>
        </w:rPr>
        <w:lastRenderedPageBreak/>
        <w:t>Chương 2</w:t>
      </w:r>
      <w:r w:rsidR="00321D10" w:rsidRPr="00F44839">
        <w:rPr>
          <w:b/>
          <w:sz w:val="40"/>
          <w:szCs w:val="40"/>
          <w:lang w:val="vi-VN"/>
        </w:rPr>
        <w:t xml:space="preserve">: </w:t>
      </w:r>
      <w:r w:rsidR="000B4960" w:rsidRPr="00F44839">
        <w:rPr>
          <w:b/>
          <w:sz w:val="40"/>
          <w:szCs w:val="40"/>
          <w:lang w:val="vi-VN"/>
        </w:rPr>
        <w:t>Kết quả nghiên cứu</w:t>
      </w:r>
    </w:p>
    <w:p w14:paraId="3AF8EE81" w14:textId="66EA1F1B" w:rsidR="00187F27" w:rsidRPr="00DC4FDF" w:rsidRDefault="00305516" w:rsidP="00187F27">
      <w:pPr>
        <w:pStyle w:val="oancuaDanhsach"/>
        <w:numPr>
          <w:ilvl w:val="1"/>
          <w:numId w:val="2"/>
        </w:numPr>
        <w:spacing w:before="60" w:after="60"/>
        <w:ind w:left="709" w:hanging="709"/>
        <w:jc w:val="both"/>
        <w:rPr>
          <w:bCs/>
          <w:color w:val="000000"/>
          <w:sz w:val="28"/>
          <w:szCs w:val="28"/>
        </w:rPr>
      </w:pPr>
      <w:proofErr w:type="spellStart"/>
      <w:r w:rsidRPr="00DC4FDF">
        <w:rPr>
          <w:b/>
          <w:color w:val="000000"/>
          <w:sz w:val="28"/>
          <w:szCs w:val="28"/>
        </w:rPr>
        <w:t>Nghiên</w:t>
      </w:r>
      <w:proofErr w:type="spellEnd"/>
      <w:r w:rsidRPr="00DC4FDF">
        <w:rPr>
          <w:b/>
          <w:color w:val="000000"/>
          <w:sz w:val="28"/>
          <w:szCs w:val="28"/>
        </w:rPr>
        <w:t xml:space="preserve"> </w:t>
      </w:r>
      <w:proofErr w:type="spellStart"/>
      <w:r w:rsidRPr="00DC4FDF">
        <w:rPr>
          <w:b/>
          <w:color w:val="000000"/>
          <w:sz w:val="28"/>
          <w:szCs w:val="28"/>
        </w:rPr>
        <w:t>cứu</w:t>
      </w:r>
      <w:proofErr w:type="spellEnd"/>
      <w:r w:rsidRPr="00DC4FDF">
        <w:rPr>
          <w:b/>
          <w:color w:val="000000"/>
          <w:sz w:val="28"/>
          <w:szCs w:val="28"/>
        </w:rPr>
        <w:t xml:space="preserve">, </w:t>
      </w:r>
      <w:proofErr w:type="spellStart"/>
      <w:r w:rsidRPr="00DC4FDF">
        <w:rPr>
          <w:b/>
          <w:color w:val="000000"/>
          <w:sz w:val="28"/>
          <w:szCs w:val="28"/>
        </w:rPr>
        <w:t>tìm</w:t>
      </w:r>
      <w:proofErr w:type="spellEnd"/>
      <w:r w:rsidRPr="00DC4FDF">
        <w:rPr>
          <w:b/>
          <w:color w:val="000000"/>
          <w:sz w:val="28"/>
          <w:szCs w:val="28"/>
        </w:rPr>
        <w:t xml:space="preserve"> </w:t>
      </w:r>
      <w:proofErr w:type="spellStart"/>
      <w:r w:rsidRPr="00DC4FDF">
        <w:rPr>
          <w:b/>
          <w:color w:val="000000"/>
          <w:sz w:val="28"/>
          <w:szCs w:val="28"/>
        </w:rPr>
        <w:t>hiểu</w:t>
      </w:r>
      <w:proofErr w:type="spellEnd"/>
      <w:r w:rsidR="00C338BC" w:rsidRPr="00DC4FDF">
        <w:rPr>
          <w:b/>
          <w:color w:val="000000"/>
          <w:sz w:val="28"/>
          <w:szCs w:val="28"/>
        </w:rPr>
        <w:t xml:space="preserve"> </w:t>
      </w:r>
      <w:proofErr w:type="spellStart"/>
      <w:r w:rsidR="00C338BC" w:rsidRPr="00DC4FDF">
        <w:rPr>
          <w:b/>
          <w:color w:val="000000"/>
          <w:sz w:val="28"/>
          <w:szCs w:val="28"/>
        </w:rPr>
        <w:t>hệ</w:t>
      </w:r>
      <w:proofErr w:type="spellEnd"/>
      <w:r w:rsidR="00C338BC" w:rsidRPr="00DC4FDF">
        <w:rPr>
          <w:b/>
          <w:color w:val="000000"/>
          <w:sz w:val="28"/>
          <w:szCs w:val="28"/>
        </w:rPr>
        <w:t xml:space="preserve"> </w:t>
      </w:r>
      <w:proofErr w:type="spellStart"/>
      <w:r w:rsidR="00C338BC" w:rsidRPr="00DC4FDF">
        <w:rPr>
          <w:b/>
          <w:color w:val="000000"/>
          <w:sz w:val="28"/>
          <w:szCs w:val="28"/>
        </w:rPr>
        <w:t>mã</w:t>
      </w:r>
      <w:proofErr w:type="spellEnd"/>
      <w:r w:rsidR="00C338BC" w:rsidRPr="00DC4FDF">
        <w:rPr>
          <w:b/>
          <w:color w:val="000000"/>
          <w:sz w:val="28"/>
          <w:szCs w:val="28"/>
        </w:rPr>
        <w:t xml:space="preserve"> </w:t>
      </w:r>
      <w:proofErr w:type="spellStart"/>
      <w:r w:rsidR="00C338BC" w:rsidRPr="00DC4FDF">
        <w:rPr>
          <w:b/>
          <w:color w:val="000000"/>
          <w:sz w:val="28"/>
          <w:szCs w:val="28"/>
        </w:rPr>
        <w:t>hóa</w:t>
      </w:r>
      <w:proofErr w:type="spellEnd"/>
      <w:r w:rsidR="00C338BC" w:rsidRPr="00DC4FDF">
        <w:rPr>
          <w:b/>
          <w:color w:val="000000"/>
          <w:sz w:val="28"/>
          <w:szCs w:val="28"/>
        </w:rPr>
        <w:t xml:space="preserve"> </w:t>
      </w:r>
      <w:proofErr w:type="spellStart"/>
      <w:r w:rsidR="00DD2DBE" w:rsidRPr="00DC4FDF">
        <w:rPr>
          <w:b/>
          <w:color w:val="000000"/>
          <w:sz w:val="28"/>
          <w:szCs w:val="28"/>
        </w:rPr>
        <w:t>đối</w:t>
      </w:r>
      <w:proofErr w:type="spellEnd"/>
      <w:r w:rsidR="00DD2DBE" w:rsidRPr="00DC4FDF">
        <w:rPr>
          <w:b/>
          <w:color w:val="000000"/>
          <w:sz w:val="28"/>
          <w:szCs w:val="28"/>
          <w:lang w:val="vi-VN"/>
        </w:rPr>
        <w:t xml:space="preserve"> xứng </w:t>
      </w:r>
    </w:p>
    <w:p w14:paraId="6CB70EDF" w14:textId="74FD7831" w:rsidR="00187F27" w:rsidRPr="00DC4FDF" w:rsidRDefault="00187F27" w:rsidP="00187F27">
      <w:pPr>
        <w:pStyle w:val="oancuaDanhsach"/>
        <w:numPr>
          <w:ilvl w:val="2"/>
          <w:numId w:val="2"/>
        </w:numPr>
        <w:spacing w:before="60" w:after="60"/>
        <w:jc w:val="both"/>
        <w:rPr>
          <w:b/>
          <w:bCs/>
          <w:color w:val="000000"/>
          <w:sz w:val="28"/>
          <w:szCs w:val="28"/>
        </w:rPr>
      </w:pPr>
      <w:proofErr w:type="spellStart"/>
      <w:r w:rsidRPr="00DC4FDF">
        <w:rPr>
          <w:b/>
          <w:bCs/>
          <w:sz w:val="28"/>
          <w:szCs w:val="28"/>
        </w:rPr>
        <w:t>Khái</w:t>
      </w:r>
      <w:proofErr w:type="spellEnd"/>
      <w:r w:rsidRPr="00DC4FDF">
        <w:rPr>
          <w:b/>
          <w:bCs/>
          <w:sz w:val="28"/>
          <w:szCs w:val="28"/>
        </w:rPr>
        <w:t xml:space="preserve"> </w:t>
      </w:r>
      <w:proofErr w:type="spellStart"/>
      <w:r w:rsidRPr="00DC4FDF">
        <w:rPr>
          <w:b/>
          <w:bCs/>
          <w:sz w:val="28"/>
          <w:szCs w:val="28"/>
        </w:rPr>
        <w:t>niệm</w:t>
      </w:r>
      <w:proofErr w:type="spellEnd"/>
      <w:r w:rsidRPr="00DC4FDF">
        <w:rPr>
          <w:b/>
          <w:bCs/>
          <w:sz w:val="28"/>
          <w:szCs w:val="28"/>
        </w:rPr>
        <w:t xml:space="preserve"> </w:t>
      </w:r>
      <w:proofErr w:type="spellStart"/>
      <w:r w:rsidRPr="00DC4FDF">
        <w:rPr>
          <w:b/>
          <w:bCs/>
          <w:sz w:val="28"/>
          <w:szCs w:val="28"/>
        </w:rPr>
        <w:t>mã</w:t>
      </w:r>
      <w:proofErr w:type="spellEnd"/>
      <w:r w:rsidRPr="00DC4FDF">
        <w:rPr>
          <w:b/>
          <w:bCs/>
          <w:sz w:val="28"/>
          <w:szCs w:val="28"/>
        </w:rPr>
        <w:t xml:space="preserve"> </w:t>
      </w:r>
      <w:proofErr w:type="spellStart"/>
      <w:r w:rsidRPr="00DC4FDF">
        <w:rPr>
          <w:b/>
          <w:bCs/>
          <w:sz w:val="28"/>
          <w:szCs w:val="28"/>
        </w:rPr>
        <w:t>hóa</w:t>
      </w:r>
      <w:proofErr w:type="spellEnd"/>
      <w:r w:rsidRPr="00DC4FDF">
        <w:rPr>
          <w:b/>
          <w:bCs/>
          <w:sz w:val="28"/>
          <w:szCs w:val="28"/>
        </w:rPr>
        <w:t xml:space="preserve"> </w:t>
      </w:r>
      <w:proofErr w:type="spellStart"/>
      <w:r w:rsidRPr="00DC4FDF">
        <w:rPr>
          <w:b/>
          <w:bCs/>
          <w:sz w:val="28"/>
          <w:szCs w:val="28"/>
        </w:rPr>
        <w:t>đối</w:t>
      </w:r>
      <w:proofErr w:type="spellEnd"/>
      <w:r w:rsidRPr="00DC4FDF">
        <w:rPr>
          <w:b/>
          <w:bCs/>
          <w:sz w:val="28"/>
          <w:szCs w:val="28"/>
        </w:rPr>
        <w:t xml:space="preserve"> </w:t>
      </w:r>
      <w:proofErr w:type="spellStart"/>
      <w:r w:rsidRPr="00DC4FDF">
        <w:rPr>
          <w:b/>
          <w:bCs/>
          <w:sz w:val="28"/>
          <w:szCs w:val="28"/>
        </w:rPr>
        <w:t>xứng</w:t>
      </w:r>
      <w:proofErr w:type="spellEnd"/>
    </w:p>
    <w:p w14:paraId="45C26C89" w14:textId="77777777" w:rsidR="00187F27" w:rsidRPr="00DC4FDF" w:rsidRDefault="00187F27" w:rsidP="00043AAD">
      <w:pPr>
        <w:pStyle w:val="ThngthngWeb"/>
        <w:ind w:firstLine="720"/>
        <w:rPr>
          <w:sz w:val="28"/>
          <w:szCs w:val="28"/>
        </w:rPr>
      </w:pPr>
      <w:proofErr w:type="spellStart"/>
      <w:r w:rsidRPr="00DC4FDF">
        <w:rPr>
          <w:sz w:val="28"/>
          <w:szCs w:val="28"/>
        </w:rPr>
        <w:t>Mã</w:t>
      </w:r>
      <w:proofErr w:type="spellEnd"/>
      <w:r w:rsidRPr="00DC4FDF">
        <w:rPr>
          <w:sz w:val="28"/>
          <w:szCs w:val="28"/>
        </w:rPr>
        <w:t xml:space="preserve"> </w:t>
      </w:r>
      <w:proofErr w:type="spellStart"/>
      <w:r w:rsidRPr="00DC4FDF">
        <w:rPr>
          <w:sz w:val="28"/>
          <w:szCs w:val="28"/>
        </w:rPr>
        <w:t>hóa</w:t>
      </w:r>
      <w:proofErr w:type="spellEnd"/>
      <w:r w:rsidRPr="00DC4FDF">
        <w:rPr>
          <w:sz w:val="28"/>
          <w:szCs w:val="28"/>
        </w:rPr>
        <w:t xml:space="preserve"> </w:t>
      </w:r>
      <w:proofErr w:type="spellStart"/>
      <w:r w:rsidRPr="00DC4FDF">
        <w:rPr>
          <w:sz w:val="28"/>
          <w:szCs w:val="28"/>
        </w:rPr>
        <w:t>đối</w:t>
      </w:r>
      <w:proofErr w:type="spellEnd"/>
      <w:r w:rsidRPr="00DC4FDF">
        <w:rPr>
          <w:sz w:val="28"/>
          <w:szCs w:val="28"/>
        </w:rPr>
        <w:t xml:space="preserve"> </w:t>
      </w:r>
      <w:proofErr w:type="spellStart"/>
      <w:r w:rsidRPr="00DC4FDF">
        <w:rPr>
          <w:sz w:val="28"/>
          <w:szCs w:val="28"/>
        </w:rPr>
        <w:t>xứng</w:t>
      </w:r>
      <w:proofErr w:type="spellEnd"/>
      <w:r w:rsidRPr="00DC4FDF">
        <w:rPr>
          <w:sz w:val="28"/>
          <w:szCs w:val="28"/>
        </w:rPr>
        <w:t xml:space="preserve"> </w:t>
      </w:r>
      <w:proofErr w:type="spellStart"/>
      <w:r w:rsidRPr="00DC4FDF">
        <w:rPr>
          <w:sz w:val="28"/>
          <w:szCs w:val="28"/>
        </w:rPr>
        <w:t>là</w:t>
      </w:r>
      <w:proofErr w:type="spellEnd"/>
      <w:r w:rsidRPr="00DC4FDF">
        <w:rPr>
          <w:sz w:val="28"/>
          <w:szCs w:val="28"/>
        </w:rPr>
        <w:t xml:space="preserve"> </w:t>
      </w:r>
      <w:proofErr w:type="spellStart"/>
      <w:r w:rsidRPr="00DC4FDF">
        <w:rPr>
          <w:sz w:val="28"/>
          <w:szCs w:val="28"/>
        </w:rPr>
        <w:t>phương</w:t>
      </w:r>
      <w:proofErr w:type="spellEnd"/>
      <w:r w:rsidRPr="00DC4FDF">
        <w:rPr>
          <w:sz w:val="28"/>
          <w:szCs w:val="28"/>
        </w:rPr>
        <w:t xml:space="preserve"> </w:t>
      </w:r>
      <w:proofErr w:type="spellStart"/>
      <w:r w:rsidRPr="00DC4FDF">
        <w:rPr>
          <w:sz w:val="28"/>
          <w:szCs w:val="28"/>
        </w:rPr>
        <w:t>pháp</w:t>
      </w:r>
      <w:proofErr w:type="spellEnd"/>
      <w:r w:rsidRPr="00DC4FDF">
        <w:rPr>
          <w:sz w:val="28"/>
          <w:szCs w:val="28"/>
        </w:rPr>
        <w:t xml:space="preserve"> </w:t>
      </w:r>
      <w:proofErr w:type="spellStart"/>
      <w:r w:rsidRPr="00DC4FDF">
        <w:rPr>
          <w:sz w:val="28"/>
          <w:szCs w:val="28"/>
        </w:rPr>
        <w:t>mã</w:t>
      </w:r>
      <w:proofErr w:type="spellEnd"/>
      <w:r w:rsidRPr="00DC4FDF">
        <w:rPr>
          <w:sz w:val="28"/>
          <w:szCs w:val="28"/>
        </w:rPr>
        <w:t xml:space="preserve"> </w:t>
      </w:r>
      <w:proofErr w:type="spellStart"/>
      <w:r w:rsidRPr="00DC4FDF">
        <w:rPr>
          <w:sz w:val="28"/>
          <w:szCs w:val="28"/>
        </w:rPr>
        <w:t>hóa</w:t>
      </w:r>
      <w:proofErr w:type="spellEnd"/>
      <w:r w:rsidRPr="00DC4FDF">
        <w:rPr>
          <w:sz w:val="28"/>
          <w:szCs w:val="28"/>
        </w:rPr>
        <w:t xml:space="preserve"> </w:t>
      </w:r>
      <w:proofErr w:type="spellStart"/>
      <w:r w:rsidRPr="00DC4FDF">
        <w:rPr>
          <w:sz w:val="28"/>
          <w:szCs w:val="28"/>
        </w:rPr>
        <w:t>trong</w:t>
      </w:r>
      <w:proofErr w:type="spellEnd"/>
      <w:r w:rsidRPr="00DC4FDF">
        <w:rPr>
          <w:sz w:val="28"/>
          <w:szCs w:val="28"/>
        </w:rPr>
        <w:t xml:space="preserve"> </w:t>
      </w:r>
      <w:proofErr w:type="spellStart"/>
      <w:r w:rsidRPr="00DC4FDF">
        <w:rPr>
          <w:sz w:val="28"/>
          <w:szCs w:val="28"/>
        </w:rPr>
        <w:t>đó</w:t>
      </w:r>
      <w:proofErr w:type="spellEnd"/>
      <w:r w:rsidRPr="00DC4FDF">
        <w:rPr>
          <w:sz w:val="28"/>
          <w:szCs w:val="28"/>
        </w:rPr>
        <w:t xml:space="preserve"> </w:t>
      </w:r>
      <w:proofErr w:type="spellStart"/>
      <w:r w:rsidRPr="00DC4FDF">
        <w:rPr>
          <w:sz w:val="28"/>
          <w:szCs w:val="28"/>
        </w:rPr>
        <w:t>cùng</w:t>
      </w:r>
      <w:proofErr w:type="spellEnd"/>
      <w:r w:rsidRPr="00DC4FDF">
        <w:rPr>
          <w:sz w:val="28"/>
          <w:szCs w:val="28"/>
        </w:rPr>
        <w:t xml:space="preserve"> </w:t>
      </w:r>
      <w:proofErr w:type="spellStart"/>
      <w:r w:rsidRPr="00DC4FDF">
        <w:rPr>
          <w:sz w:val="28"/>
          <w:szCs w:val="28"/>
        </w:rPr>
        <w:t>một</w:t>
      </w:r>
      <w:proofErr w:type="spellEnd"/>
      <w:r w:rsidRPr="00DC4FDF">
        <w:rPr>
          <w:sz w:val="28"/>
          <w:szCs w:val="28"/>
        </w:rPr>
        <w:t xml:space="preserve"> </w:t>
      </w:r>
      <w:proofErr w:type="spellStart"/>
      <w:r w:rsidRPr="00DC4FDF">
        <w:rPr>
          <w:sz w:val="28"/>
          <w:szCs w:val="28"/>
        </w:rPr>
        <w:t>khóa</w:t>
      </w:r>
      <w:proofErr w:type="spellEnd"/>
      <w:r w:rsidRPr="00DC4FDF">
        <w:rPr>
          <w:sz w:val="28"/>
          <w:szCs w:val="28"/>
        </w:rPr>
        <w:t xml:space="preserve"> </w:t>
      </w:r>
      <w:proofErr w:type="spellStart"/>
      <w:r w:rsidRPr="00DC4FDF">
        <w:rPr>
          <w:sz w:val="28"/>
          <w:szCs w:val="28"/>
        </w:rPr>
        <w:t>bí</w:t>
      </w:r>
      <w:proofErr w:type="spellEnd"/>
      <w:r w:rsidRPr="00DC4FDF">
        <w:rPr>
          <w:sz w:val="28"/>
          <w:szCs w:val="28"/>
        </w:rPr>
        <w:t xml:space="preserve"> </w:t>
      </w:r>
      <w:proofErr w:type="spellStart"/>
      <w:r w:rsidRPr="00DC4FDF">
        <w:rPr>
          <w:sz w:val="28"/>
          <w:szCs w:val="28"/>
        </w:rPr>
        <w:t>mật</w:t>
      </w:r>
      <w:proofErr w:type="spellEnd"/>
      <w:r w:rsidRPr="00DC4FDF">
        <w:rPr>
          <w:sz w:val="28"/>
          <w:szCs w:val="28"/>
        </w:rPr>
        <w:t xml:space="preserve"> </w:t>
      </w:r>
      <w:proofErr w:type="spellStart"/>
      <w:r w:rsidRPr="00DC4FDF">
        <w:rPr>
          <w:sz w:val="28"/>
          <w:szCs w:val="28"/>
        </w:rPr>
        <w:t>được</w:t>
      </w:r>
      <w:proofErr w:type="spellEnd"/>
      <w:r w:rsidRPr="00DC4FDF">
        <w:rPr>
          <w:sz w:val="28"/>
          <w:szCs w:val="28"/>
        </w:rPr>
        <w:t xml:space="preserve"> </w:t>
      </w:r>
      <w:proofErr w:type="spellStart"/>
      <w:r w:rsidRPr="00DC4FDF">
        <w:rPr>
          <w:sz w:val="28"/>
          <w:szCs w:val="28"/>
        </w:rPr>
        <w:t>sử</w:t>
      </w:r>
      <w:proofErr w:type="spellEnd"/>
      <w:r w:rsidRPr="00DC4FDF">
        <w:rPr>
          <w:sz w:val="28"/>
          <w:szCs w:val="28"/>
        </w:rPr>
        <w:t xml:space="preserve"> </w:t>
      </w:r>
      <w:proofErr w:type="spellStart"/>
      <w:r w:rsidRPr="00DC4FDF">
        <w:rPr>
          <w:sz w:val="28"/>
          <w:szCs w:val="28"/>
        </w:rPr>
        <w:t>dụng</w:t>
      </w:r>
      <w:proofErr w:type="spellEnd"/>
      <w:r w:rsidRPr="00DC4FDF">
        <w:rPr>
          <w:sz w:val="28"/>
          <w:szCs w:val="28"/>
        </w:rPr>
        <w:t xml:space="preserve"> </w:t>
      </w:r>
      <w:proofErr w:type="spellStart"/>
      <w:r w:rsidRPr="00DC4FDF">
        <w:rPr>
          <w:sz w:val="28"/>
          <w:szCs w:val="28"/>
        </w:rPr>
        <w:t>cho</w:t>
      </w:r>
      <w:proofErr w:type="spellEnd"/>
      <w:r w:rsidRPr="00DC4FDF">
        <w:rPr>
          <w:sz w:val="28"/>
          <w:szCs w:val="28"/>
        </w:rPr>
        <w:t xml:space="preserve"> </w:t>
      </w:r>
      <w:proofErr w:type="spellStart"/>
      <w:r w:rsidRPr="00DC4FDF">
        <w:rPr>
          <w:sz w:val="28"/>
          <w:szCs w:val="28"/>
        </w:rPr>
        <w:t>cả</w:t>
      </w:r>
      <w:proofErr w:type="spellEnd"/>
      <w:r w:rsidRPr="00DC4FDF">
        <w:rPr>
          <w:sz w:val="28"/>
          <w:szCs w:val="28"/>
        </w:rPr>
        <w:t xml:space="preserve"> </w:t>
      </w:r>
      <w:proofErr w:type="spellStart"/>
      <w:r w:rsidRPr="00DC4FDF">
        <w:rPr>
          <w:sz w:val="28"/>
          <w:szCs w:val="28"/>
        </w:rPr>
        <w:t>quá</w:t>
      </w:r>
      <w:proofErr w:type="spellEnd"/>
      <w:r w:rsidRPr="00DC4FDF">
        <w:rPr>
          <w:sz w:val="28"/>
          <w:szCs w:val="28"/>
        </w:rPr>
        <w:t xml:space="preserve"> </w:t>
      </w:r>
      <w:proofErr w:type="spellStart"/>
      <w:r w:rsidRPr="00DC4FDF">
        <w:rPr>
          <w:sz w:val="28"/>
          <w:szCs w:val="28"/>
        </w:rPr>
        <w:t>trình</w:t>
      </w:r>
      <w:proofErr w:type="spellEnd"/>
      <w:r w:rsidRPr="00DC4FDF">
        <w:rPr>
          <w:sz w:val="28"/>
          <w:szCs w:val="28"/>
        </w:rPr>
        <w:t xml:space="preserve"> </w:t>
      </w:r>
      <w:proofErr w:type="spellStart"/>
      <w:r w:rsidRPr="00DC4FDF">
        <w:rPr>
          <w:sz w:val="28"/>
          <w:szCs w:val="28"/>
        </w:rPr>
        <w:t>mã</w:t>
      </w:r>
      <w:proofErr w:type="spellEnd"/>
      <w:r w:rsidRPr="00DC4FDF">
        <w:rPr>
          <w:sz w:val="28"/>
          <w:szCs w:val="28"/>
        </w:rPr>
        <w:t xml:space="preserve"> </w:t>
      </w:r>
      <w:proofErr w:type="spellStart"/>
      <w:r w:rsidRPr="00DC4FDF">
        <w:rPr>
          <w:sz w:val="28"/>
          <w:szCs w:val="28"/>
        </w:rPr>
        <w:t>hóa</w:t>
      </w:r>
      <w:proofErr w:type="spellEnd"/>
      <w:r w:rsidRPr="00DC4FDF">
        <w:rPr>
          <w:sz w:val="28"/>
          <w:szCs w:val="28"/>
        </w:rPr>
        <w:t xml:space="preserve"> </w:t>
      </w:r>
      <w:proofErr w:type="spellStart"/>
      <w:r w:rsidRPr="00DC4FDF">
        <w:rPr>
          <w:sz w:val="28"/>
          <w:szCs w:val="28"/>
        </w:rPr>
        <w:t>và</w:t>
      </w:r>
      <w:proofErr w:type="spellEnd"/>
      <w:r w:rsidRPr="00DC4FDF">
        <w:rPr>
          <w:sz w:val="28"/>
          <w:szCs w:val="28"/>
        </w:rPr>
        <w:t xml:space="preserve"> </w:t>
      </w:r>
      <w:proofErr w:type="spellStart"/>
      <w:r w:rsidRPr="00DC4FDF">
        <w:rPr>
          <w:sz w:val="28"/>
          <w:szCs w:val="28"/>
        </w:rPr>
        <w:t>giải</w:t>
      </w:r>
      <w:proofErr w:type="spellEnd"/>
      <w:r w:rsidRPr="00DC4FDF">
        <w:rPr>
          <w:sz w:val="28"/>
          <w:szCs w:val="28"/>
        </w:rPr>
        <w:t xml:space="preserve"> </w:t>
      </w:r>
      <w:proofErr w:type="spellStart"/>
      <w:r w:rsidRPr="00DC4FDF">
        <w:rPr>
          <w:sz w:val="28"/>
          <w:szCs w:val="28"/>
        </w:rPr>
        <w:t>mã</w:t>
      </w:r>
      <w:proofErr w:type="spellEnd"/>
      <w:r w:rsidRPr="00DC4FDF">
        <w:rPr>
          <w:sz w:val="28"/>
          <w:szCs w:val="28"/>
        </w:rPr>
        <w:t xml:space="preserve"> </w:t>
      </w:r>
      <w:proofErr w:type="spellStart"/>
      <w:r w:rsidRPr="00DC4FDF">
        <w:rPr>
          <w:sz w:val="28"/>
          <w:szCs w:val="28"/>
        </w:rPr>
        <w:t>dữ</w:t>
      </w:r>
      <w:proofErr w:type="spellEnd"/>
      <w:r w:rsidRPr="00DC4FDF">
        <w:rPr>
          <w:sz w:val="28"/>
          <w:szCs w:val="28"/>
        </w:rPr>
        <w:t xml:space="preserve"> </w:t>
      </w:r>
      <w:proofErr w:type="spellStart"/>
      <w:r w:rsidRPr="00DC4FDF">
        <w:rPr>
          <w:sz w:val="28"/>
          <w:szCs w:val="28"/>
        </w:rPr>
        <w:t>liệu</w:t>
      </w:r>
      <w:proofErr w:type="spellEnd"/>
      <w:r w:rsidRPr="00DC4FDF">
        <w:rPr>
          <w:sz w:val="28"/>
          <w:szCs w:val="28"/>
        </w:rPr>
        <w:t xml:space="preserve">. </w:t>
      </w:r>
      <w:proofErr w:type="spellStart"/>
      <w:r w:rsidRPr="00DC4FDF">
        <w:rPr>
          <w:sz w:val="28"/>
          <w:szCs w:val="28"/>
        </w:rPr>
        <w:t>Điều</w:t>
      </w:r>
      <w:proofErr w:type="spellEnd"/>
      <w:r w:rsidRPr="00DC4FDF">
        <w:rPr>
          <w:sz w:val="28"/>
          <w:szCs w:val="28"/>
        </w:rPr>
        <w:t xml:space="preserve"> </w:t>
      </w:r>
      <w:proofErr w:type="spellStart"/>
      <w:r w:rsidRPr="00DC4FDF">
        <w:rPr>
          <w:sz w:val="28"/>
          <w:szCs w:val="28"/>
        </w:rPr>
        <w:t>này</w:t>
      </w:r>
      <w:proofErr w:type="spellEnd"/>
      <w:r w:rsidRPr="00DC4FDF">
        <w:rPr>
          <w:sz w:val="28"/>
          <w:szCs w:val="28"/>
        </w:rPr>
        <w:t xml:space="preserve"> </w:t>
      </w:r>
      <w:proofErr w:type="spellStart"/>
      <w:r w:rsidRPr="00DC4FDF">
        <w:rPr>
          <w:sz w:val="28"/>
          <w:szCs w:val="28"/>
        </w:rPr>
        <w:t>có</w:t>
      </w:r>
      <w:proofErr w:type="spellEnd"/>
      <w:r w:rsidRPr="00DC4FDF">
        <w:rPr>
          <w:sz w:val="28"/>
          <w:szCs w:val="28"/>
        </w:rPr>
        <w:t xml:space="preserve"> </w:t>
      </w:r>
      <w:proofErr w:type="spellStart"/>
      <w:r w:rsidRPr="00DC4FDF">
        <w:rPr>
          <w:sz w:val="28"/>
          <w:szCs w:val="28"/>
        </w:rPr>
        <w:t>nghĩa</w:t>
      </w:r>
      <w:proofErr w:type="spellEnd"/>
      <w:r w:rsidRPr="00DC4FDF">
        <w:rPr>
          <w:sz w:val="28"/>
          <w:szCs w:val="28"/>
        </w:rPr>
        <w:t xml:space="preserve"> </w:t>
      </w:r>
      <w:proofErr w:type="spellStart"/>
      <w:r w:rsidRPr="00DC4FDF">
        <w:rPr>
          <w:sz w:val="28"/>
          <w:szCs w:val="28"/>
        </w:rPr>
        <w:t>là</w:t>
      </w:r>
      <w:proofErr w:type="spellEnd"/>
      <w:r w:rsidRPr="00DC4FDF">
        <w:rPr>
          <w:sz w:val="28"/>
          <w:szCs w:val="28"/>
        </w:rPr>
        <w:t xml:space="preserve"> </w:t>
      </w:r>
      <w:proofErr w:type="spellStart"/>
      <w:r w:rsidRPr="00DC4FDF">
        <w:rPr>
          <w:sz w:val="28"/>
          <w:szCs w:val="28"/>
        </w:rPr>
        <w:t>người</w:t>
      </w:r>
      <w:proofErr w:type="spellEnd"/>
      <w:r w:rsidRPr="00DC4FDF">
        <w:rPr>
          <w:sz w:val="28"/>
          <w:szCs w:val="28"/>
        </w:rPr>
        <w:t xml:space="preserve"> </w:t>
      </w:r>
      <w:proofErr w:type="spellStart"/>
      <w:r w:rsidRPr="00DC4FDF">
        <w:rPr>
          <w:sz w:val="28"/>
          <w:szCs w:val="28"/>
        </w:rPr>
        <w:t>gửi</w:t>
      </w:r>
      <w:proofErr w:type="spellEnd"/>
      <w:r w:rsidRPr="00DC4FDF">
        <w:rPr>
          <w:sz w:val="28"/>
          <w:szCs w:val="28"/>
        </w:rPr>
        <w:t xml:space="preserve"> </w:t>
      </w:r>
      <w:proofErr w:type="spellStart"/>
      <w:r w:rsidRPr="00DC4FDF">
        <w:rPr>
          <w:sz w:val="28"/>
          <w:szCs w:val="28"/>
        </w:rPr>
        <w:t>và</w:t>
      </w:r>
      <w:proofErr w:type="spellEnd"/>
      <w:r w:rsidRPr="00DC4FDF">
        <w:rPr>
          <w:sz w:val="28"/>
          <w:szCs w:val="28"/>
        </w:rPr>
        <w:t xml:space="preserve"> </w:t>
      </w:r>
      <w:proofErr w:type="spellStart"/>
      <w:r w:rsidRPr="00DC4FDF">
        <w:rPr>
          <w:sz w:val="28"/>
          <w:szCs w:val="28"/>
        </w:rPr>
        <w:t>người</w:t>
      </w:r>
      <w:proofErr w:type="spellEnd"/>
      <w:r w:rsidRPr="00DC4FDF">
        <w:rPr>
          <w:sz w:val="28"/>
          <w:szCs w:val="28"/>
        </w:rPr>
        <w:t xml:space="preserve"> </w:t>
      </w:r>
      <w:proofErr w:type="spellStart"/>
      <w:r w:rsidRPr="00DC4FDF">
        <w:rPr>
          <w:sz w:val="28"/>
          <w:szCs w:val="28"/>
        </w:rPr>
        <w:t>nhận</w:t>
      </w:r>
      <w:proofErr w:type="spellEnd"/>
      <w:r w:rsidRPr="00DC4FDF">
        <w:rPr>
          <w:sz w:val="28"/>
          <w:szCs w:val="28"/>
        </w:rPr>
        <w:t xml:space="preserve"> </w:t>
      </w:r>
      <w:proofErr w:type="spellStart"/>
      <w:r w:rsidRPr="00DC4FDF">
        <w:rPr>
          <w:sz w:val="28"/>
          <w:szCs w:val="28"/>
        </w:rPr>
        <w:t>phải</w:t>
      </w:r>
      <w:proofErr w:type="spellEnd"/>
      <w:r w:rsidRPr="00DC4FDF">
        <w:rPr>
          <w:sz w:val="28"/>
          <w:szCs w:val="28"/>
        </w:rPr>
        <w:t xml:space="preserve"> </w:t>
      </w:r>
      <w:proofErr w:type="spellStart"/>
      <w:r w:rsidRPr="00DC4FDF">
        <w:rPr>
          <w:sz w:val="28"/>
          <w:szCs w:val="28"/>
        </w:rPr>
        <w:t>cùng</w:t>
      </w:r>
      <w:proofErr w:type="spellEnd"/>
      <w:r w:rsidRPr="00DC4FDF">
        <w:rPr>
          <w:sz w:val="28"/>
          <w:szCs w:val="28"/>
        </w:rPr>
        <w:t xml:space="preserve"> </w:t>
      </w:r>
      <w:proofErr w:type="spellStart"/>
      <w:r w:rsidRPr="00DC4FDF">
        <w:rPr>
          <w:sz w:val="28"/>
          <w:szCs w:val="28"/>
        </w:rPr>
        <w:t>biết</w:t>
      </w:r>
      <w:proofErr w:type="spellEnd"/>
      <w:r w:rsidRPr="00DC4FDF">
        <w:rPr>
          <w:sz w:val="28"/>
          <w:szCs w:val="28"/>
        </w:rPr>
        <w:t xml:space="preserve"> </w:t>
      </w:r>
      <w:proofErr w:type="spellStart"/>
      <w:r w:rsidRPr="00DC4FDF">
        <w:rPr>
          <w:sz w:val="28"/>
          <w:szCs w:val="28"/>
        </w:rPr>
        <w:t>và</w:t>
      </w:r>
      <w:proofErr w:type="spellEnd"/>
      <w:r w:rsidRPr="00DC4FDF">
        <w:rPr>
          <w:sz w:val="28"/>
          <w:szCs w:val="28"/>
        </w:rPr>
        <w:t xml:space="preserve"> </w:t>
      </w:r>
      <w:proofErr w:type="spellStart"/>
      <w:r w:rsidRPr="00DC4FDF">
        <w:rPr>
          <w:sz w:val="28"/>
          <w:szCs w:val="28"/>
        </w:rPr>
        <w:t>sử</w:t>
      </w:r>
      <w:proofErr w:type="spellEnd"/>
      <w:r w:rsidRPr="00DC4FDF">
        <w:rPr>
          <w:sz w:val="28"/>
          <w:szCs w:val="28"/>
        </w:rPr>
        <w:t xml:space="preserve"> </w:t>
      </w:r>
      <w:proofErr w:type="spellStart"/>
      <w:r w:rsidRPr="00DC4FDF">
        <w:rPr>
          <w:sz w:val="28"/>
          <w:szCs w:val="28"/>
        </w:rPr>
        <w:t>dụng</w:t>
      </w:r>
      <w:proofErr w:type="spellEnd"/>
      <w:r w:rsidRPr="00DC4FDF">
        <w:rPr>
          <w:sz w:val="28"/>
          <w:szCs w:val="28"/>
        </w:rPr>
        <w:t xml:space="preserve"> </w:t>
      </w:r>
      <w:proofErr w:type="spellStart"/>
      <w:r w:rsidRPr="00DC4FDF">
        <w:rPr>
          <w:sz w:val="28"/>
          <w:szCs w:val="28"/>
        </w:rPr>
        <w:t>chung</w:t>
      </w:r>
      <w:proofErr w:type="spellEnd"/>
      <w:r w:rsidRPr="00DC4FDF">
        <w:rPr>
          <w:sz w:val="28"/>
          <w:szCs w:val="28"/>
        </w:rPr>
        <w:t xml:space="preserve"> </w:t>
      </w:r>
      <w:proofErr w:type="spellStart"/>
      <w:r w:rsidRPr="00DC4FDF">
        <w:rPr>
          <w:sz w:val="28"/>
          <w:szCs w:val="28"/>
        </w:rPr>
        <w:t>một</w:t>
      </w:r>
      <w:proofErr w:type="spellEnd"/>
      <w:r w:rsidRPr="00DC4FDF">
        <w:rPr>
          <w:sz w:val="28"/>
          <w:szCs w:val="28"/>
        </w:rPr>
        <w:t xml:space="preserve"> </w:t>
      </w:r>
      <w:proofErr w:type="spellStart"/>
      <w:r w:rsidRPr="00DC4FDF">
        <w:rPr>
          <w:sz w:val="28"/>
          <w:szCs w:val="28"/>
        </w:rPr>
        <w:t>khóa</w:t>
      </w:r>
      <w:proofErr w:type="spellEnd"/>
      <w:r w:rsidRPr="00DC4FDF">
        <w:rPr>
          <w:sz w:val="28"/>
          <w:szCs w:val="28"/>
        </w:rPr>
        <w:t xml:space="preserve"> </w:t>
      </w:r>
      <w:proofErr w:type="spellStart"/>
      <w:r w:rsidRPr="00DC4FDF">
        <w:rPr>
          <w:sz w:val="28"/>
          <w:szCs w:val="28"/>
        </w:rPr>
        <w:t>bí</w:t>
      </w:r>
      <w:proofErr w:type="spellEnd"/>
      <w:r w:rsidRPr="00DC4FDF">
        <w:rPr>
          <w:sz w:val="28"/>
          <w:szCs w:val="28"/>
        </w:rPr>
        <w:t xml:space="preserve"> </w:t>
      </w:r>
      <w:proofErr w:type="spellStart"/>
      <w:r w:rsidRPr="00DC4FDF">
        <w:rPr>
          <w:sz w:val="28"/>
          <w:szCs w:val="28"/>
        </w:rPr>
        <w:t>mật</w:t>
      </w:r>
      <w:proofErr w:type="spellEnd"/>
      <w:r w:rsidRPr="00DC4FDF">
        <w:rPr>
          <w:sz w:val="28"/>
          <w:szCs w:val="28"/>
        </w:rPr>
        <w:t xml:space="preserve"> </w:t>
      </w:r>
      <w:proofErr w:type="spellStart"/>
      <w:r w:rsidRPr="00DC4FDF">
        <w:rPr>
          <w:sz w:val="28"/>
          <w:szCs w:val="28"/>
        </w:rPr>
        <w:t>để</w:t>
      </w:r>
      <w:proofErr w:type="spellEnd"/>
      <w:r w:rsidRPr="00DC4FDF">
        <w:rPr>
          <w:sz w:val="28"/>
          <w:szCs w:val="28"/>
        </w:rPr>
        <w:t xml:space="preserve"> </w:t>
      </w:r>
      <w:proofErr w:type="spellStart"/>
      <w:r w:rsidRPr="00DC4FDF">
        <w:rPr>
          <w:sz w:val="28"/>
          <w:szCs w:val="28"/>
        </w:rPr>
        <w:t>đảm</w:t>
      </w:r>
      <w:proofErr w:type="spellEnd"/>
      <w:r w:rsidRPr="00DC4FDF">
        <w:rPr>
          <w:sz w:val="28"/>
          <w:szCs w:val="28"/>
        </w:rPr>
        <w:t xml:space="preserve"> </w:t>
      </w:r>
      <w:proofErr w:type="spellStart"/>
      <w:r w:rsidRPr="00DC4FDF">
        <w:rPr>
          <w:sz w:val="28"/>
          <w:szCs w:val="28"/>
        </w:rPr>
        <w:t>bảo</w:t>
      </w:r>
      <w:proofErr w:type="spellEnd"/>
      <w:r w:rsidRPr="00DC4FDF">
        <w:rPr>
          <w:sz w:val="28"/>
          <w:szCs w:val="28"/>
        </w:rPr>
        <w:t xml:space="preserve"> </w:t>
      </w:r>
      <w:proofErr w:type="spellStart"/>
      <w:r w:rsidRPr="00DC4FDF">
        <w:rPr>
          <w:sz w:val="28"/>
          <w:szCs w:val="28"/>
        </w:rPr>
        <w:t>tính</w:t>
      </w:r>
      <w:proofErr w:type="spellEnd"/>
      <w:r w:rsidRPr="00DC4FDF">
        <w:rPr>
          <w:sz w:val="28"/>
          <w:szCs w:val="28"/>
        </w:rPr>
        <w:t xml:space="preserve"> </w:t>
      </w:r>
      <w:proofErr w:type="spellStart"/>
      <w:r w:rsidRPr="00DC4FDF">
        <w:rPr>
          <w:sz w:val="28"/>
          <w:szCs w:val="28"/>
        </w:rPr>
        <w:t>bảo</w:t>
      </w:r>
      <w:proofErr w:type="spellEnd"/>
      <w:r w:rsidRPr="00DC4FDF">
        <w:rPr>
          <w:sz w:val="28"/>
          <w:szCs w:val="28"/>
        </w:rPr>
        <w:t xml:space="preserve"> </w:t>
      </w:r>
      <w:proofErr w:type="spellStart"/>
      <w:r w:rsidRPr="00DC4FDF">
        <w:rPr>
          <w:sz w:val="28"/>
          <w:szCs w:val="28"/>
        </w:rPr>
        <w:t>mật</w:t>
      </w:r>
      <w:proofErr w:type="spellEnd"/>
      <w:r w:rsidRPr="00DC4FDF">
        <w:rPr>
          <w:sz w:val="28"/>
          <w:szCs w:val="28"/>
        </w:rPr>
        <w:t xml:space="preserve"> </w:t>
      </w:r>
      <w:proofErr w:type="spellStart"/>
      <w:r w:rsidRPr="00DC4FDF">
        <w:rPr>
          <w:sz w:val="28"/>
          <w:szCs w:val="28"/>
        </w:rPr>
        <w:t>của</w:t>
      </w:r>
      <w:proofErr w:type="spellEnd"/>
      <w:r w:rsidRPr="00DC4FDF">
        <w:rPr>
          <w:sz w:val="28"/>
          <w:szCs w:val="28"/>
        </w:rPr>
        <w:t xml:space="preserve"> </w:t>
      </w:r>
      <w:proofErr w:type="spellStart"/>
      <w:r w:rsidRPr="00DC4FDF">
        <w:rPr>
          <w:sz w:val="28"/>
          <w:szCs w:val="28"/>
        </w:rPr>
        <w:t>thông</w:t>
      </w:r>
      <w:proofErr w:type="spellEnd"/>
      <w:r w:rsidRPr="00DC4FDF">
        <w:rPr>
          <w:sz w:val="28"/>
          <w:szCs w:val="28"/>
        </w:rPr>
        <w:t xml:space="preserve"> tin </w:t>
      </w:r>
      <w:proofErr w:type="spellStart"/>
      <w:r w:rsidRPr="00DC4FDF">
        <w:rPr>
          <w:sz w:val="28"/>
          <w:szCs w:val="28"/>
        </w:rPr>
        <w:t>được</w:t>
      </w:r>
      <w:proofErr w:type="spellEnd"/>
      <w:r w:rsidRPr="00DC4FDF">
        <w:rPr>
          <w:sz w:val="28"/>
          <w:szCs w:val="28"/>
        </w:rPr>
        <w:t xml:space="preserve"> </w:t>
      </w:r>
      <w:proofErr w:type="spellStart"/>
      <w:r w:rsidRPr="00DC4FDF">
        <w:rPr>
          <w:sz w:val="28"/>
          <w:szCs w:val="28"/>
        </w:rPr>
        <w:t>truyền</w:t>
      </w:r>
      <w:proofErr w:type="spellEnd"/>
      <w:r w:rsidRPr="00DC4FDF">
        <w:rPr>
          <w:sz w:val="28"/>
          <w:szCs w:val="28"/>
        </w:rPr>
        <w:t xml:space="preserve"> </w:t>
      </w:r>
      <w:proofErr w:type="spellStart"/>
      <w:r w:rsidRPr="00DC4FDF">
        <w:rPr>
          <w:sz w:val="28"/>
          <w:szCs w:val="28"/>
        </w:rPr>
        <w:t>tải</w:t>
      </w:r>
      <w:proofErr w:type="spellEnd"/>
      <w:r w:rsidRPr="00DC4FDF">
        <w:rPr>
          <w:sz w:val="28"/>
          <w:szCs w:val="28"/>
        </w:rPr>
        <w:t>.</w:t>
      </w:r>
    </w:p>
    <w:p w14:paraId="4ECA906C" w14:textId="77777777" w:rsidR="00187F27" w:rsidRPr="00DC4FDF" w:rsidRDefault="00187F27" w:rsidP="00043AAD">
      <w:pPr>
        <w:pStyle w:val="ThngthngWeb"/>
        <w:ind w:firstLine="720"/>
        <w:rPr>
          <w:sz w:val="28"/>
          <w:szCs w:val="28"/>
        </w:rPr>
      </w:pPr>
      <w:proofErr w:type="spellStart"/>
      <w:r w:rsidRPr="00DC4FDF">
        <w:rPr>
          <w:sz w:val="28"/>
          <w:szCs w:val="28"/>
        </w:rPr>
        <w:t>Quá</w:t>
      </w:r>
      <w:proofErr w:type="spellEnd"/>
      <w:r w:rsidRPr="00DC4FDF">
        <w:rPr>
          <w:sz w:val="28"/>
          <w:szCs w:val="28"/>
        </w:rPr>
        <w:t xml:space="preserve"> </w:t>
      </w:r>
      <w:proofErr w:type="spellStart"/>
      <w:r w:rsidRPr="00DC4FDF">
        <w:rPr>
          <w:sz w:val="28"/>
          <w:szCs w:val="28"/>
        </w:rPr>
        <w:t>trình</w:t>
      </w:r>
      <w:proofErr w:type="spellEnd"/>
      <w:r w:rsidRPr="00DC4FDF">
        <w:rPr>
          <w:sz w:val="28"/>
          <w:szCs w:val="28"/>
        </w:rPr>
        <w:t xml:space="preserve"> </w:t>
      </w:r>
      <w:proofErr w:type="spellStart"/>
      <w:r w:rsidRPr="00DC4FDF">
        <w:rPr>
          <w:sz w:val="28"/>
          <w:szCs w:val="28"/>
        </w:rPr>
        <w:t>mã</w:t>
      </w:r>
      <w:proofErr w:type="spellEnd"/>
      <w:r w:rsidRPr="00DC4FDF">
        <w:rPr>
          <w:sz w:val="28"/>
          <w:szCs w:val="28"/>
        </w:rPr>
        <w:t xml:space="preserve"> </w:t>
      </w:r>
      <w:proofErr w:type="spellStart"/>
      <w:r w:rsidRPr="00DC4FDF">
        <w:rPr>
          <w:sz w:val="28"/>
          <w:szCs w:val="28"/>
        </w:rPr>
        <w:t>hóa</w:t>
      </w:r>
      <w:proofErr w:type="spellEnd"/>
      <w:r w:rsidRPr="00DC4FDF">
        <w:rPr>
          <w:sz w:val="28"/>
          <w:szCs w:val="28"/>
        </w:rPr>
        <w:t xml:space="preserve"> </w:t>
      </w:r>
      <w:proofErr w:type="spellStart"/>
      <w:r w:rsidRPr="00DC4FDF">
        <w:rPr>
          <w:sz w:val="28"/>
          <w:szCs w:val="28"/>
        </w:rPr>
        <w:t>đối</w:t>
      </w:r>
      <w:proofErr w:type="spellEnd"/>
      <w:r w:rsidRPr="00DC4FDF">
        <w:rPr>
          <w:sz w:val="28"/>
          <w:szCs w:val="28"/>
        </w:rPr>
        <w:t xml:space="preserve"> </w:t>
      </w:r>
      <w:proofErr w:type="spellStart"/>
      <w:r w:rsidRPr="00DC4FDF">
        <w:rPr>
          <w:sz w:val="28"/>
          <w:szCs w:val="28"/>
        </w:rPr>
        <w:t>xứng</w:t>
      </w:r>
      <w:proofErr w:type="spellEnd"/>
      <w:r w:rsidRPr="00DC4FDF">
        <w:rPr>
          <w:sz w:val="28"/>
          <w:szCs w:val="28"/>
        </w:rPr>
        <w:t xml:space="preserve"> bao </w:t>
      </w:r>
      <w:proofErr w:type="spellStart"/>
      <w:r w:rsidRPr="00DC4FDF">
        <w:rPr>
          <w:sz w:val="28"/>
          <w:szCs w:val="28"/>
        </w:rPr>
        <w:t>gồm</w:t>
      </w:r>
      <w:proofErr w:type="spellEnd"/>
      <w:r w:rsidRPr="00DC4FDF">
        <w:rPr>
          <w:sz w:val="28"/>
          <w:szCs w:val="28"/>
        </w:rPr>
        <w:t xml:space="preserve"> </w:t>
      </w:r>
      <w:proofErr w:type="spellStart"/>
      <w:r w:rsidRPr="00DC4FDF">
        <w:rPr>
          <w:sz w:val="28"/>
          <w:szCs w:val="28"/>
        </w:rPr>
        <w:t>hai</w:t>
      </w:r>
      <w:proofErr w:type="spellEnd"/>
      <w:r w:rsidRPr="00DC4FDF">
        <w:rPr>
          <w:sz w:val="28"/>
          <w:szCs w:val="28"/>
        </w:rPr>
        <w:t xml:space="preserve"> </w:t>
      </w:r>
      <w:proofErr w:type="spellStart"/>
      <w:r w:rsidRPr="00DC4FDF">
        <w:rPr>
          <w:sz w:val="28"/>
          <w:szCs w:val="28"/>
        </w:rPr>
        <w:t>bước</w:t>
      </w:r>
      <w:proofErr w:type="spellEnd"/>
      <w:r w:rsidRPr="00DC4FDF">
        <w:rPr>
          <w:sz w:val="28"/>
          <w:szCs w:val="28"/>
        </w:rPr>
        <w:t xml:space="preserve"> </w:t>
      </w:r>
      <w:proofErr w:type="spellStart"/>
      <w:r w:rsidRPr="00DC4FDF">
        <w:rPr>
          <w:sz w:val="28"/>
          <w:szCs w:val="28"/>
        </w:rPr>
        <w:t>cơ</w:t>
      </w:r>
      <w:proofErr w:type="spellEnd"/>
      <w:r w:rsidRPr="00DC4FDF">
        <w:rPr>
          <w:sz w:val="28"/>
          <w:szCs w:val="28"/>
        </w:rPr>
        <w:t xml:space="preserve"> </w:t>
      </w:r>
      <w:proofErr w:type="spellStart"/>
      <w:r w:rsidRPr="00DC4FDF">
        <w:rPr>
          <w:sz w:val="28"/>
          <w:szCs w:val="28"/>
        </w:rPr>
        <w:t>bản</w:t>
      </w:r>
      <w:proofErr w:type="spellEnd"/>
      <w:r w:rsidRPr="00DC4FDF">
        <w:rPr>
          <w:sz w:val="28"/>
          <w:szCs w:val="28"/>
        </w:rPr>
        <w:t>:</w:t>
      </w:r>
    </w:p>
    <w:p w14:paraId="26BA3CC6" w14:textId="309E4DD1" w:rsidR="00073C02" w:rsidRPr="00DC4FDF" w:rsidRDefault="00015010" w:rsidP="00015010">
      <w:pPr>
        <w:pStyle w:val="ThngthngWeb"/>
        <w:ind w:left="720" w:firstLine="720"/>
        <w:rPr>
          <w:sz w:val="28"/>
          <w:szCs w:val="28"/>
        </w:rPr>
      </w:pPr>
      <w:r w:rsidRPr="00DC4FDF">
        <w:rPr>
          <w:rStyle w:val="Manh"/>
          <w:b w:val="0"/>
          <w:bCs w:val="0"/>
          <w:sz w:val="28"/>
          <w:szCs w:val="28"/>
        </w:rPr>
        <w:t xml:space="preserve">- </w:t>
      </w:r>
      <w:proofErr w:type="spellStart"/>
      <w:r w:rsidR="00187F27" w:rsidRPr="00DC4FDF">
        <w:rPr>
          <w:rStyle w:val="Manh"/>
          <w:b w:val="0"/>
          <w:bCs w:val="0"/>
          <w:sz w:val="28"/>
          <w:szCs w:val="28"/>
        </w:rPr>
        <w:t>Mã</w:t>
      </w:r>
      <w:proofErr w:type="spellEnd"/>
      <w:r w:rsidR="00187F27" w:rsidRPr="00DC4FDF">
        <w:rPr>
          <w:rStyle w:val="Manh"/>
          <w:b w:val="0"/>
          <w:bCs w:val="0"/>
          <w:sz w:val="28"/>
          <w:szCs w:val="28"/>
        </w:rPr>
        <w:t xml:space="preserve"> </w:t>
      </w:r>
      <w:proofErr w:type="spellStart"/>
      <w:r w:rsidR="00187F27" w:rsidRPr="00DC4FDF">
        <w:rPr>
          <w:rStyle w:val="Manh"/>
          <w:b w:val="0"/>
          <w:bCs w:val="0"/>
          <w:sz w:val="28"/>
          <w:szCs w:val="28"/>
        </w:rPr>
        <w:t>hóa</w:t>
      </w:r>
      <w:proofErr w:type="spellEnd"/>
      <w:r w:rsidR="00187F27" w:rsidRPr="00DC4FDF">
        <w:rPr>
          <w:rStyle w:val="Manh"/>
          <w:b w:val="0"/>
          <w:bCs w:val="0"/>
          <w:sz w:val="28"/>
          <w:szCs w:val="28"/>
        </w:rPr>
        <w:t xml:space="preserve"> (Encryption):</w:t>
      </w:r>
      <w:r w:rsidR="00187F27" w:rsidRPr="00DC4FDF">
        <w:rPr>
          <w:sz w:val="28"/>
          <w:szCs w:val="28"/>
        </w:rPr>
        <w:t xml:space="preserve"> </w:t>
      </w:r>
      <w:proofErr w:type="spellStart"/>
      <w:r w:rsidR="00187F27" w:rsidRPr="00DC4FDF">
        <w:rPr>
          <w:sz w:val="28"/>
          <w:szCs w:val="28"/>
        </w:rPr>
        <w:t>Dữ</w:t>
      </w:r>
      <w:proofErr w:type="spellEnd"/>
      <w:r w:rsidR="00187F27" w:rsidRPr="00DC4FDF">
        <w:rPr>
          <w:sz w:val="28"/>
          <w:szCs w:val="28"/>
        </w:rPr>
        <w:t xml:space="preserve"> </w:t>
      </w:r>
      <w:proofErr w:type="spellStart"/>
      <w:r w:rsidR="00187F27" w:rsidRPr="00DC4FDF">
        <w:rPr>
          <w:sz w:val="28"/>
          <w:szCs w:val="28"/>
        </w:rPr>
        <w:t>liệu</w:t>
      </w:r>
      <w:proofErr w:type="spellEnd"/>
      <w:r w:rsidR="00187F27" w:rsidRPr="00DC4FDF">
        <w:rPr>
          <w:sz w:val="28"/>
          <w:szCs w:val="28"/>
        </w:rPr>
        <w:t xml:space="preserve"> </w:t>
      </w:r>
      <w:proofErr w:type="spellStart"/>
      <w:r w:rsidR="00187F27" w:rsidRPr="00DC4FDF">
        <w:rPr>
          <w:sz w:val="28"/>
          <w:szCs w:val="28"/>
        </w:rPr>
        <w:t>gốc</w:t>
      </w:r>
      <w:proofErr w:type="spellEnd"/>
      <w:r w:rsidR="00187F27" w:rsidRPr="00DC4FDF">
        <w:rPr>
          <w:sz w:val="28"/>
          <w:szCs w:val="28"/>
        </w:rPr>
        <w:t xml:space="preserve"> </w:t>
      </w:r>
      <w:proofErr w:type="spellStart"/>
      <w:r w:rsidR="00187F27" w:rsidRPr="00DC4FDF">
        <w:rPr>
          <w:sz w:val="28"/>
          <w:szCs w:val="28"/>
        </w:rPr>
        <w:t>được</w:t>
      </w:r>
      <w:proofErr w:type="spellEnd"/>
      <w:r w:rsidR="00187F27" w:rsidRPr="00DC4FDF">
        <w:rPr>
          <w:sz w:val="28"/>
          <w:szCs w:val="28"/>
        </w:rPr>
        <w:t xml:space="preserve"> </w:t>
      </w:r>
      <w:proofErr w:type="spellStart"/>
      <w:r w:rsidR="00187F27" w:rsidRPr="00DC4FDF">
        <w:rPr>
          <w:sz w:val="28"/>
          <w:szCs w:val="28"/>
        </w:rPr>
        <w:t>chuyển</w:t>
      </w:r>
      <w:proofErr w:type="spellEnd"/>
      <w:r w:rsidR="00187F27" w:rsidRPr="00DC4FDF">
        <w:rPr>
          <w:sz w:val="28"/>
          <w:szCs w:val="28"/>
        </w:rPr>
        <w:t xml:space="preserve"> </w:t>
      </w:r>
      <w:proofErr w:type="spellStart"/>
      <w:r w:rsidR="00187F27" w:rsidRPr="00DC4FDF">
        <w:rPr>
          <w:sz w:val="28"/>
          <w:szCs w:val="28"/>
        </w:rPr>
        <w:t>đổi</w:t>
      </w:r>
      <w:proofErr w:type="spellEnd"/>
      <w:r w:rsidR="00187F27" w:rsidRPr="00DC4FDF">
        <w:rPr>
          <w:sz w:val="28"/>
          <w:szCs w:val="28"/>
        </w:rPr>
        <w:t xml:space="preserve"> </w:t>
      </w:r>
      <w:proofErr w:type="spellStart"/>
      <w:r w:rsidR="00187F27" w:rsidRPr="00DC4FDF">
        <w:rPr>
          <w:sz w:val="28"/>
          <w:szCs w:val="28"/>
        </w:rPr>
        <w:t>thành</w:t>
      </w:r>
      <w:proofErr w:type="spellEnd"/>
      <w:r w:rsidR="00187F27" w:rsidRPr="00DC4FDF">
        <w:rPr>
          <w:sz w:val="28"/>
          <w:szCs w:val="28"/>
        </w:rPr>
        <w:t xml:space="preserve"> </w:t>
      </w:r>
      <w:proofErr w:type="spellStart"/>
      <w:r w:rsidR="00187F27" w:rsidRPr="00DC4FDF">
        <w:rPr>
          <w:sz w:val="28"/>
          <w:szCs w:val="28"/>
        </w:rPr>
        <w:t>dữ</w:t>
      </w:r>
      <w:proofErr w:type="spellEnd"/>
      <w:r w:rsidR="00187F27" w:rsidRPr="00DC4FDF">
        <w:rPr>
          <w:sz w:val="28"/>
          <w:szCs w:val="28"/>
        </w:rPr>
        <w:t xml:space="preserve"> </w:t>
      </w:r>
      <w:proofErr w:type="spellStart"/>
      <w:r w:rsidR="00187F27" w:rsidRPr="00DC4FDF">
        <w:rPr>
          <w:sz w:val="28"/>
          <w:szCs w:val="28"/>
        </w:rPr>
        <w:t>liệ</w:t>
      </w:r>
      <w:r w:rsidRPr="00DC4FDF">
        <w:rPr>
          <w:sz w:val="28"/>
          <w:szCs w:val="28"/>
        </w:rPr>
        <w:t>u</w:t>
      </w:r>
      <w:proofErr w:type="spellEnd"/>
      <w:r w:rsidRPr="00DC4FDF">
        <w:rPr>
          <w:sz w:val="28"/>
          <w:szCs w:val="28"/>
        </w:rPr>
        <w:t xml:space="preserve"> </w:t>
      </w:r>
      <w:proofErr w:type="spellStart"/>
      <w:r w:rsidR="00187F27" w:rsidRPr="00DC4FDF">
        <w:rPr>
          <w:sz w:val="28"/>
          <w:szCs w:val="28"/>
        </w:rPr>
        <w:t>đã</w:t>
      </w:r>
      <w:proofErr w:type="spellEnd"/>
      <w:r w:rsidR="00187F27" w:rsidRPr="00DC4FDF">
        <w:rPr>
          <w:sz w:val="28"/>
          <w:szCs w:val="28"/>
        </w:rPr>
        <w:t xml:space="preserve"> </w:t>
      </w:r>
      <w:proofErr w:type="spellStart"/>
      <w:r w:rsidR="00187F27" w:rsidRPr="00DC4FDF">
        <w:rPr>
          <w:sz w:val="28"/>
          <w:szCs w:val="28"/>
        </w:rPr>
        <w:t>mã</w:t>
      </w:r>
      <w:proofErr w:type="spellEnd"/>
      <w:r w:rsidR="00187F27" w:rsidRPr="00DC4FDF">
        <w:rPr>
          <w:sz w:val="28"/>
          <w:szCs w:val="28"/>
        </w:rPr>
        <w:t xml:space="preserve"> </w:t>
      </w:r>
      <w:proofErr w:type="spellStart"/>
      <w:r w:rsidR="00187F27" w:rsidRPr="00DC4FDF">
        <w:rPr>
          <w:sz w:val="28"/>
          <w:szCs w:val="28"/>
        </w:rPr>
        <w:t>hóa</w:t>
      </w:r>
      <w:proofErr w:type="spellEnd"/>
      <w:r w:rsidR="00187F27" w:rsidRPr="00DC4FDF">
        <w:rPr>
          <w:sz w:val="28"/>
          <w:szCs w:val="28"/>
        </w:rPr>
        <w:t xml:space="preserve"> </w:t>
      </w:r>
      <w:proofErr w:type="spellStart"/>
      <w:r w:rsidR="00187F27" w:rsidRPr="00DC4FDF">
        <w:rPr>
          <w:sz w:val="28"/>
          <w:szCs w:val="28"/>
        </w:rPr>
        <w:t>thông</w:t>
      </w:r>
      <w:proofErr w:type="spellEnd"/>
      <w:r w:rsidR="00187F27" w:rsidRPr="00DC4FDF">
        <w:rPr>
          <w:sz w:val="28"/>
          <w:szCs w:val="28"/>
        </w:rPr>
        <w:t xml:space="preserve"> qua </w:t>
      </w:r>
      <w:proofErr w:type="spellStart"/>
      <w:r w:rsidR="00187F27" w:rsidRPr="00DC4FDF">
        <w:rPr>
          <w:sz w:val="28"/>
          <w:szCs w:val="28"/>
        </w:rPr>
        <w:t>thuật</w:t>
      </w:r>
      <w:proofErr w:type="spellEnd"/>
      <w:r w:rsidR="00187F27" w:rsidRPr="00DC4FDF">
        <w:rPr>
          <w:sz w:val="28"/>
          <w:szCs w:val="28"/>
        </w:rPr>
        <w:t xml:space="preserve"> </w:t>
      </w:r>
      <w:proofErr w:type="spellStart"/>
      <w:r w:rsidR="00187F27" w:rsidRPr="00DC4FDF">
        <w:rPr>
          <w:sz w:val="28"/>
          <w:szCs w:val="28"/>
        </w:rPr>
        <w:t>toán</w:t>
      </w:r>
      <w:proofErr w:type="spellEnd"/>
      <w:r w:rsidR="00187F27" w:rsidRPr="00DC4FDF">
        <w:rPr>
          <w:sz w:val="28"/>
          <w:szCs w:val="28"/>
        </w:rPr>
        <w:t xml:space="preserve"> </w:t>
      </w:r>
      <w:proofErr w:type="spellStart"/>
      <w:r w:rsidR="00187F27" w:rsidRPr="00DC4FDF">
        <w:rPr>
          <w:sz w:val="28"/>
          <w:szCs w:val="28"/>
        </w:rPr>
        <w:t>mã</w:t>
      </w:r>
      <w:proofErr w:type="spellEnd"/>
      <w:r w:rsidR="00187F27" w:rsidRPr="00DC4FDF">
        <w:rPr>
          <w:sz w:val="28"/>
          <w:szCs w:val="28"/>
        </w:rPr>
        <w:t xml:space="preserve"> </w:t>
      </w:r>
      <w:proofErr w:type="spellStart"/>
      <w:r w:rsidR="00187F27" w:rsidRPr="00DC4FDF">
        <w:rPr>
          <w:sz w:val="28"/>
          <w:szCs w:val="28"/>
        </w:rPr>
        <w:t>hóa</w:t>
      </w:r>
      <w:proofErr w:type="spellEnd"/>
      <w:r w:rsidR="00187F27" w:rsidRPr="00DC4FDF">
        <w:rPr>
          <w:sz w:val="28"/>
          <w:szCs w:val="28"/>
        </w:rPr>
        <w:t xml:space="preserve"> </w:t>
      </w:r>
      <w:proofErr w:type="spellStart"/>
      <w:r w:rsidR="00187F27" w:rsidRPr="00DC4FDF">
        <w:rPr>
          <w:sz w:val="28"/>
          <w:szCs w:val="28"/>
        </w:rPr>
        <w:t>và</w:t>
      </w:r>
      <w:proofErr w:type="spellEnd"/>
      <w:r w:rsidR="00187F27" w:rsidRPr="00DC4FDF">
        <w:rPr>
          <w:sz w:val="28"/>
          <w:szCs w:val="28"/>
        </w:rPr>
        <w:t xml:space="preserve"> </w:t>
      </w:r>
      <w:proofErr w:type="spellStart"/>
      <w:r w:rsidR="00187F27" w:rsidRPr="00DC4FDF">
        <w:rPr>
          <w:sz w:val="28"/>
          <w:szCs w:val="28"/>
        </w:rPr>
        <w:t>khóa</w:t>
      </w:r>
      <w:proofErr w:type="spellEnd"/>
      <w:r w:rsidR="00187F27" w:rsidRPr="00DC4FDF">
        <w:rPr>
          <w:sz w:val="28"/>
          <w:szCs w:val="28"/>
        </w:rPr>
        <w:t xml:space="preserve"> </w:t>
      </w:r>
      <w:proofErr w:type="spellStart"/>
      <w:r w:rsidR="00187F27" w:rsidRPr="00DC4FDF">
        <w:rPr>
          <w:sz w:val="28"/>
          <w:szCs w:val="28"/>
        </w:rPr>
        <w:t>bí</w:t>
      </w:r>
      <w:proofErr w:type="spellEnd"/>
      <w:r w:rsidR="00187F27" w:rsidRPr="00DC4FDF">
        <w:rPr>
          <w:sz w:val="28"/>
          <w:szCs w:val="28"/>
        </w:rPr>
        <w:t xml:space="preserve"> </w:t>
      </w:r>
      <w:proofErr w:type="spellStart"/>
      <w:r w:rsidR="00187F27" w:rsidRPr="00DC4FDF">
        <w:rPr>
          <w:sz w:val="28"/>
          <w:szCs w:val="28"/>
        </w:rPr>
        <w:t>mật</w:t>
      </w:r>
      <w:proofErr w:type="spellEnd"/>
      <w:r w:rsidR="00187F27" w:rsidRPr="00DC4FDF">
        <w:rPr>
          <w:sz w:val="28"/>
          <w:szCs w:val="28"/>
        </w:rPr>
        <w:t>.</w:t>
      </w:r>
    </w:p>
    <w:p w14:paraId="1C41AB9B" w14:textId="43C3C800" w:rsidR="00187F27" w:rsidRPr="00DC4FDF" w:rsidRDefault="00015010" w:rsidP="00015010">
      <w:pPr>
        <w:pStyle w:val="ThngthngWeb"/>
        <w:ind w:left="720" w:firstLine="720"/>
        <w:rPr>
          <w:sz w:val="28"/>
          <w:szCs w:val="28"/>
        </w:rPr>
      </w:pPr>
      <w:r w:rsidRPr="00DC4FDF">
        <w:rPr>
          <w:rStyle w:val="Manh"/>
          <w:b w:val="0"/>
          <w:bCs w:val="0"/>
          <w:sz w:val="28"/>
          <w:szCs w:val="28"/>
        </w:rPr>
        <w:t xml:space="preserve">- </w:t>
      </w:r>
      <w:proofErr w:type="spellStart"/>
      <w:r w:rsidR="00187F27" w:rsidRPr="00DC4FDF">
        <w:rPr>
          <w:rStyle w:val="Manh"/>
          <w:b w:val="0"/>
          <w:bCs w:val="0"/>
          <w:sz w:val="28"/>
          <w:szCs w:val="28"/>
        </w:rPr>
        <w:t>Giải</w:t>
      </w:r>
      <w:proofErr w:type="spellEnd"/>
      <w:r w:rsidR="00187F27" w:rsidRPr="00DC4FDF">
        <w:rPr>
          <w:rStyle w:val="Manh"/>
          <w:b w:val="0"/>
          <w:bCs w:val="0"/>
          <w:sz w:val="28"/>
          <w:szCs w:val="28"/>
        </w:rPr>
        <w:t xml:space="preserve"> </w:t>
      </w:r>
      <w:proofErr w:type="spellStart"/>
      <w:r w:rsidR="00187F27" w:rsidRPr="00DC4FDF">
        <w:rPr>
          <w:rStyle w:val="Manh"/>
          <w:b w:val="0"/>
          <w:bCs w:val="0"/>
          <w:sz w:val="28"/>
          <w:szCs w:val="28"/>
        </w:rPr>
        <w:t>mã</w:t>
      </w:r>
      <w:proofErr w:type="spellEnd"/>
      <w:r w:rsidR="00187F27" w:rsidRPr="00DC4FDF">
        <w:rPr>
          <w:rStyle w:val="Manh"/>
          <w:b w:val="0"/>
          <w:bCs w:val="0"/>
          <w:sz w:val="28"/>
          <w:szCs w:val="28"/>
        </w:rPr>
        <w:t xml:space="preserve"> (Decryption):</w:t>
      </w:r>
      <w:r w:rsidR="00187F27" w:rsidRPr="00DC4FDF">
        <w:rPr>
          <w:sz w:val="28"/>
          <w:szCs w:val="28"/>
        </w:rPr>
        <w:t xml:space="preserve"> </w:t>
      </w:r>
      <w:proofErr w:type="spellStart"/>
      <w:r w:rsidR="00187F27" w:rsidRPr="00DC4FDF">
        <w:rPr>
          <w:sz w:val="28"/>
          <w:szCs w:val="28"/>
        </w:rPr>
        <w:t>Dữ</w:t>
      </w:r>
      <w:proofErr w:type="spellEnd"/>
      <w:r w:rsidR="00187F27" w:rsidRPr="00DC4FDF">
        <w:rPr>
          <w:sz w:val="28"/>
          <w:szCs w:val="28"/>
        </w:rPr>
        <w:t xml:space="preserve"> </w:t>
      </w:r>
      <w:proofErr w:type="spellStart"/>
      <w:r w:rsidR="00187F27" w:rsidRPr="00DC4FDF">
        <w:rPr>
          <w:sz w:val="28"/>
          <w:szCs w:val="28"/>
        </w:rPr>
        <w:t>liệu</w:t>
      </w:r>
      <w:proofErr w:type="spellEnd"/>
      <w:r w:rsidR="00187F27" w:rsidRPr="00DC4FDF">
        <w:rPr>
          <w:sz w:val="28"/>
          <w:szCs w:val="28"/>
        </w:rPr>
        <w:t xml:space="preserve"> </w:t>
      </w:r>
      <w:proofErr w:type="spellStart"/>
      <w:r w:rsidR="00187F27" w:rsidRPr="00DC4FDF">
        <w:rPr>
          <w:sz w:val="28"/>
          <w:szCs w:val="28"/>
        </w:rPr>
        <w:t>đã</w:t>
      </w:r>
      <w:proofErr w:type="spellEnd"/>
      <w:r w:rsidR="00187F27" w:rsidRPr="00DC4FDF">
        <w:rPr>
          <w:sz w:val="28"/>
          <w:szCs w:val="28"/>
        </w:rPr>
        <w:t xml:space="preserve"> </w:t>
      </w:r>
      <w:proofErr w:type="spellStart"/>
      <w:r w:rsidR="00187F27" w:rsidRPr="00DC4FDF">
        <w:rPr>
          <w:sz w:val="28"/>
          <w:szCs w:val="28"/>
        </w:rPr>
        <w:t>mã</w:t>
      </w:r>
      <w:proofErr w:type="spellEnd"/>
      <w:r w:rsidR="00187F27" w:rsidRPr="00DC4FDF">
        <w:rPr>
          <w:sz w:val="28"/>
          <w:szCs w:val="28"/>
        </w:rPr>
        <w:t xml:space="preserve"> </w:t>
      </w:r>
      <w:proofErr w:type="spellStart"/>
      <w:r w:rsidR="00187F27" w:rsidRPr="00DC4FDF">
        <w:rPr>
          <w:sz w:val="28"/>
          <w:szCs w:val="28"/>
        </w:rPr>
        <w:t>hóa</w:t>
      </w:r>
      <w:proofErr w:type="spellEnd"/>
      <w:r w:rsidR="00187F27" w:rsidRPr="00DC4FDF">
        <w:rPr>
          <w:sz w:val="28"/>
          <w:szCs w:val="28"/>
        </w:rPr>
        <w:t xml:space="preserve"> </w:t>
      </w:r>
      <w:proofErr w:type="spellStart"/>
      <w:r w:rsidR="00187F27" w:rsidRPr="00DC4FDF">
        <w:rPr>
          <w:sz w:val="28"/>
          <w:szCs w:val="28"/>
        </w:rPr>
        <w:t>được</w:t>
      </w:r>
      <w:proofErr w:type="spellEnd"/>
      <w:r w:rsidR="00187F27" w:rsidRPr="00DC4FDF">
        <w:rPr>
          <w:sz w:val="28"/>
          <w:szCs w:val="28"/>
        </w:rPr>
        <w:t xml:space="preserve"> </w:t>
      </w:r>
      <w:proofErr w:type="spellStart"/>
      <w:r w:rsidR="00187F27" w:rsidRPr="00DC4FDF">
        <w:rPr>
          <w:sz w:val="28"/>
          <w:szCs w:val="28"/>
        </w:rPr>
        <w:t>chuyển</w:t>
      </w:r>
      <w:proofErr w:type="spellEnd"/>
      <w:r w:rsidR="00187F27" w:rsidRPr="00DC4FDF">
        <w:rPr>
          <w:sz w:val="28"/>
          <w:szCs w:val="28"/>
        </w:rPr>
        <w:t xml:space="preserve"> </w:t>
      </w:r>
      <w:proofErr w:type="spellStart"/>
      <w:r w:rsidR="00187F27" w:rsidRPr="00DC4FDF">
        <w:rPr>
          <w:sz w:val="28"/>
          <w:szCs w:val="28"/>
        </w:rPr>
        <w:t>đổi</w:t>
      </w:r>
      <w:proofErr w:type="spellEnd"/>
      <w:r w:rsidR="00187F27" w:rsidRPr="00DC4FDF">
        <w:rPr>
          <w:sz w:val="28"/>
          <w:szCs w:val="28"/>
        </w:rPr>
        <w:t xml:space="preserve"> </w:t>
      </w:r>
      <w:proofErr w:type="spellStart"/>
      <w:r w:rsidR="00187F27" w:rsidRPr="00DC4FDF">
        <w:rPr>
          <w:sz w:val="28"/>
          <w:szCs w:val="28"/>
        </w:rPr>
        <w:t>trở</w:t>
      </w:r>
      <w:proofErr w:type="spellEnd"/>
      <w:r w:rsidR="00187F27" w:rsidRPr="00DC4FDF">
        <w:rPr>
          <w:sz w:val="28"/>
          <w:szCs w:val="28"/>
        </w:rPr>
        <w:t xml:space="preserve"> </w:t>
      </w:r>
      <w:proofErr w:type="spellStart"/>
      <w:r w:rsidR="00187F27" w:rsidRPr="00DC4FDF">
        <w:rPr>
          <w:sz w:val="28"/>
          <w:szCs w:val="28"/>
        </w:rPr>
        <w:t>lạ</w:t>
      </w:r>
      <w:r w:rsidR="00043AAD" w:rsidRPr="00DC4FDF">
        <w:rPr>
          <w:sz w:val="28"/>
          <w:szCs w:val="28"/>
        </w:rPr>
        <w:t>i</w:t>
      </w:r>
      <w:proofErr w:type="spellEnd"/>
      <w:r w:rsidR="00043AAD" w:rsidRPr="00DC4FDF">
        <w:rPr>
          <w:sz w:val="28"/>
          <w:szCs w:val="28"/>
        </w:rPr>
        <w:t xml:space="preserve"> </w:t>
      </w:r>
      <w:proofErr w:type="spellStart"/>
      <w:r w:rsidR="00187F27" w:rsidRPr="00DC4FDF">
        <w:rPr>
          <w:sz w:val="28"/>
          <w:szCs w:val="28"/>
        </w:rPr>
        <w:t>thành</w:t>
      </w:r>
      <w:proofErr w:type="spellEnd"/>
      <w:r w:rsidR="00187F27" w:rsidRPr="00DC4FDF">
        <w:rPr>
          <w:sz w:val="28"/>
          <w:szCs w:val="28"/>
        </w:rPr>
        <w:t xml:space="preserve"> </w:t>
      </w:r>
      <w:proofErr w:type="spellStart"/>
      <w:r w:rsidR="00187F27" w:rsidRPr="00DC4FDF">
        <w:rPr>
          <w:sz w:val="28"/>
          <w:szCs w:val="28"/>
        </w:rPr>
        <w:t>dữ</w:t>
      </w:r>
      <w:proofErr w:type="spellEnd"/>
      <w:r w:rsidR="00187F27" w:rsidRPr="00DC4FDF">
        <w:rPr>
          <w:sz w:val="28"/>
          <w:szCs w:val="28"/>
        </w:rPr>
        <w:t xml:space="preserve"> </w:t>
      </w:r>
      <w:proofErr w:type="spellStart"/>
      <w:r w:rsidR="00187F27" w:rsidRPr="00DC4FDF">
        <w:rPr>
          <w:sz w:val="28"/>
          <w:szCs w:val="28"/>
        </w:rPr>
        <w:t>liệu</w:t>
      </w:r>
      <w:proofErr w:type="spellEnd"/>
      <w:r w:rsidR="00187F27" w:rsidRPr="00DC4FDF">
        <w:rPr>
          <w:sz w:val="28"/>
          <w:szCs w:val="28"/>
        </w:rPr>
        <w:t xml:space="preserve"> </w:t>
      </w:r>
      <w:proofErr w:type="spellStart"/>
      <w:r w:rsidR="00187F27" w:rsidRPr="00DC4FDF">
        <w:rPr>
          <w:sz w:val="28"/>
          <w:szCs w:val="28"/>
        </w:rPr>
        <w:t>gốc</w:t>
      </w:r>
      <w:proofErr w:type="spellEnd"/>
      <w:r w:rsidR="00187F27" w:rsidRPr="00DC4FDF">
        <w:rPr>
          <w:sz w:val="28"/>
          <w:szCs w:val="28"/>
        </w:rPr>
        <w:t xml:space="preserve"> </w:t>
      </w:r>
      <w:proofErr w:type="spellStart"/>
      <w:r w:rsidR="00187F27" w:rsidRPr="00DC4FDF">
        <w:rPr>
          <w:sz w:val="28"/>
          <w:szCs w:val="28"/>
        </w:rPr>
        <w:t>bằng</w:t>
      </w:r>
      <w:proofErr w:type="spellEnd"/>
      <w:r w:rsidR="00187F27" w:rsidRPr="00DC4FDF">
        <w:rPr>
          <w:sz w:val="28"/>
          <w:szCs w:val="28"/>
        </w:rPr>
        <w:t xml:space="preserve"> </w:t>
      </w:r>
      <w:proofErr w:type="spellStart"/>
      <w:r w:rsidR="00187F27" w:rsidRPr="00DC4FDF">
        <w:rPr>
          <w:sz w:val="28"/>
          <w:szCs w:val="28"/>
        </w:rPr>
        <w:t>cách</w:t>
      </w:r>
      <w:proofErr w:type="spellEnd"/>
      <w:r w:rsidR="00187F27" w:rsidRPr="00DC4FDF">
        <w:rPr>
          <w:sz w:val="28"/>
          <w:szCs w:val="28"/>
        </w:rPr>
        <w:t xml:space="preserve"> </w:t>
      </w:r>
      <w:proofErr w:type="spellStart"/>
      <w:r w:rsidR="00187F27" w:rsidRPr="00DC4FDF">
        <w:rPr>
          <w:sz w:val="28"/>
          <w:szCs w:val="28"/>
        </w:rPr>
        <w:t>sử</w:t>
      </w:r>
      <w:proofErr w:type="spellEnd"/>
      <w:r w:rsidR="00187F27" w:rsidRPr="00DC4FDF">
        <w:rPr>
          <w:sz w:val="28"/>
          <w:szCs w:val="28"/>
        </w:rPr>
        <w:t xml:space="preserve"> </w:t>
      </w:r>
      <w:proofErr w:type="spellStart"/>
      <w:r w:rsidR="00187F27" w:rsidRPr="00DC4FDF">
        <w:rPr>
          <w:sz w:val="28"/>
          <w:szCs w:val="28"/>
        </w:rPr>
        <w:t>dụng</w:t>
      </w:r>
      <w:proofErr w:type="spellEnd"/>
      <w:r w:rsidR="00187F27" w:rsidRPr="00DC4FDF">
        <w:rPr>
          <w:sz w:val="28"/>
          <w:szCs w:val="28"/>
        </w:rPr>
        <w:t xml:space="preserve"> </w:t>
      </w:r>
      <w:proofErr w:type="spellStart"/>
      <w:r w:rsidR="00187F27" w:rsidRPr="00DC4FDF">
        <w:rPr>
          <w:sz w:val="28"/>
          <w:szCs w:val="28"/>
        </w:rPr>
        <w:t>cùng</w:t>
      </w:r>
      <w:proofErr w:type="spellEnd"/>
      <w:r w:rsidR="00187F27" w:rsidRPr="00DC4FDF">
        <w:rPr>
          <w:sz w:val="28"/>
          <w:szCs w:val="28"/>
        </w:rPr>
        <w:t xml:space="preserve"> </w:t>
      </w:r>
      <w:proofErr w:type="spellStart"/>
      <w:r w:rsidR="00187F27" w:rsidRPr="00DC4FDF">
        <w:rPr>
          <w:sz w:val="28"/>
          <w:szCs w:val="28"/>
        </w:rPr>
        <w:t>khóa</w:t>
      </w:r>
      <w:proofErr w:type="spellEnd"/>
      <w:r w:rsidR="00187F27" w:rsidRPr="00DC4FDF">
        <w:rPr>
          <w:sz w:val="28"/>
          <w:szCs w:val="28"/>
        </w:rPr>
        <w:t xml:space="preserve"> </w:t>
      </w:r>
      <w:proofErr w:type="spellStart"/>
      <w:r w:rsidR="00187F27" w:rsidRPr="00DC4FDF">
        <w:rPr>
          <w:sz w:val="28"/>
          <w:szCs w:val="28"/>
        </w:rPr>
        <w:t>bí</w:t>
      </w:r>
      <w:proofErr w:type="spellEnd"/>
      <w:r w:rsidR="00187F27" w:rsidRPr="00DC4FDF">
        <w:rPr>
          <w:sz w:val="28"/>
          <w:szCs w:val="28"/>
        </w:rPr>
        <w:t xml:space="preserve"> </w:t>
      </w:r>
      <w:proofErr w:type="spellStart"/>
      <w:r w:rsidR="00187F27" w:rsidRPr="00DC4FDF">
        <w:rPr>
          <w:sz w:val="28"/>
          <w:szCs w:val="28"/>
        </w:rPr>
        <w:t>mật</w:t>
      </w:r>
      <w:proofErr w:type="spellEnd"/>
      <w:r w:rsidR="00187F27" w:rsidRPr="00DC4FDF">
        <w:rPr>
          <w:sz w:val="28"/>
          <w:szCs w:val="28"/>
        </w:rPr>
        <w:t xml:space="preserve"> </w:t>
      </w:r>
      <w:proofErr w:type="spellStart"/>
      <w:r w:rsidR="00187F27" w:rsidRPr="00DC4FDF">
        <w:rPr>
          <w:sz w:val="28"/>
          <w:szCs w:val="28"/>
        </w:rPr>
        <w:t>đã</w:t>
      </w:r>
      <w:proofErr w:type="spellEnd"/>
      <w:r w:rsidR="00187F27" w:rsidRPr="00DC4FDF">
        <w:rPr>
          <w:sz w:val="28"/>
          <w:szCs w:val="28"/>
        </w:rPr>
        <w:t xml:space="preserve"> </w:t>
      </w:r>
      <w:proofErr w:type="spellStart"/>
      <w:r w:rsidR="00187F27" w:rsidRPr="00DC4FDF">
        <w:rPr>
          <w:sz w:val="28"/>
          <w:szCs w:val="28"/>
        </w:rPr>
        <w:t>dùng</w:t>
      </w:r>
      <w:proofErr w:type="spellEnd"/>
      <w:r w:rsidR="00187F27" w:rsidRPr="00DC4FDF">
        <w:rPr>
          <w:sz w:val="28"/>
          <w:szCs w:val="28"/>
        </w:rPr>
        <w:t xml:space="preserve"> </w:t>
      </w:r>
      <w:proofErr w:type="spellStart"/>
      <w:r w:rsidR="00187F27" w:rsidRPr="00DC4FDF">
        <w:rPr>
          <w:sz w:val="28"/>
          <w:szCs w:val="28"/>
        </w:rPr>
        <w:t>trong</w:t>
      </w:r>
      <w:proofErr w:type="spellEnd"/>
      <w:r w:rsidR="00187F27" w:rsidRPr="00DC4FDF">
        <w:rPr>
          <w:sz w:val="28"/>
          <w:szCs w:val="28"/>
        </w:rPr>
        <w:t xml:space="preserve"> </w:t>
      </w:r>
      <w:proofErr w:type="spellStart"/>
      <w:r w:rsidR="00187F27" w:rsidRPr="00DC4FDF">
        <w:rPr>
          <w:sz w:val="28"/>
          <w:szCs w:val="28"/>
        </w:rPr>
        <w:t>quá</w:t>
      </w:r>
      <w:proofErr w:type="spellEnd"/>
      <w:r w:rsidR="00187F27" w:rsidRPr="00DC4FDF">
        <w:rPr>
          <w:sz w:val="28"/>
          <w:szCs w:val="28"/>
        </w:rPr>
        <w:t xml:space="preserve"> </w:t>
      </w:r>
      <w:proofErr w:type="spellStart"/>
      <w:r w:rsidR="00187F27" w:rsidRPr="00DC4FDF">
        <w:rPr>
          <w:sz w:val="28"/>
          <w:szCs w:val="28"/>
        </w:rPr>
        <w:t>trình</w:t>
      </w:r>
      <w:proofErr w:type="spellEnd"/>
      <w:r w:rsidR="00187F27" w:rsidRPr="00DC4FDF">
        <w:rPr>
          <w:sz w:val="28"/>
          <w:szCs w:val="28"/>
        </w:rPr>
        <w:t xml:space="preserve"> </w:t>
      </w:r>
      <w:proofErr w:type="spellStart"/>
      <w:r w:rsidR="00187F27" w:rsidRPr="00DC4FDF">
        <w:rPr>
          <w:sz w:val="28"/>
          <w:szCs w:val="28"/>
        </w:rPr>
        <w:t>mã</w:t>
      </w:r>
      <w:proofErr w:type="spellEnd"/>
      <w:r w:rsidR="00187F27" w:rsidRPr="00DC4FDF">
        <w:rPr>
          <w:sz w:val="28"/>
          <w:szCs w:val="28"/>
        </w:rPr>
        <w:t xml:space="preserve"> </w:t>
      </w:r>
      <w:proofErr w:type="spellStart"/>
      <w:r w:rsidR="00187F27" w:rsidRPr="00DC4FDF">
        <w:rPr>
          <w:sz w:val="28"/>
          <w:szCs w:val="28"/>
        </w:rPr>
        <w:t>hóa</w:t>
      </w:r>
      <w:proofErr w:type="spellEnd"/>
      <w:r w:rsidR="00187F27" w:rsidRPr="00DC4FDF">
        <w:rPr>
          <w:sz w:val="28"/>
          <w:szCs w:val="28"/>
        </w:rPr>
        <w:t>.</w:t>
      </w:r>
    </w:p>
    <w:p w14:paraId="1E610BF6" w14:textId="77777777" w:rsidR="00187F27" w:rsidRPr="00DC4FDF" w:rsidRDefault="00187F27" w:rsidP="00043AAD">
      <w:pPr>
        <w:pStyle w:val="ThngthngWeb"/>
        <w:ind w:firstLine="720"/>
        <w:rPr>
          <w:sz w:val="28"/>
          <w:szCs w:val="28"/>
        </w:rPr>
      </w:pPr>
      <w:proofErr w:type="spellStart"/>
      <w:r w:rsidRPr="00DC4FDF">
        <w:rPr>
          <w:sz w:val="28"/>
          <w:szCs w:val="28"/>
        </w:rPr>
        <w:t>Mô</w:t>
      </w:r>
      <w:proofErr w:type="spellEnd"/>
      <w:r w:rsidRPr="00DC4FDF">
        <w:rPr>
          <w:sz w:val="28"/>
          <w:szCs w:val="28"/>
        </w:rPr>
        <w:t xml:space="preserve"> </w:t>
      </w:r>
      <w:proofErr w:type="spellStart"/>
      <w:r w:rsidRPr="00DC4FDF">
        <w:rPr>
          <w:sz w:val="28"/>
          <w:szCs w:val="28"/>
        </w:rPr>
        <w:t>hình</w:t>
      </w:r>
      <w:proofErr w:type="spellEnd"/>
      <w:r w:rsidRPr="00DC4FDF">
        <w:rPr>
          <w:sz w:val="28"/>
          <w:szCs w:val="28"/>
        </w:rPr>
        <w:t xml:space="preserve"> </w:t>
      </w:r>
      <w:proofErr w:type="spellStart"/>
      <w:r w:rsidRPr="00DC4FDF">
        <w:rPr>
          <w:sz w:val="28"/>
          <w:szCs w:val="28"/>
        </w:rPr>
        <w:t>hoạt</w:t>
      </w:r>
      <w:proofErr w:type="spellEnd"/>
      <w:r w:rsidRPr="00DC4FDF">
        <w:rPr>
          <w:sz w:val="28"/>
          <w:szCs w:val="28"/>
        </w:rPr>
        <w:t xml:space="preserve"> </w:t>
      </w:r>
      <w:proofErr w:type="spellStart"/>
      <w:r w:rsidRPr="00DC4FDF">
        <w:rPr>
          <w:sz w:val="28"/>
          <w:szCs w:val="28"/>
        </w:rPr>
        <w:t>động</w:t>
      </w:r>
      <w:proofErr w:type="spellEnd"/>
      <w:r w:rsidRPr="00DC4FDF">
        <w:rPr>
          <w:sz w:val="28"/>
          <w:szCs w:val="28"/>
        </w:rPr>
        <w:t xml:space="preserve"> </w:t>
      </w:r>
      <w:proofErr w:type="spellStart"/>
      <w:r w:rsidRPr="00DC4FDF">
        <w:rPr>
          <w:sz w:val="28"/>
          <w:szCs w:val="28"/>
        </w:rPr>
        <w:t>của</w:t>
      </w:r>
      <w:proofErr w:type="spellEnd"/>
      <w:r w:rsidRPr="00DC4FDF">
        <w:rPr>
          <w:sz w:val="28"/>
          <w:szCs w:val="28"/>
        </w:rPr>
        <w:t xml:space="preserve"> </w:t>
      </w:r>
      <w:proofErr w:type="spellStart"/>
      <w:r w:rsidRPr="00DC4FDF">
        <w:rPr>
          <w:sz w:val="28"/>
          <w:szCs w:val="28"/>
        </w:rPr>
        <w:t>hệ</w:t>
      </w:r>
      <w:proofErr w:type="spellEnd"/>
      <w:r w:rsidRPr="00DC4FDF">
        <w:rPr>
          <w:sz w:val="28"/>
          <w:szCs w:val="28"/>
        </w:rPr>
        <w:t xml:space="preserve"> </w:t>
      </w:r>
      <w:proofErr w:type="spellStart"/>
      <w:r w:rsidRPr="00DC4FDF">
        <w:rPr>
          <w:sz w:val="28"/>
          <w:szCs w:val="28"/>
        </w:rPr>
        <w:t>mã</w:t>
      </w:r>
      <w:proofErr w:type="spellEnd"/>
      <w:r w:rsidRPr="00DC4FDF">
        <w:rPr>
          <w:sz w:val="28"/>
          <w:szCs w:val="28"/>
        </w:rPr>
        <w:t xml:space="preserve"> </w:t>
      </w:r>
      <w:proofErr w:type="spellStart"/>
      <w:r w:rsidRPr="00DC4FDF">
        <w:rPr>
          <w:sz w:val="28"/>
          <w:szCs w:val="28"/>
        </w:rPr>
        <w:t>hóa</w:t>
      </w:r>
      <w:proofErr w:type="spellEnd"/>
      <w:r w:rsidRPr="00DC4FDF">
        <w:rPr>
          <w:sz w:val="28"/>
          <w:szCs w:val="28"/>
        </w:rPr>
        <w:t xml:space="preserve"> </w:t>
      </w:r>
      <w:proofErr w:type="spellStart"/>
      <w:r w:rsidRPr="00DC4FDF">
        <w:rPr>
          <w:sz w:val="28"/>
          <w:szCs w:val="28"/>
        </w:rPr>
        <w:t>đối</w:t>
      </w:r>
      <w:proofErr w:type="spellEnd"/>
      <w:r w:rsidRPr="00DC4FDF">
        <w:rPr>
          <w:sz w:val="28"/>
          <w:szCs w:val="28"/>
        </w:rPr>
        <w:t xml:space="preserve"> </w:t>
      </w:r>
      <w:proofErr w:type="spellStart"/>
      <w:r w:rsidRPr="00DC4FDF">
        <w:rPr>
          <w:sz w:val="28"/>
          <w:szCs w:val="28"/>
        </w:rPr>
        <w:t>xứng</w:t>
      </w:r>
      <w:proofErr w:type="spellEnd"/>
      <w:r w:rsidRPr="00DC4FDF">
        <w:rPr>
          <w:sz w:val="28"/>
          <w:szCs w:val="28"/>
        </w:rPr>
        <w:t xml:space="preserve"> </w:t>
      </w:r>
      <w:proofErr w:type="spellStart"/>
      <w:r w:rsidRPr="00DC4FDF">
        <w:rPr>
          <w:sz w:val="28"/>
          <w:szCs w:val="28"/>
        </w:rPr>
        <w:t>được</w:t>
      </w:r>
      <w:proofErr w:type="spellEnd"/>
      <w:r w:rsidRPr="00DC4FDF">
        <w:rPr>
          <w:sz w:val="28"/>
          <w:szCs w:val="28"/>
        </w:rPr>
        <w:t xml:space="preserve"> </w:t>
      </w:r>
      <w:proofErr w:type="spellStart"/>
      <w:r w:rsidRPr="00DC4FDF">
        <w:rPr>
          <w:sz w:val="28"/>
          <w:szCs w:val="28"/>
        </w:rPr>
        <w:t>mô</w:t>
      </w:r>
      <w:proofErr w:type="spellEnd"/>
      <w:r w:rsidRPr="00DC4FDF">
        <w:rPr>
          <w:sz w:val="28"/>
          <w:szCs w:val="28"/>
        </w:rPr>
        <w:t xml:space="preserve"> </w:t>
      </w:r>
      <w:proofErr w:type="spellStart"/>
      <w:r w:rsidRPr="00DC4FDF">
        <w:rPr>
          <w:sz w:val="28"/>
          <w:szCs w:val="28"/>
        </w:rPr>
        <w:t>tả</w:t>
      </w:r>
      <w:proofErr w:type="spellEnd"/>
      <w:r w:rsidRPr="00DC4FDF">
        <w:rPr>
          <w:sz w:val="28"/>
          <w:szCs w:val="28"/>
        </w:rPr>
        <w:t xml:space="preserve"> </w:t>
      </w:r>
      <w:proofErr w:type="spellStart"/>
      <w:r w:rsidRPr="00DC4FDF">
        <w:rPr>
          <w:sz w:val="28"/>
          <w:szCs w:val="28"/>
        </w:rPr>
        <w:t>như</w:t>
      </w:r>
      <w:proofErr w:type="spellEnd"/>
      <w:r w:rsidRPr="00DC4FDF">
        <w:rPr>
          <w:sz w:val="28"/>
          <w:szCs w:val="28"/>
        </w:rPr>
        <w:t xml:space="preserve"> </w:t>
      </w:r>
      <w:proofErr w:type="spellStart"/>
      <w:r w:rsidRPr="00DC4FDF">
        <w:rPr>
          <w:sz w:val="28"/>
          <w:szCs w:val="28"/>
        </w:rPr>
        <w:t>sau</w:t>
      </w:r>
      <w:proofErr w:type="spellEnd"/>
      <w:r w:rsidRPr="00DC4FDF">
        <w:rPr>
          <w:sz w:val="28"/>
          <w:szCs w:val="28"/>
        </w:rPr>
        <w:t>:</w:t>
      </w:r>
    </w:p>
    <w:p w14:paraId="0C14AE1E" w14:textId="77777777" w:rsidR="00187F27" w:rsidRPr="00DC4FDF" w:rsidRDefault="00187F27" w:rsidP="00187F27">
      <w:pPr>
        <w:pStyle w:val="ThngthngWeb"/>
        <w:rPr>
          <w:sz w:val="28"/>
          <w:szCs w:val="28"/>
        </w:rPr>
      </w:pPr>
      <w:r w:rsidRPr="00DC4FDF">
        <w:rPr>
          <w:noProof/>
          <w:sz w:val="28"/>
          <w:szCs w:val="28"/>
        </w:rPr>
        <w:drawing>
          <wp:inline distT="0" distB="0" distL="114300" distR="114300" wp14:anchorId="5FD1871D" wp14:editId="0439562E">
            <wp:extent cx="5010150" cy="3467100"/>
            <wp:effectExtent l="0" t="0" r="3810" b="7620"/>
            <wp:docPr id="4099608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3"/>
                    <a:stretch>
                      <a:fillRect/>
                    </a:stretch>
                  </pic:blipFill>
                  <pic:spPr>
                    <a:xfrm>
                      <a:off x="0" y="0"/>
                      <a:ext cx="5010150" cy="3467100"/>
                    </a:xfrm>
                    <a:prstGeom prst="rect">
                      <a:avLst/>
                    </a:prstGeom>
                    <a:noFill/>
                    <a:ln>
                      <a:noFill/>
                    </a:ln>
                  </pic:spPr>
                </pic:pic>
              </a:graphicData>
            </a:graphic>
          </wp:inline>
        </w:drawing>
      </w:r>
    </w:p>
    <w:p w14:paraId="10686EE5" w14:textId="77777777" w:rsidR="00187F27" w:rsidRPr="00F32C3C" w:rsidRDefault="00187F27" w:rsidP="00F32C3C">
      <w:pPr>
        <w:pStyle w:val="ThngthngWeb"/>
        <w:rPr>
          <w:sz w:val="28"/>
          <w:szCs w:val="28"/>
          <w:lang w:val="vi-VN"/>
        </w:rPr>
      </w:pPr>
    </w:p>
    <w:p w14:paraId="1173114C" w14:textId="77777777" w:rsidR="00187F27" w:rsidRPr="00DC4FDF" w:rsidRDefault="00187F27" w:rsidP="00043AAD">
      <w:pPr>
        <w:pStyle w:val="ThngthngWeb"/>
        <w:ind w:firstLine="720"/>
        <w:rPr>
          <w:sz w:val="28"/>
          <w:szCs w:val="28"/>
        </w:rPr>
      </w:pPr>
      <w:proofErr w:type="spellStart"/>
      <w:r w:rsidRPr="00DC4FDF">
        <w:rPr>
          <w:sz w:val="28"/>
          <w:szCs w:val="28"/>
        </w:rPr>
        <w:lastRenderedPageBreak/>
        <w:t>Mã</w:t>
      </w:r>
      <w:proofErr w:type="spellEnd"/>
      <w:r w:rsidRPr="00DC4FDF">
        <w:rPr>
          <w:sz w:val="28"/>
          <w:szCs w:val="28"/>
        </w:rPr>
        <w:t xml:space="preserve"> </w:t>
      </w:r>
      <w:proofErr w:type="spellStart"/>
      <w:r w:rsidRPr="00DC4FDF">
        <w:rPr>
          <w:sz w:val="28"/>
          <w:szCs w:val="28"/>
        </w:rPr>
        <w:t>hóa</w:t>
      </w:r>
      <w:proofErr w:type="spellEnd"/>
      <w:r w:rsidRPr="00DC4FDF">
        <w:rPr>
          <w:sz w:val="28"/>
          <w:szCs w:val="28"/>
        </w:rPr>
        <w:t xml:space="preserve"> </w:t>
      </w:r>
      <w:proofErr w:type="spellStart"/>
      <w:r w:rsidRPr="00DC4FDF">
        <w:rPr>
          <w:sz w:val="28"/>
          <w:szCs w:val="28"/>
        </w:rPr>
        <w:t>đối</w:t>
      </w:r>
      <w:proofErr w:type="spellEnd"/>
      <w:r w:rsidRPr="00DC4FDF">
        <w:rPr>
          <w:sz w:val="28"/>
          <w:szCs w:val="28"/>
        </w:rPr>
        <w:t xml:space="preserve"> </w:t>
      </w:r>
      <w:proofErr w:type="spellStart"/>
      <w:r w:rsidRPr="00DC4FDF">
        <w:rPr>
          <w:sz w:val="28"/>
          <w:szCs w:val="28"/>
        </w:rPr>
        <w:t>xứng</w:t>
      </w:r>
      <w:proofErr w:type="spellEnd"/>
      <w:r w:rsidRPr="00DC4FDF">
        <w:rPr>
          <w:sz w:val="28"/>
          <w:szCs w:val="28"/>
        </w:rPr>
        <w:t xml:space="preserve"> </w:t>
      </w:r>
      <w:proofErr w:type="spellStart"/>
      <w:r w:rsidRPr="00DC4FDF">
        <w:rPr>
          <w:sz w:val="28"/>
          <w:szCs w:val="28"/>
        </w:rPr>
        <w:t>được</w:t>
      </w:r>
      <w:proofErr w:type="spellEnd"/>
      <w:r w:rsidRPr="00DC4FDF">
        <w:rPr>
          <w:sz w:val="28"/>
          <w:szCs w:val="28"/>
        </w:rPr>
        <w:t xml:space="preserve"> </w:t>
      </w:r>
      <w:proofErr w:type="spellStart"/>
      <w:r w:rsidRPr="00DC4FDF">
        <w:rPr>
          <w:sz w:val="28"/>
          <w:szCs w:val="28"/>
        </w:rPr>
        <w:t>sử</w:t>
      </w:r>
      <w:proofErr w:type="spellEnd"/>
      <w:r w:rsidRPr="00DC4FDF">
        <w:rPr>
          <w:sz w:val="28"/>
          <w:szCs w:val="28"/>
        </w:rPr>
        <w:t xml:space="preserve"> </w:t>
      </w:r>
      <w:proofErr w:type="spellStart"/>
      <w:r w:rsidRPr="00DC4FDF">
        <w:rPr>
          <w:sz w:val="28"/>
          <w:szCs w:val="28"/>
        </w:rPr>
        <w:t>dụng</w:t>
      </w:r>
      <w:proofErr w:type="spellEnd"/>
      <w:r w:rsidRPr="00DC4FDF">
        <w:rPr>
          <w:sz w:val="28"/>
          <w:szCs w:val="28"/>
        </w:rPr>
        <w:t xml:space="preserve"> </w:t>
      </w:r>
      <w:proofErr w:type="spellStart"/>
      <w:r w:rsidRPr="00DC4FDF">
        <w:rPr>
          <w:sz w:val="28"/>
          <w:szCs w:val="28"/>
        </w:rPr>
        <w:t>rộng</w:t>
      </w:r>
      <w:proofErr w:type="spellEnd"/>
      <w:r w:rsidRPr="00DC4FDF">
        <w:rPr>
          <w:sz w:val="28"/>
          <w:szCs w:val="28"/>
        </w:rPr>
        <w:t xml:space="preserve"> </w:t>
      </w:r>
      <w:proofErr w:type="spellStart"/>
      <w:r w:rsidRPr="00DC4FDF">
        <w:rPr>
          <w:sz w:val="28"/>
          <w:szCs w:val="28"/>
        </w:rPr>
        <w:t>rãi</w:t>
      </w:r>
      <w:proofErr w:type="spellEnd"/>
      <w:r w:rsidRPr="00DC4FDF">
        <w:rPr>
          <w:sz w:val="28"/>
          <w:szCs w:val="28"/>
        </w:rPr>
        <w:t xml:space="preserve"> </w:t>
      </w:r>
      <w:proofErr w:type="spellStart"/>
      <w:r w:rsidRPr="00DC4FDF">
        <w:rPr>
          <w:sz w:val="28"/>
          <w:szCs w:val="28"/>
        </w:rPr>
        <w:t>trong</w:t>
      </w:r>
      <w:proofErr w:type="spellEnd"/>
      <w:r w:rsidRPr="00DC4FDF">
        <w:rPr>
          <w:sz w:val="28"/>
          <w:szCs w:val="28"/>
        </w:rPr>
        <w:t xml:space="preserve"> </w:t>
      </w:r>
      <w:proofErr w:type="spellStart"/>
      <w:r w:rsidRPr="00DC4FDF">
        <w:rPr>
          <w:sz w:val="28"/>
          <w:szCs w:val="28"/>
        </w:rPr>
        <w:t>thực</w:t>
      </w:r>
      <w:proofErr w:type="spellEnd"/>
      <w:r w:rsidRPr="00DC4FDF">
        <w:rPr>
          <w:sz w:val="28"/>
          <w:szCs w:val="28"/>
        </w:rPr>
        <w:t xml:space="preserve"> </w:t>
      </w:r>
      <w:proofErr w:type="spellStart"/>
      <w:r w:rsidRPr="00DC4FDF">
        <w:rPr>
          <w:sz w:val="28"/>
          <w:szCs w:val="28"/>
        </w:rPr>
        <w:t>tế</w:t>
      </w:r>
      <w:proofErr w:type="spellEnd"/>
      <w:r w:rsidRPr="00DC4FDF">
        <w:rPr>
          <w:sz w:val="28"/>
          <w:szCs w:val="28"/>
        </w:rPr>
        <w:t xml:space="preserve"> </w:t>
      </w:r>
      <w:proofErr w:type="spellStart"/>
      <w:r w:rsidRPr="00DC4FDF">
        <w:rPr>
          <w:sz w:val="28"/>
          <w:szCs w:val="28"/>
        </w:rPr>
        <w:t>nhờ</w:t>
      </w:r>
      <w:proofErr w:type="spellEnd"/>
      <w:r w:rsidRPr="00DC4FDF">
        <w:rPr>
          <w:sz w:val="28"/>
          <w:szCs w:val="28"/>
        </w:rPr>
        <w:t xml:space="preserve"> </w:t>
      </w:r>
      <w:proofErr w:type="spellStart"/>
      <w:r w:rsidRPr="00DC4FDF">
        <w:rPr>
          <w:sz w:val="28"/>
          <w:szCs w:val="28"/>
        </w:rPr>
        <w:t>ưu</w:t>
      </w:r>
      <w:proofErr w:type="spellEnd"/>
      <w:r w:rsidRPr="00DC4FDF">
        <w:rPr>
          <w:sz w:val="28"/>
          <w:szCs w:val="28"/>
        </w:rPr>
        <w:t xml:space="preserve"> </w:t>
      </w:r>
      <w:proofErr w:type="spellStart"/>
      <w:r w:rsidRPr="00DC4FDF">
        <w:rPr>
          <w:sz w:val="28"/>
          <w:szCs w:val="28"/>
        </w:rPr>
        <w:t>điểm</w:t>
      </w:r>
      <w:proofErr w:type="spellEnd"/>
      <w:r w:rsidRPr="00DC4FDF">
        <w:rPr>
          <w:sz w:val="28"/>
          <w:szCs w:val="28"/>
        </w:rPr>
        <w:t xml:space="preserve"> </w:t>
      </w:r>
      <w:proofErr w:type="spellStart"/>
      <w:r w:rsidRPr="00DC4FDF">
        <w:rPr>
          <w:sz w:val="28"/>
          <w:szCs w:val="28"/>
        </w:rPr>
        <w:t>tốc</w:t>
      </w:r>
      <w:proofErr w:type="spellEnd"/>
      <w:r w:rsidRPr="00DC4FDF">
        <w:rPr>
          <w:sz w:val="28"/>
          <w:szCs w:val="28"/>
        </w:rPr>
        <w:t xml:space="preserve"> </w:t>
      </w:r>
      <w:proofErr w:type="spellStart"/>
      <w:r w:rsidRPr="00DC4FDF">
        <w:rPr>
          <w:sz w:val="28"/>
          <w:szCs w:val="28"/>
        </w:rPr>
        <w:t>độ</w:t>
      </w:r>
      <w:proofErr w:type="spellEnd"/>
      <w:r w:rsidRPr="00DC4FDF">
        <w:rPr>
          <w:sz w:val="28"/>
          <w:szCs w:val="28"/>
        </w:rPr>
        <w:t xml:space="preserve"> </w:t>
      </w:r>
      <w:proofErr w:type="spellStart"/>
      <w:r w:rsidRPr="00DC4FDF">
        <w:rPr>
          <w:sz w:val="28"/>
          <w:szCs w:val="28"/>
        </w:rPr>
        <w:t>xử</w:t>
      </w:r>
      <w:proofErr w:type="spellEnd"/>
      <w:r w:rsidRPr="00DC4FDF">
        <w:rPr>
          <w:sz w:val="28"/>
          <w:szCs w:val="28"/>
        </w:rPr>
        <w:t xml:space="preserve"> </w:t>
      </w:r>
      <w:proofErr w:type="spellStart"/>
      <w:r w:rsidRPr="00DC4FDF">
        <w:rPr>
          <w:sz w:val="28"/>
          <w:szCs w:val="28"/>
        </w:rPr>
        <w:t>lý</w:t>
      </w:r>
      <w:proofErr w:type="spellEnd"/>
      <w:r w:rsidRPr="00DC4FDF">
        <w:rPr>
          <w:sz w:val="28"/>
          <w:szCs w:val="28"/>
        </w:rPr>
        <w:t xml:space="preserve"> </w:t>
      </w:r>
      <w:proofErr w:type="spellStart"/>
      <w:r w:rsidRPr="00DC4FDF">
        <w:rPr>
          <w:sz w:val="28"/>
          <w:szCs w:val="28"/>
        </w:rPr>
        <w:t>nhanh</w:t>
      </w:r>
      <w:proofErr w:type="spellEnd"/>
      <w:r w:rsidRPr="00DC4FDF">
        <w:rPr>
          <w:sz w:val="28"/>
          <w:szCs w:val="28"/>
        </w:rPr>
        <w:t xml:space="preserve">, </w:t>
      </w:r>
      <w:proofErr w:type="spellStart"/>
      <w:r w:rsidRPr="00DC4FDF">
        <w:rPr>
          <w:sz w:val="28"/>
          <w:szCs w:val="28"/>
        </w:rPr>
        <w:t>hiệu</w:t>
      </w:r>
      <w:proofErr w:type="spellEnd"/>
      <w:r w:rsidRPr="00DC4FDF">
        <w:rPr>
          <w:sz w:val="28"/>
          <w:szCs w:val="28"/>
        </w:rPr>
        <w:t xml:space="preserve"> </w:t>
      </w:r>
      <w:proofErr w:type="spellStart"/>
      <w:r w:rsidRPr="00DC4FDF">
        <w:rPr>
          <w:sz w:val="28"/>
          <w:szCs w:val="28"/>
        </w:rPr>
        <w:t>quả</w:t>
      </w:r>
      <w:proofErr w:type="spellEnd"/>
      <w:r w:rsidRPr="00DC4FDF">
        <w:rPr>
          <w:sz w:val="28"/>
          <w:szCs w:val="28"/>
        </w:rPr>
        <w:t xml:space="preserve"> </w:t>
      </w:r>
      <w:proofErr w:type="spellStart"/>
      <w:r w:rsidRPr="00DC4FDF">
        <w:rPr>
          <w:sz w:val="28"/>
          <w:szCs w:val="28"/>
        </w:rPr>
        <w:t>cao</w:t>
      </w:r>
      <w:proofErr w:type="spellEnd"/>
      <w:r w:rsidRPr="00DC4FDF">
        <w:rPr>
          <w:sz w:val="28"/>
          <w:szCs w:val="28"/>
        </w:rPr>
        <w:t xml:space="preserve"> </w:t>
      </w:r>
      <w:proofErr w:type="spellStart"/>
      <w:r w:rsidRPr="00DC4FDF">
        <w:rPr>
          <w:sz w:val="28"/>
          <w:szCs w:val="28"/>
        </w:rPr>
        <w:t>và</w:t>
      </w:r>
      <w:proofErr w:type="spellEnd"/>
      <w:r w:rsidRPr="00DC4FDF">
        <w:rPr>
          <w:sz w:val="28"/>
          <w:szCs w:val="28"/>
        </w:rPr>
        <w:t xml:space="preserve"> </w:t>
      </w:r>
      <w:proofErr w:type="spellStart"/>
      <w:r w:rsidRPr="00DC4FDF">
        <w:rPr>
          <w:sz w:val="28"/>
          <w:szCs w:val="28"/>
        </w:rPr>
        <w:t>phù</w:t>
      </w:r>
      <w:proofErr w:type="spellEnd"/>
      <w:r w:rsidRPr="00DC4FDF">
        <w:rPr>
          <w:sz w:val="28"/>
          <w:szCs w:val="28"/>
        </w:rPr>
        <w:t xml:space="preserve"> </w:t>
      </w:r>
      <w:proofErr w:type="spellStart"/>
      <w:r w:rsidRPr="00DC4FDF">
        <w:rPr>
          <w:sz w:val="28"/>
          <w:szCs w:val="28"/>
        </w:rPr>
        <w:t>hợp</w:t>
      </w:r>
      <w:proofErr w:type="spellEnd"/>
      <w:r w:rsidRPr="00DC4FDF">
        <w:rPr>
          <w:sz w:val="28"/>
          <w:szCs w:val="28"/>
        </w:rPr>
        <w:t xml:space="preserve"> </w:t>
      </w:r>
      <w:proofErr w:type="spellStart"/>
      <w:r w:rsidRPr="00DC4FDF">
        <w:rPr>
          <w:sz w:val="28"/>
          <w:szCs w:val="28"/>
        </w:rPr>
        <w:t>với</w:t>
      </w:r>
      <w:proofErr w:type="spellEnd"/>
      <w:r w:rsidRPr="00DC4FDF">
        <w:rPr>
          <w:sz w:val="28"/>
          <w:szCs w:val="28"/>
        </w:rPr>
        <w:t xml:space="preserve"> </w:t>
      </w:r>
      <w:proofErr w:type="spellStart"/>
      <w:r w:rsidRPr="00DC4FDF">
        <w:rPr>
          <w:sz w:val="28"/>
          <w:szCs w:val="28"/>
        </w:rPr>
        <w:t>việc</w:t>
      </w:r>
      <w:proofErr w:type="spellEnd"/>
      <w:r w:rsidRPr="00DC4FDF">
        <w:rPr>
          <w:sz w:val="28"/>
          <w:szCs w:val="28"/>
        </w:rPr>
        <w:t xml:space="preserve"> </w:t>
      </w:r>
      <w:proofErr w:type="spellStart"/>
      <w:r w:rsidRPr="00DC4FDF">
        <w:rPr>
          <w:sz w:val="28"/>
          <w:szCs w:val="28"/>
        </w:rPr>
        <w:t>bảo</w:t>
      </w:r>
      <w:proofErr w:type="spellEnd"/>
      <w:r w:rsidRPr="00DC4FDF">
        <w:rPr>
          <w:sz w:val="28"/>
          <w:szCs w:val="28"/>
        </w:rPr>
        <w:t xml:space="preserve"> </w:t>
      </w:r>
      <w:proofErr w:type="spellStart"/>
      <w:r w:rsidRPr="00DC4FDF">
        <w:rPr>
          <w:sz w:val="28"/>
          <w:szCs w:val="28"/>
        </w:rPr>
        <w:t>vệ</w:t>
      </w:r>
      <w:proofErr w:type="spellEnd"/>
      <w:r w:rsidRPr="00DC4FDF">
        <w:rPr>
          <w:sz w:val="28"/>
          <w:szCs w:val="28"/>
        </w:rPr>
        <w:t xml:space="preserve"> </w:t>
      </w:r>
      <w:proofErr w:type="spellStart"/>
      <w:r w:rsidRPr="00DC4FDF">
        <w:rPr>
          <w:sz w:val="28"/>
          <w:szCs w:val="28"/>
        </w:rPr>
        <w:t>khối</w:t>
      </w:r>
      <w:proofErr w:type="spellEnd"/>
      <w:r w:rsidRPr="00DC4FDF">
        <w:rPr>
          <w:sz w:val="28"/>
          <w:szCs w:val="28"/>
        </w:rPr>
        <w:t xml:space="preserve"> </w:t>
      </w:r>
      <w:proofErr w:type="spellStart"/>
      <w:r w:rsidRPr="00DC4FDF">
        <w:rPr>
          <w:sz w:val="28"/>
          <w:szCs w:val="28"/>
        </w:rPr>
        <w:t>lượng</w:t>
      </w:r>
      <w:proofErr w:type="spellEnd"/>
      <w:r w:rsidRPr="00DC4FDF">
        <w:rPr>
          <w:sz w:val="28"/>
          <w:szCs w:val="28"/>
        </w:rPr>
        <w:t xml:space="preserve"> </w:t>
      </w:r>
      <w:proofErr w:type="spellStart"/>
      <w:r w:rsidRPr="00DC4FDF">
        <w:rPr>
          <w:sz w:val="28"/>
          <w:szCs w:val="28"/>
        </w:rPr>
        <w:t>dữ</w:t>
      </w:r>
      <w:proofErr w:type="spellEnd"/>
      <w:r w:rsidRPr="00DC4FDF">
        <w:rPr>
          <w:sz w:val="28"/>
          <w:szCs w:val="28"/>
        </w:rPr>
        <w:t xml:space="preserve"> </w:t>
      </w:r>
      <w:proofErr w:type="spellStart"/>
      <w:r w:rsidRPr="00DC4FDF">
        <w:rPr>
          <w:sz w:val="28"/>
          <w:szCs w:val="28"/>
        </w:rPr>
        <w:t>liệu</w:t>
      </w:r>
      <w:proofErr w:type="spellEnd"/>
      <w:r w:rsidRPr="00DC4FDF">
        <w:rPr>
          <w:sz w:val="28"/>
          <w:szCs w:val="28"/>
        </w:rPr>
        <w:t xml:space="preserve"> </w:t>
      </w:r>
      <w:proofErr w:type="spellStart"/>
      <w:r w:rsidRPr="00DC4FDF">
        <w:rPr>
          <w:sz w:val="28"/>
          <w:szCs w:val="28"/>
        </w:rPr>
        <w:t>lớn</w:t>
      </w:r>
      <w:proofErr w:type="spellEnd"/>
      <w:r w:rsidRPr="00DC4FDF">
        <w:rPr>
          <w:sz w:val="28"/>
          <w:szCs w:val="28"/>
        </w:rPr>
        <w:t xml:space="preserve">. </w:t>
      </w:r>
      <w:proofErr w:type="spellStart"/>
      <w:r w:rsidRPr="00DC4FDF">
        <w:rPr>
          <w:sz w:val="28"/>
          <w:szCs w:val="28"/>
        </w:rPr>
        <w:t>Một</w:t>
      </w:r>
      <w:proofErr w:type="spellEnd"/>
      <w:r w:rsidRPr="00DC4FDF">
        <w:rPr>
          <w:sz w:val="28"/>
          <w:szCs w:val="28"/>
        </w:rPr>
        <w:t xml:space="preserve"> </w:t>
      </w:r>
      <w:proofErr w:type="spellStart"/>
      <w:r w:rsidRPr="00DC4FDF">
        <w:rPr>
          <w:sz w:val="28"/>
          <w:szCs w:val="28"/>
        </w:rPr>
        <w:t>số</w:t>
      </w:r>
      <w:proofErr w:type="spellEnd"/>
      <w:r w:rsidRPr="00DC4FDF">
        <w:rPr>
          <w:sz w:val="28"/>
          <w:szCs w:val="28"/>
        </w:rPr>
        <w:t xml:space="preserve"> </w:t>
      </w:r>
      <w:proofErr w:type="spellStart"/>
      <w:r w:rsidRPr="00DC4FDF">
        <w:rPr>
          <w:sz w:val="28"/>
          <w:szCs w:val="28"/>
        </w:rPr>
        <w:t>thuật</w:t>
      </w:r>
      <w:proofErr w:type="spellEnd"/>
      <w:r w:rsidRPr="00DC4FDF">
        <w:rPr>
          <w:sz w:val="28"/>
          <w:szCs w:val="28"/>
        </w:rPr>
        <w:t xml:space="preserve"> </w:t>
      </w:r>
      <w:proofErr w:type="spellStart"/>
      <w:r w:rsidRPr="00DC4FDF">
        <w:rPr>
          <w:sz w:val="28"/>
          <w:szCs w:val="28"/>
        </w:rPr>
        <w:t>toán</w:t>
      </w:r>
      <w:proofErr w:type="spellEnd"/>
      <w:r w:rsidRPr="00DC4FDF">
        <w:rPr>
          <w:sz w:val="28"/>
          <w:szCs w:val="28"/>
        </w:rPr>
        <w:t xml:space="preserve"> </w:t>
      </w:r>
      <w:proofErr w:type="spellStart"/>
      <w:r w:rsidRPr="00DC4FDF">
        <w:rPr>
          <w:sz w:val="28"/>
          <w:szCs w:val="28"/>
        </w:rPr>
        <w:t>mã</w:t>
      </w:r>
      <w:proofErr w:type="spellEnd"/>
      <w:r w:rsidRPr="00DC4FDF">
        <w:rPr>
          <w:sz w:val="28"/>
          <w:szCs w:val="28"/>
        </w:rPr>
        <w:t xml:space="preserve"> </w:t>
      </w:r>
      <w:proofErr w:type="spellStart"/>
      <w:r w:rsidRPr="00DC4FDF">
        <w:rPr>
          <w:sz w:val="28"/>
          <w:szCs w:val="28"/>
        </w:rPr>
        <w:t>hóa</w:t>
      </w:r>
      <w:proofErr w:type="spellEnd"/>
      <w:r w:rsidRPr="00DC4FDF">
        <w:rPr>
          <w:sz w:val="28"/>
          <w:szCs w:val="28"/>
        </w:rPr>
        <w:t xml:space="preserve"> </w:t>
      </w:r>
      <w:proofErr w:type="spellStart"/>
      <w:r w:rsidRPr="00DC4FDF">
        <w:rPr>
          <w:sz w:val="28"/>
          <w:szCs w:val="28"/>
        </w:rPr>
        <w:t>đối</w:t>
      </w:r>
      <w:proofErr w:type="spellEnd"/>
      <w:r w:rsidRPr="00DC4FDF">
        <w:rPr>
          <w:sz w:val="28"/>
          <w:szCs w:val="28"/>
        </w:rPr>
        <w:t xml:space="preserve"> </w:t>
      </w:r>
      <w:proofErr w:type="spellStart"/>
      <w:r w:rsidRPr="00DC4FDF">
        <w:rPr>
          <w:sz w:val="28"/>
          <w:szCs w:val="28"/>
        </w:rPr>
        <w:t>xứng</w:t>
      </w:r>
      <w:proofErr w:type="spellEnd"/>
      <w:r w:rsidRPr="00DC4FDF">
        <w:rPr>
          <w:sz w:val="28"/>
          <w:szCs w:val="28"/>
        </w:rPr>
        <w:t xml:space="preserve"> </w:t>
      </w:r>
      <w:proofErr w:type="spellStart"/>
      <w:r w:rsidRPr="00DC4FDF">
        <w:rPr>
          <w:sz w:val="28"/>
          <w:szCs w:val="28"/>
        </w:rPr>
        <w:t>phổ</w:t>
      </w:r>
      <w:proofErr w:type="spellEnd"/>
      <w:r w:rsidRPr="00DC4FDF">
        <w:rPr>
          <w:sz w:val="28"/>
          <w:szCs w:val="28"/>
        </w:rPr>
        <w:t xml:space="preserve"> </w:t>
      </w:r>
      <w:proofErr w:type="spellStart"/>
      <w:r w:rsidRPr="00DC4FDF">
        <w:rPr>
          <w:sz w:val="28"/>
          <w:szCs w:val="28"/>
        </w:rPr>
        <w:t>biến</w:t>
      </w:r>
      <w:proofErr w:type="spellEnd"/>
      <w:r w:rsidRPr="00DC4FDF">
        <w:rPr>
          <w:sz w:val="28"/>
          <w:szCs w:val="28"/>
        </w:rPr>
        <w:t xml:space="preserve"> </w:t>
      </w:r>
      <w:proofErr w:type="spellStart"/>
      <w:r w:rsidRPr="00DC4FDF">
        <w:rPr>
          <w:sz w:val="28"/>
          <w:szCs w:val="28"/>
        </w:rPr>
        <w:t>gồm</w:t>
      </w:r>
      <w:proofErr w:type="spellEnd"/>
      <w:r w:rsidRPr="00DC4FDF">
        <w:rPr>
          <w:sz w:val="28"/>
          <w:szCs w:val="28"/>
        </w:rPr>
        <w:t xml:space="preserve"> DES, 3DES, AES </w:t>
      </w:r>
      <w:proofErr w:type="spellStart"/>
      <w:r w:rsidRPr="00DC4FDF">
        <w:rPr>
          <w:sz w:val="28"/>
          <w:szCs w:val="28"/>
        </w:rPr>
        <w:t>và</w:t>
      </w:r>
      <w:proofErr w:type="spellEnd"/>
      <w:r w:rsidRPr="00DC4FDF">
        <w:rPr>
          <w:sz w:val="28"/>
          <w:szCs w:val="28"/>
        </w:rPr>
        <w:t xml:space="preserve"> RC4.</w:t>
      </w:r>
    </w:p>
    <w:p w14:paraId="55A5FE3C" w14:textId="77777777" w:rsidR="00ED492D" w:rsidRPr="00DC4FDF" w:rsidRDefault="00187F27" w:rsidP="00043AAD">
      <w:pPr>
        <w:pStyle w:val="ThngthngWeb"/>
        <w:ind w:firstLine="720"/>
        <w:rPr>
          <w:sz w:val="28"/>
          <w:szCs w:val="28"/>
        </w:rPr>
      </w:pPr>
      <w:r w:rsidRPr="00DC4FDF">
        <w:rPr>
          <w:sz w:val="28"/>
          <w:szCs w:val="28"/>
        </w:rPr>
        <w:t xml:space="preserve">Trong </w:t>
      </w:r>
      <w:proofErr w:type="spellStart"/>
      <w:r w:rsidRPr="00DC4FDF">
        <w:rPr>
          <w:sz w:val="28"/>
          <w:szCs w:val="28"/>
        </w:rPr>
        <w:t>phạm</w:t>
      </w:r>
      <w:proofErr w:type="spellEnd"/>
      <w:r w:rsidRPr="00DC4FDF">
        <w:rPr>
          <w:sz w:val="28"/>
          <w:szCs w:val="28"/>
        </w:rPr>
        <w:t xml:space="preserve"> vi </w:t>
      </w:r>
      <w:proofErr w:type="spellStart"/>
      <w:r w:rsidRPr="00DC4FDF">
        <w:rPr>
          <w:sz w:val="28"/>
          <w:szCs w:val="28"/>
        </w:rPr>
        <w:t>báo</w:t>
      </w:r>
      <w:proofErr w:type="spellEnd"/>
      <w:r w:rsidRPr="00DC4FDF">
        <w:rPr>
          <w:sz w:val="28"/>
          <w:szCs w:val="28"/>
        </w:rPr>
        <w:t xml:space="preserve"> </w:t>
      </w:r>
      <w:proofErr w:type="spellStart"/>
      <w:r w:rsidRPr="00DC4FDF">
        <w:rPr>
          <w:sz w:val="28"/>
          <w:szCs w:val="28"/>
        </w:rPr>
        <w:t>cáo</w:t>
      </w:r>
      <w:proofErr w:type="spellEnd"/>
      <w:r w:rsidRPr="00DC4FDF">
        <w:rPr>
          <w:sz w:val="28"/>
          <w:szCs w:val="28"/>
        </w:rPr>
        <w:t xml:space="preserve"> </w:t>
      </w:r>
      <w:proofErr w:type="spellStart"/>
      <w:r w:rsidRPr="00DC4FDF">
        <w:rPr>
          <w:sz w:val="28"/>
          <w:szCs w:val="28"/>
        </w:rPr>
        <w:t>này</w:t>
      </w:r>
      <w:proofErr w:type="spellEnd"/>
      <w:r w:rsidRPr="00DC4FDF">
        <w:rPr>
          <w:sz w:val="28"/>
          <w:szCs w:val="28"/>
        </w:rPr>
        <w:t xml:space="preserve">, </w:t>
      </w:r>
      <w:proofErr w:type="spellStart"/>
      <w:r w:rsidRPr="00DC4FDF">
        <w:rPr>
          <w:sz w:val="28"/>
          <w:szCs w:val="28"/>
        </w:rPr>
        <w:t>thuật</w:t>
      </w:r>
      <w:proofErr w:type="spellEnd"/>
      <w:r w:rsidRPr="00DC4FDF">
        <w:rPr>
          <w:sz w:val="28"/>
          <w:szCs w:val="28"/>
        </w:rPr>
        <w:t xml:space="preserve"> </w:t>
      </w:r>
      <w:proofErr w:type="spellStart"/>
      <w:r w:rsidRPr="00DC4FDF">
        <w:rPr>
          <w:sz w:val="28"/>
          <w:szCs w:val="28"/>
        </w:rPr>
        <w:t>toán</w:t>
      </w:r>
      <w:proofErr w:type="spellEnd"/>
      <w:r w:rsidRPr="00DC4FDF">
        <w:rPr>
          <w:sz w:val="28"/>
          <w:szCs w:val="28"/>
        </w:rPr>
        <w:t xml:space="preserve"> DES (Data Encryption Standard) </w:t>
      </w:r>
      <w:proofErr w:type="spellStart"/>
      <w:r w:rsidRPr="00DC4FDF">
        <w:rPr>
          <w:sz w:val="28"/>
          <w:szCs w:val="28"/>
        </w:rPr>
        <w:t>được</w:t>
      </w:r>
      <w:proofErr w:type="spellEnd"/>
      <w:r w:rsidRPr="00DC4FDF">
        <w:rPr>
          <w:sz w:val="28"/>
          <w:szCs w:val="28"/>
        </w:rPr>
        <w:t xml:space="preserve"> </w:t>
      </w:r>
      <w:proofErr w:type="spellStart"/>
      <w:r w:rsidRPr="00DC4FDF">
        <w:rPr>
          <w:sz w:val="28"/>
          <w:szCs w:val="28"/>
        </w:rPr>
        <w:t>lựa</w:t>
      </w:r>
      <w:proofErr w:type="spellEnd"/>
      <w:r w:rsidRPr="00DC4FDF">
        <w:rPr>
          <w:sz w:val="28"/>
          <w:szCs w:val="28"/>
        </w:rPr>
        <w:t xml:space="preserve"> </w:t>
      </w:r>
      <w:proofErr w:type="spellStart"/>
      <w:r w:rsidRPr="00DC4FDF">
        <w:rPr>
          <w:sz w:val="28"/>
          <w:szCs w:val="28"/>
        </w:rPr>
        <w:t>chọn</w:t>
      </w:r>
      <w:proofErr w:type="spellEnd"/>
      <w:r w:rsidRPr="00DC4FDF">
        <w:rPr>
          <w:sz w:val="28"/>
          <w:szCs w:val="28"/>
        </w:rPr>
        <w:t xml:space="preserve"> </w:t>
      </w:r>
      <w:proofErr w:type="spellStart"/>
      <w:r w:rsidRPr="00DC4FDF">
        <w:rPr>
          <w:sz w:val="28"/>
          <w:szCs w:val="28"/>
        </w:rPr>
        <w:t>để</w:t>
      </w:r>
      <w:proofErr w:type="spellEnd"/>
      <w:r w:rsidRPr="00DC4FDF">
        <w:rPr>
          <w:sz w:val="28"/>
          <w:szCs w:val="28"/>
        </w:rPr>
        <w:t xml:space="preserve"> </w:t>
      </w:r>
      <w:proofErr w:type="spellStart"/>
      <w:r w:rsidRPr="00DC4FDF">
        <w:rPr>
          <w:sz w:val="28"/>
          <w:szCs w:val="28"/>
        </w:rPr>
        <w:t>nghiên</w:t>
      </w:r>
      <w:proofErr w:type="spellEnd"/>
      <w:r w:rsidRPr="00DC4FDF">
        <w:rPr>
          <w:sz w:val="28"/>
          <w:szCs w:val="28"/>
        </w:rPr>
        <w:t xml:space="preserve"> </w:t>
      </w:r>
      <w:proofErr w:type="spellStart"/>
      <w:r w:rsidRPr="00DC4FDF">
        <w:rPr>
          <w:sz w:val="28"/>
          <w:szCs w:val="28"/>
        </w:rPr>
        <w:t>cứu</w:t>
      </w:r>
      <w:proofErr w:type="spellEnd"/>
      <w:r w:rsidRPr="00DC4FDF">
        <w:rPr>
          <w:sz w:val="28"/>
          <w:szCs w:val="28"/>
        </w:rPr>
        <w:t xml:space="preserve"> do </w:t>
      </w:r>
      <w:proofErr w:type="spellStart"/>
      <w:r w:rsidRPr="00DC4FDF">
        <w:rPr>
          <w:sz w:val="28"/>
          <w:szCs w:val="28"/>
        </w:rPr>
        <w:t>đây</w:t>
      </w:r>
      <w:proofErr w:type="spellEnd"/>
      <w:r w:rsidRPr="00DC4FDF">
        <w:rPr>
          <w:sz w:val="28"/>
          <w:szCs w:val="28"/>
        </w:rPr>
        <w:t xml:space="preserve"> </w:t>
      </w:r>
      <w:proofErr w:type="spellStart"/>
      <w:r w:rsidRPr="00DC4FDF">
        <w:rPr>
          <w:sz w:val="28"/>
          <w:szCs w:val="28"/>
        </w:rPr>
        <w:t>là</w:t>
      </w:r>
      <w:proofErr w:type="spellEnd"/>
      <w:r w:rsidRPr="00DC4FDF">
        <w:rPr>
          <w:sz w:val="28"/>
          <w:szCs w:val="28"/>
        </w:rPr>
        <w:t xml:space="preserve"> </w:t>
      </w:r>
      <w:proofErr w:type="spellStart"/>
      <w:r w:rsidRPr="00DC4FDF">
        <w:rPr>
          <w:sz w:val="28"/>
          <w:szCs w:val="28"/>
        </w:rPr>
        <w:t>một</w:t>
      </w:r>
      <w:proofErr w:type="spellEnd"/>
      <w:r w:rsidRPr="00DC4FDF">
        <w:rPr>
          <w:sz w:val="28"/>
          <w:szCs w:val="28"/>
        </w:rPr>
        <w:t xml:space="preserve"> </w:t>
      </w:r>
      <w:proofErr w:type="spellStart"/>
      <w:r w:rsidRPr="00DC4FDF">
        <w:rPr>
          <w:sz w:val="28"/>
          <w:szCs w:val="28"/>
        </w:rPr>
        <w:t>trong</w:t>
      </w:r>
      <w:proofErr w:type="spellEnd"/>
      <w:r w:rsidRPr="00DC4FDF">
        <w:rPr>
          <w:sz w:val="28"/>
          <w:szCs w:val="28"/>
        </w:rPr>
        <w:t xml:space="preserve"> </w:t>
      </w:r>
      <w:proofErr w:type="spellStart"/>
      <w:r w:rsidRPr="00DC4FDF">
        <w:rPr>
          <w:sz w:val="28"/>
          <w:szCs w:val="28"/>
        </w:rPr>
        <w:t>những</w:t>
      </w:r>
      <w:proofErr w:type="spellEnd"/>
      <w:r w:rsidRPr="00DC4FDF">
        <w:rPr>
          <w:sz w:val="28"/>
          <w:szCs w:val="28"/>
        </w:rPr>
        <w:t xml:space="preserve"> </w:t>
      </w:r>
      <w:proofErr w:type="spellStart"/>
      <w:r w:rsidRPr="00DC4FDF">
        <w:rPr>
          <w:sz w:val="28"/>
          <w:szCs w:val="28"/>
        </w:rPr>
        <w:t>thuật</w:t>
      </w:r>
      <w:proofErr w:type="spellEnd"/>
      <w:r w:rsidRPr="00DC4FDF">
        <w:rPr>
          <w:sz w:val="28"/>
          <w:szCs w:val="28"/>
        </w:rPr>
        <w:t xml:space="preserve"> </w:t>
      </w:r>
      <w:proofErr w:type="spellStart"/>
      <w:r w:rsidRPr="00DC4FDF">
        <w:rPr>
          <w:sz w:val="28"/>
          <w:szCs w:val="28"/>
        </w:rPr>
        <w:t>toán</w:t>
      </w:r>
      <w:proofErr w:type="spellEnd"/>
      <w:r w:rsidRPr="00DC4FDF">
        <w:rPr>
          <w:sz w:val="28"/>
          <w:szCs w:val="28"/>
        </w:rPr>
        <w:t xml:space="preserve"> </w:t>
      </w:r>
      <w:proofErr w:type="spellStart"/>
      <w:r w:rsidRPr="00DC4FDF">
        <w:rPr>
          <w:sz w:val="28"/>
          <w:szCs w:val="28"/>
        </w:rPr>
        <w:t>mã</w:t>
      </w:r>
      <w:proofErr w:type="spellEnd"/>
      <w:r w:rsidRPr="00DC4FDF">
        <w:rPr>
          <w:sz w:val="28"/>
          <w:szCs w:val="28"/>
        </w:rPr>
        <w:t xml:space="preserve"> </w:t>
      </w:r>
      <w:proofErr w:type="spellStart"/>
      <w:r w:rsidRPr="00DC4FDF">
        <w:rPr>
          <w:sz w:val="28"/>
          <w:szCs w:val="28"/>
        </w:rPr>
        <w:t>hóa</w:t>
      </w:r>
      <w:proofErr w:type="spellEnd"/>
      <w:r w:rsidRPr="00DC4FDF">
        <w:rPr>
          <w:sz w:val="28"/>
          <w:szCs w:val="28"/>
        </w:rPr>
        <w:t xml:space="preserve"> </w:t>
      </w:r>
      <w:proofErr w:type="spellStart"/>
      <w:r w:rsidRPr="00DC4FDF">
        <w:rPr>
          <w:sz w:val="28"/>
          <w:szCs w:val="28"/>
        </w:rPr>
        <w:t>khối</w:t>
      </w:r>
      <w:proofErr w:type="spellEnd"/>
      <w:r w:rsidRPr="00DC4FDF">
        <w:rPr>
          <w:sz w:val="28"/>
          <w:szCs w:val="28"/>
        </w:rPr>
        <w:t xml:space="preserve"> </w:t>
      </w:r>
      <w:proofErr w:type="spellStart"/>
      <w:r w:rsidRPr="00DC4FDF">
        <w:rPr>
          <w:sz w:val="28"/>
          <w:szCs w:val="28"/>
        </w:rPr>
        <w:t>tiêu</w:t>
      </w:r>
      <w:proofErr w:type="spellEnd"/>
      <w:r w:rsidRPr="00DC4FDF">
        <w:rPr>
          <w:sz w:val="28"/>
          <w:szCs w:val="28"/>
        </w:rPr>
        <w:t xml:space="preserve"> </w:t>
      </w:r>
      <w:proofErr w:type="spellStart"/>
      <w:r w:rsidRPr="00DC4FDF">
        <w:rPr>
          <w:sz w:val="28"/>
          <w:szCs w:val="28"/>
        </w:rPr>
        <w:t>biểu</w:t>
      </w:r>
      <w:proofErr w:type="spellEnd"/>
      <w:r w:rsidRPr="00DC4FDF">
        <w:rPr>
          <w:sz w:val="28"/>
          <w:szCs w:val="28"/>
        </w:rPr>
        <w:t xml:space="preserve">, </w:t>
      </w:r>
      <w:proofErr w:type="spellStart"/>
      <w:r w:rsidRPr="00DC4FDF">
        <w:rPr>
          <w:sz w:val="28"/>
          <w:szCs w:val="28"/>
        </w:rPr>
        <w:t>có</w:t>
      </w:r>
      <w:proofErr w:type="spellEnd"/>
      <w:r w:rsidRPr="00DC4FDF">
        <w:rPr>
          <w:sz w:val="28"/>
          <w:szCs w:val="28"/>
        </w:rPr>
        <w:t xml:space="preserve"> </w:t>
      </w:r>
      <w:proofErr w:type="spellStart"/>
      <w:r w:rsidRPr="00DC4FDF">
        <w:rPr>
          <w:sz w:val="28"/>
          <w:szCs w:val="28"/>
        </w:rPr>
        <w:t>vai</w:t>
      </w:r>
      <w:proofErr w:type="spellEnd"/>
      <w:r w:rsidRPr="00DC4FDF">
        <w:rPr>
          <w:sz w:val="28"/>
          <w:szCs w:val="28"/>
        </w:rPr>
        <w:t xml:space="preserve"> </w:t>
      </w:r>
      <w:proofErr w:type="spellStart"/>
      <w:r w:rsidRPr="00DC4FDF">
        <w:rPr>
          <w:sz w:val="28"/>
          <w:szCs w:val="28"/>
        </w:rPr>
        <w:t>trò</w:t>
      </w:r>
      <w:proofErr w:type="spellEnd"/>
      <w:r w:rsidRPr="00DC4FDF">
        <w:rPr>
          <w:sz w:val="28"/>
          <w:szCs w:val="28"/>
        </w:rPr>
        <w:t xml:space="preserve"> </w:t>
      </w:r>
      <w:proofErr w:type="spellStart"/>
      <w:r w:rsidRPr="00DC4FDF">
        <w:rPr>
          <w:sz w:val="28"/>
          <w:szCs w:val="28"/>
        </w:rPr>
        <w:t>quan</w:t>
      </w:r>
      <w:proofErr w:type="spellEnd"/>
      <w:r w:rsidRPr="00DC4FDF">
        <w:rPr>
          <w:sz w:val="28"/>
          <w:szCs w:val="28"/>
        </w:rPr>
        <w:t xml:space="preserve"> </w:t>
      </w:r>
      <w:proofErr w:type="spellStart"/>
      <w:r w:rsidRPr="00DC4FDF">
        <w:rPr>
          <w:sz w:val="28"/>
          <w:szCs w:val="28"/>
        </w:rPr>
        <w:t>trọng</w:t>
      </w:r>
      <w:proofErr w:type="spellEnd"/>
      <w:r w:rsidRPr="00DC4FDF">
        <w:rPr>
          <w:sz w:val="28"/>
          <w:szCs w:val="28"/>
        </w:rPr>
        <w:t xml:space="preserve"> </w:t>
      </w:r>
      <w:proofErr w:type="spellStart"/>
      <w:r w:rsidRPr="00DC4FDF">
        <w:rPr>
          <w:sz w:val="28"/>
          <w:szCs w:val="28"/>
        </w:rPr>
        <w:t>trong</w:t>
      </w:r>
      <w:proofErr w:type="spellEnd"/>
      <w:r w:rsidRPr="00DC4FDF">
        <w:rPr>
          <w:sz w:val="28"/>
          <w:szCs w:val="28"/>
        </w:rPr>
        <w:t xml:space="preserve"> </w:t>
      </w:r>
      <w:proofErr w:type="spellStart"/>
      <w:r w:rsidRPr="00DC4FDF">
        <w:rPr>
          <w:sz w:val="28"/>
          <w:szCs w:val="28"/>
        </w:rPr>
        <w:t>lịch</w:t>
      </w:r>
      <w:proofErr w:type="spellEnd"/>
      <w:r w:rsidRPr="00DC4FDF">
        <w:rPr>
          <w:sz w:val="28"/>
          <w:szCs w:val="28"/>
        </w:rPr>
        <w:t xml:space="preserve"> </w:t>
      </w:r>
      <w:proofErr w:type="spellStart"/>
      <w:r w:rsidRPr="00DC4FDF">
        <w:rPr>
          <w:sz w:val="28"/>
          <w:szCs w:val="28"/>
        </w:rPr>
        <w:t>sử</w:t>
      </w:r>
      <w:proofErr w:type="spellEnd"/>
      <w:r w:rsidRPr="00DC4FDF">
        <w:rPr>
          <w:sz w:val="28"/>
          <w:szCs w:val="28"/>
        </w:rPr>
        <w:t xml:space="preserve"> </w:t>
      </w:r>
      <w:proofErr w:type="spellStart"/>
      <w:r w:rsidRPr="00DC4FDF">
        <w:rPr>
          <w:sz w:val="28"/>
          <w:szCs w:val="28"/>
        </w:rPr>
        <w:t>phát</w:t>
      </w:r>
      <w:proofErr w:type="spellEnd"/>
      <w:r w:rsidRPr="00DC4FDF">
        <w:rPr>
          <w:sz w:val="28"/>
          <w:szCs w:val="28"/>
        </w:rPr>
        <w:t xml:space="preserve"> </w:t>
      </w:r>
      <w:proofErr w:type="spellStart"/>
      <w:r w:rsidRPr="00DC4FDF">
        <w:rPr>
          <w:sz w:val="28"/>
          <w:szCs w:val="28"/>
        </w:rPr>
        <w:t>triển</w:t>
      </w:r>
      <w:proofErr w:type="spellEnd"/>
      <w:r w:rsidRPr="00DC4FDF">
        <w:rPr>
          <w:sz w:val="28"/>
          <w:szCs w:val="28"/>
        </w:rPr>
        <w:t xml:space="preserve"> </w:t>
      </w:r>
      <w:proofErr w:type="spellStart"/>
      <w:r w:rsidRPr="00DC4FDF">
        <w:rPr>
          <w:sz w:val="28"/>
          <w:szCs w:val="28"/>
        </w:rPr>
        <w:t>của</w:t>
      </w:r>
      <w:proofErr w:type="spellEnd"/>
      <w:r w:rsidRPr="00DC4FDF">
        <w:rPr>
          <w:sz w:val="28"/>
          <w:szCs w:val="28"/>
        </w:rPr>
        <w:t xml:space="preserve"> </w:t>
      </w:r>
      <w:proofErr w:type="spellStart"/>
      <w:r w:rsidRPr="00DC4FDF">
        <w:rPr>
          <w:sz w:val="28"/>
          <w:szCs w:val="28"/>
        </w:rPr>
        <w:t>lĩnh</w:t>
      </w:r>
      <w:proofErr w:type="spellEnd"/>
      <w:r w:rsidRPr="00DC4FDF">
        <w:rPr>
          <w:sz w:val="28"/>
          <w:szCs w:val="28"/>
        </w:rPr>
        <w:t xml:space="preserve"> </w:t>
      </w:r>
      <w:proofErr w:type="spellStart"/>
      <w:r w:rsidRPr="00DC4FDF">
        <w:rPr>
          <w:sz w:val="28"/>
          <w:szCs w:val="28"/>
        </w:rPr>
        <w:t>vực</w:t>
      </w:r>
      <w:proofErr w:type="spellEnd"/>
      <w:r w:rsidRPr="00DC4FDF">
        <w:rPr>
          <w:sz w:val="28"/>
          <w:szCs w:val="28"/>
        </w:rPr>
        <w:t xml:space="preserve"> </w:t>
      </w:r>
      <w:proofErr w:type="spellStart"/>
      <w:r w:rsidRPr="00DC4FDF">
        <w:rPr>
          <w:sz w:val="28"/>
          <w:szCs w:val="28"/>
        </w:rPr>
        <w:t>mật</w:t>
      </w:r>
      <w:proofErr w:type="spellEnd"/>
      <w:r w:rsidRPr="00DC4FDF">
        <w:rPr>
          <w:sz w:val="28"/>
          <w:szCs w:val="28"/>
        </w:rPr>
        <w:t xml:space="preserve"> </w:t>
      </w:r>
      <w:proofErr w:type="spellStart"/>
      <w:r w:rsidRPr="00DC4FDF">
        <w:rPr>
          <w:sz w:val="28"/>
          <w:szCs w:val="28"/>
        </w:rPr>
        <w:t>mã</w:t>
      </w:r>
      <w:proofErr w:type="spellEnd"/>
      <w:r w:rsidRPr="00DC4FDF">
        <w:rPr>
          <w:sz w:val="28"/>
          <w:szCs w:val="28"/>
        </w:rPr>
        <w:t xml:space="preserve"> </w:t>
      </w:r>
      <w:proofErr w:type="spellStart"/>
      <w:r w:rsidRPr="00DC4FDF">
        <w:rPr>
          <w:sz w:val="28"/>
          <w:szCs w:val="28"/>
        </w:rPr>
        <w:t>học</w:t>
      </w:r>
      <w:proofErr w:type="spellEnd"/>
      <w:r w:rsidRPr="00DC4FDF">
        <w:rPr>
          <w:sz w:val="28"/>
          <w:szCs w:val="28"/>
        </w:rPr>
        <w:t xml:space="preserve"> </w:t>
      </w:r>
      <w:proofErr w:type="spellStart"/>
      <w:r w:rsidRPr="00DC4FDF">
        <w:rPr>
          <w:sz w:val="28"/>
          <w:szCs w:val="28"/>
        </w:rPr>
        <w:t>hiện</w:t>
      </w:r>
      <w:proofErr w:type="spellEnd"/>
      <w:r w:rsidRPr="00DC4FDF">
        <w:rPr>
          <w:sz w:val="28"/>
          <w:szCs w:val="28"/>
        </w:rPr>
        <w:t xml:space="preserve"> </w:t>
      </w:r>
      <w:proofErr w:type="spellStart"/>
      <w:r w:rsidRPr="00DC4FDF">
        <w:rPr>
          <w:sz w:val="28"/>
          <w:szCs w:val="28"/>
        </w:rPr>
        <w:t>đại</w:t>
      </w:r>
      <w:proofErr w:type="spellEnd"/>
      <w:r w:rsidRPr="00DC4FDF">
        <w:rPr>
          <w:sz w:val="28"/>
          <w:szCs w:val="28"/>
        </w:rPr>
        <w:t>.</w:t>
      </w:r>
    </w:p>
    <w:p w14:paraId="0AB1F5BA" w14:textId="68DF3E46" w:rsidR="00ED492D" w:rsidRPr="00DC4FDF" w:rsidRDefault="00ED492D" w:rsidP="00ED492D">
      <w:pPr>
        <w:pStyle w:val="ThngthngWeb"/>
        <w:numPr>
          <w:ilvl w:val="2"/>
          <w:numId w:val="2"/>
        </w:numPr>
        <w:rPr>
          <w:b/>
          <w:bCs/>
          <w:sz w:val="28"/>
          <w:szCs w:val="28"/>
          <w:lang w:val="vi-VN"/>
        </w:rPr>
      </w:pPr>
      <w:r w:rsidRPr="00DC4FDF">
        <w:rPr>
          <w:b/>
          <w:bCs/>
          <w:sz w:val="28"/>
          <w:szCs w:val="28"/>
          <w:lang w:val="vi-VN"/>
        </w:rPr>
        <w:t>Các đặc điểm của hệ mã hóa đối xứng</w:t>
      </w:r>
    </w:p>
    <w:p w14:paraId="4CBF7EAC" w14:textId="77777777" w:rsidR="00043AAD" w:rsidRPr="00DC4FDF" w:rsidRDefault="00043AAD" w:rsidP="00510407">
      <w:pPr>
        <w:pStyle w:val="ThngthngWeb"/>
        <w:ind w:firstLine="720"/>
        <w:rPr>
          <w:sz w:val="28"/>
          <w:szCs w:val="28"/>
          <w:lang w:val="vi-VN"/>
        </w:rPr>
      </w:pPr>
      <w:r w:rsidRPr="00DC4FDF">
        <w:rPr>
          <w:sz w:val="28"/>
          <w:szCs w:val="28"/>
          <w:lang w:val="vi-VN"/>
        </w:rPr>
        <w:t>Hệ mã hóa đối xứng có nhiều đặc điểm nổi bật, giúp nó trở thành một trong những phương pháp bảo mật dữ liệu được sử dụng phổ biến hiện nay.</w:t>
      </w:r>
    </w:p>
    <w:p w14:paraId="696B680B" w14:textId="77777777" w:rsidR="00043AAD" w:rsidRPr="00DC4FDF" w:rsidRDefault="00043AAD" w:rsidP="00510407">
      <w:pPr>
        <w:pStyle w:val="u3"/>
        <w:rPr>
          <w:rFonts w:ascii="Times New Roman" w:hAnsi="Times New Roman"/>
          <w:sz w:val="28"/>
          <w:szCs w:val="28"/>
          <w:lang w:val="vi-VN"/>
        </w:rPr>
      </w:pPr>
      <w:r w:rsidRPr="00DC4FDF">
        <w:rPr>
          <w:rFonts w:ascii="Times New Roman" w:hAnsi="Times New Roman"/>
          <w:sz w:val="28"/>
          <w:szCs w:val="28"/>
          <w:lang w:val="vi-VN"/>
        </w:rPr>
        <w:t>Ưu điểm</w:t>
      </w:r>
    </w:p>
    <w:p w14:paraId="58836CD9" w14:textId="77777777" w:rsidR="00043AAD" w:rsidRPr="00DC4FDF" w:rsidRDefault="00043AAD" w:rsidP="00510407">
      <w:pPr>
        <w:pStyle w:val="ThngthngWeb"/>
        <w:ind w:firstLine="720"/>
        <w:rPr>
          <w:sz w:val="28"/>
          <w:szCs w:val="28"/>
          <w:lang w:val="vi-VN"/>
        </w:rPr>
      </w:pPr>
      <w:r w:rsidRPr="00DC4FDF">
        <w:rPr>
          <w:rStyle w:val="Manh"/>
          <w:b w:val="0"/>
          <w:bCs w:val="0"/>
          <w:sz w:val="28"/>
          <w:szCs w:val="28"/>
          <w:lang w:val="vi-VN"/>
        </w:rPr>
        <w:t>Tốc độ xử lý nhanh:</w:t>
      </w:r>
      <w:r w:rsidRPr="00DC4FDF">
        <w:rPr>
          <w:sz w:val="28"/>
          <w:szCs w:val="28"/>
          <w:lang w:val="vi-VN"/>
        </w:rPr>
        <w:t xml:space="preserve"> Các thuật toán mã hóa đối xứng sử dụng những phép toán đơn giản nên có tốc độ mã hóa và giải mã cao.</w:t>
      </w:r>
    </w:p>
    <w:p w14:paraId="44F3AE87" w14:textId="77777777" w:rsidR="00043AAD" w:rsidRPr="00DC4FDF" w:rsidRDefault="00043AAD" w:rsidP="00510407">
      <w:pPr>
        <w:pStyle w:val="ThngthngWeb"/>
        <w:ind w:firstLine="720"/>
        <w:rPr>
          <w:sz w:val="28"/>
          <w:szCs w:val="28"/>
          <w:lang w:val="vi-VN"/>
        </w:rPr>
      </w:pPr>
      <w:r w:rsidRPr="00DC4FDF">
        <w:rPr>
          <w:rStyle w:val="Manh"/>
          <w:b w:val="0"/>
          <w:bCs w:val="0"/>
          <w:sz w:val="28"/>
          <w:szCs w:val="28"/>
          <w:lang w:val="vi-VN"/>
        </w:rPr>
        <w:t>Tiết kiệm tài nguyên hệ thống:</w:t>
      </w:r>
      <w:r w:rsidRPr="00DC4FDF">
        <w:rPr>
          <w:sz w:val="28"/>
          <w:szCs w:val="28"/>
          <w:lang w:val="vi-VN"/>
        </w:rPr>
        <w:t xml:space="preserve"> Yêu cầu ít tài nguyên tính toán hơn so với các thuật toán mã hóa bất đối xứng.</w:t>
      </w:r>
    </w:p>
    <w:p w14:paraId="537B47E2" w14:textId="77777777" w:rsidR="00043AAD" w:rsidRPr="00DC4FDF" w:rsidRDefault="00043AAD" w:rsidP="00510407">
      <w:pPr>
        <w:pStyle w:val="ThngthngWeb"/>
        <w:ind w:firstLine="720"/>
        <w:rPr>
          <w:sz w:val="28"/>
          <w:szCs w:val="28"/>
          <w:lang w:val="vi-VN"/>
        </w:rPr>
      </w:pPr>
      <w:r w:rsidRPr="00DC4FDF">
        <w:rPr>
          <w:rStyle w:val="Manh"/>
          <w:b w:val="0"/>
          <w:bCs w:val="0"/>
          <w:sz w:val="28"/>
          <w:szCs w:val="28"/>
          <w:lang w:val="vi-VN"/>
        </w:rPr>
        <w:t>Hiệu quả đối với dữ liệu lớn:</w:t>
      </w:r>
      <w:r w:rsidRPr="00DC4FDF">
        <w:rPr>
          <w:sz w:val="28"/>
          <w:szCs w:val="28"/>
          <w:lang w:val="vi-VN"/>
        </w:rPr>
        <w:t xml:space="preserve"> Thích hợp cho việc mã hóa tập tin, cơ sở dữ liệu và các hệ thống truyền tải dữ liệu có dung lượng lớn.</w:t>
      </w:r>
    </w:p>
    <w:p w14:paraId="3D4AE20B" w14:textId="77777777" w:rsidR="00510407" w:rsidRPr="00DC4FDF" w:rsidRDefault="00043AAD" w:rsidP="00510407">
      <w:pPr>
        <w:pStyle w:val="ThngthngWeb"/>
        <w:ind w:firstLine="720"/>
        <w:rPr>
          <w:sz w:val="28"/>
          <w:szCs w:val="28"/>
          <w:lang w:val="vi-VN"/>
        </w:rPr>
      </w:pPr>
      <w:r w:rsidRPr="00DC4FDF">
        <w:rPr>
          <w:rStyle w:val="Manh"/>
          <w:b w:val="0"/>
          <w:bCs w:val="0"/>
          <w:sz w:val="28"/>
          <w:szCs w:val="28"/>
          <w:lang w:val="vi-VN"/>
        </w:rPr>
        <w:t>Độ bảo mật tốt</w:t>
      </w:r>
      <w:r w:rsidRPr="00DC4FDF">
        <w:rPr>
          <w:rStyle w:val="Manh"/>
          <w:sz w:val="28"/>
          <w:szCs w:val="28"/>
          <w:lang w:val="vi-VN"/>
        </w:rPr>
        <w:t>:</w:t>
      </w:r>
      <w:r w:rsidRPr="00DC4FDF">
        <w:rPr>
          <w:sz w:val="28"/>
          <w:szCs w:val="28"/>
          <w:lang w:val="vi-VN"/>
        </w:rPr>
        <w:t xml:space="preserve"> Khi sử dụng thuật toán mạnh cùng khóa có độ dài phù hợp, hệ mã hóa đối xứng có khả năng bảo vệ dữ liệu hiệu quả trước nhiều hình thức tấn công.</w:t>
      </w:r>
    </w:p>
    <w:p w14:paraId="7588A6B1" w14:textId="55F54452" w:rsidR="00043AAD" w:rsidRPr="00DC4FDF" w:rsidRDefault="00043AAD" w:rsidP="00510407">
      <w:pPr>
        <w:pStyle w:val="ThngthngWeb"/>
        <w:rPr>
          <w:b/>
          <w:bCs/>
          <w:sz w:val="28"/>
          <w:szCs w:val="28"/>
          <w:lang w:val="vi-VN"/>
        </w:rPr>
      </w:pPr>
      <w:r w:rsidRPr="00DC4FDF">
        <w:rPr>
          <w:b/>
          <w:bCs/>
          <w:sz w:val="28"/>
          <w:szCs w:val="28"/>
          <w:lang w:val="vi-VN"/>
        </w:rPr>
        <w:t>Nhược điểm</w:t>
      </w:r>
    </w:p>
    <w:p w14:paraId="166FB9E8" w14:textId="77777777" w:rsidR="00043AAD" w:rsidRPr="00DC4FDF" w:rsidRDefault="00043AAD" w:rsidP="00510407">
      <w:pPr>
        <w:pStyle w:val="ThngthngWeb"/>
        <w:ind w:firstLine="720"/>
        <w:rPr>
          <w:sz w:val="28"/>
          <w:szCs w:val="28"/>
          <w:lang w:val="vi-VN"/>
        </w:rPr>
      </w:pPr>
      <w:r w:rsidRPr="00DC4FDF">
        <w:rPr>
          <w:rStyle w:val="Manh"/>
          <w:b w:val="0"/>
          <w:bCs w:val="0"/>
          <w:sz w:val="28"/>
          <w:szCs w:val="28"/>
          <w:lang w:val="vi-VN"/>
        </w:rPr>
        <w:t>Khó khăn trong việc phân phối khóa:</w:t>
      </w:r>
      <w:r w:rsidRPr="00DC4FDF">
        <w:rPr>
          <w:sz w:val="28"/>
          <w:szCs w:val="28"/>
          <w:lang w:val="vi-VN"/>
        </w:rPr>
        <w:t xml:space="preserve"> Người gửi và người nhận phải trao đổi khóa bí mật thông qua một kênh an toàn trước khi liên lạc.</w:t>
      </w:r>
    </w:p>
    <w:p w14:paraId="573BB872" w14:textId="77777777" w:rsidR="00043AAD" w:rsidRPr="00DC4FDF" w:rsidRDefault="00043AAD" w:rsidP="00510407">
      <w:pPr>
        <w:pStyle w:val="ThngthngWeb"/>
        <w:ind w:firstLine="720"/>
        <w:rPr>
          <w:sz w:val="28"/>
          <w:szCs w:val="28"/>
          <w:lang w:val="vi-VN"/>
        </w:rPr>
      </w:pPr>
      <w:r w:rsidRPr="00DC4FDF">
        <w:rPr>
          <w:rStyle w:val="Manh"/>
          <w:b w:val="0"/>
          <w:bCs w:val="0"/>
          <w:sz w:val="28"/>
          <w:szCs w:val="28"/>
          <w:lang w:val="vi-VN"/>
        </w:rPr>
        <w:t>Vấn đề quản lý khóa:</w:t>
      </w:r>
      <w:r w:rsidRPr="00DC4FDF">
        <w:rPr>
          <w:sz w:val="28"/>
          <w:szCs w:val="28"/>
          <w:lang w:val="vi-VN"/>
        </w:rPr>
        <w:t xml:space="preserve"> Khi số lượng người dùng tăng lên, việc lưu trữ và quản lý khóa trở nên phức tạp.</w:t>
      </w:r>
    </w:p>
    <w:p w14:paraId="291FCBFA" w14:textId="77777777" w:rsidR="00043AAD" w:rsidRPr="00DC4FDF" w:rsidRDefault="00043AAD" w:rsidP="00510407">
      <w:pPr>
        <w:pStyle w:val="ThngthngWeb"/>
        <w:ind w:firstLine="720"/>
        <w:rPr>
          <w:sz w:val="28"/>
          <w:szCs w:val="28"/>
          <w:lang w:val="vi-VN"/>
        </w:rPr>
      </w:pPr>
      <w:r w:rsidRPr="00DC4FDF">
        <w:rPr>
          <w:rStyle w:val="Manh"/>
          <w:b w:val="0"/>
          <w:bCs w:val="0"/>
          <w:sz w:val="28"/>
          <w:szCs w:val="28"/>
          <w:lang w:val="vi-VN"/>
        </w:rPr>
        <w:t>Không hỗ trợ tính chống chối bỏ:</w:t>
      </w:r>
      <w:r w:rsidRPr="00DC4FDF">
        <w:rPr>
          <w:sz w:val="28"/>
          <w:szCs w:val="28"/>
          <w:lang w:val="vi-VN"/>
        </w:rPr>
        <w:t xml:space="preserve"> Không thể xác định chính xác ai là người đã tạo ra thông điệp vì cả hai bên đều sử dụng cùng một khóa.</w:t>
      </w:r>
    </w:p>
    <w:p w14:paraId="74D568A1" w14:textId="77777777" w:rsidR="00015010" w:rsidRPr="00DC4FDF" w:rsidRDefault="00043AAD" w:rsidP="00015010">
      <w:pPr>
        <w:pStyle w:val="ThngthngWeb"/>
        <w:ind w:firstLine="720"/>
        <w:rPr>
          <w:sz w:val="28"/>
          <w:szCs w:val="28"/>
          <w:lang w:val="vi-VN"/>
        </w:rPr>
      </w:pPr>
      <w:r w:rsidRPr="00DC4FDF">
        <w:rPr>
          <w:rStyle w:val="Manh"/>
          <w:b w:val="0"/>
          <w:bCs w:val="0"/>
          <w:sz w:val="28"/>
          <w:szCs w:val="28"/>
          <w:lang w:val="vi-VN"/>
        </w:rPr>
        <w:t>Số lượng khóa tăng nhanh:</w:t>
      </w:r>
      <w:r w:rsidRPr="00DC4FDF">
        <w:rPr>
          <w:sz w:val="28"/>
          <w:szCs w:val="28"/>
          <w:lang w:val="vi-VN"/>
        </w:rPr>
        <w:t xml:space="preserve"> Với n người dùng, số lượng khóa cần quản lý là: n(n−1)/2</w:t>
      </w:r>
    </w:p>
    <w:p w14:paraId="27B60B06" w14:textId="31E68DA9" w:rsidR="00043AAD" w:rsidRPr="00DC4FDF" w:rsidRDefault="00043AAD" w:rsidP="00015010">
      <w:pPr>
        <w:pStyle w:val="ThngthngWeb"/>
        <w:ind w:firstLine="720"/>
        <w:rPr>
          <w:sz w:val="28"/>
          <w:szCs w:val="28"/>
          <w:lang w:val="vi-VN"/>
        </w:rPr>
      </w:pPr>
      <w:r w:rsidRPr="00DC4FDF">
        <w:rPr>
          <w:sz w:val="28"/>
          <w:szCs w:val="28"/>
          <w:lang w:val="vi-VN"/>
        </w:rPr>
        <w:lastRenderedPageBreak/>
        <w:t>Điều này gây khó khăn cho việc triển khai trong các hệ thống có nhiều người sử dụng.</w:t>
      </w:r>
    </w:p>
    <w:p w14:paraId="10D2590C" w14:textId="1B27EA8B" w:rsidR="00A10445" w:rsidRPr="00DC4FDF" w:rsidRDefault="00A15B82" w:rsidP="00A10445">
      <w:pPr>
        <w:pStyle w:val="ThngthngWeb"/>
        <w:numPr>
          <w:ilvl w:val="2"/>
          <w:numId w:val="2"/>
        </w:numPr>
        <w:rPr>
          <w:b/>
          <w:bCs/>
          <w:sz w:val="28"/>
          <w:szCs w:val="28"/>
          <w:lang w:val="vi-VN"/>
        </w:rPr>
      </w:pPr>
      <w:r w:rsidRPr="00DC4FDF">
        <w:rPr>
          <w:b/>
          <w:bCs/>
          <w:sz w:val="28"/>
          <w:szCs w:val="28"/>
          <w:lang w:val="vi-VN"/>
        </w:rPr>
        <w:t>So sánh mã hóa đối xứng và mã hóa bất đối xứng</w:t>
      </w:r>
    </w:p>
    <w:p w14:paraId="7446AEAF" w14:textId="77777777" w:rsidR="00D115E0" w:rsidRDefault="00D115E0" w:rsidP="00D115E0">
      <w:pPr>
        <w:pStyle w:val="ThngthngWeb"/>
        <w:ind w:firstLine="720"/>
        <w:rPr>
          <w:sz w:val="28"/>
          <w:szCs w:val="28"/>
          <w:lang w:val="vi-VN"/>
        </w:rPr>
      </w:pPr>
      <w:r w:rsidRPr="00DC4FDF">
        <w:rPr>
          <w:sz w:val="28"/>
          <w:szCs w:val="28"/>
          <w:lang w:val="vi-VN"/>
        </w:rPr>
        <w:t>Mã hóa đối xứng và mã hóa bất đối xứng là hai phương pháp bảo mật dữ liệu phổ biến hiện nay. Mỗi phương pháp có những đặc điểm riêng phù hợp với các mục đích sử dụng khác nhau.</w:t>
      </w:r>
    </w:p>
    <w:p w14:paraId="2683D7FD" w14:textId="77777777" w:rsidR="00F32C3C" w:rsidRPr="00DC4FDF" w:rsidRDefault="00F32C3C" w:rsidP="00D115E0">
      <w:pPr>
        <w:pStyle w:val="ThngthngWeb"/>
        <w:ind w:firstLine="720"/>
        <w:rPr>
          <w:sz w:val="28"/>
          <w:szCs w:val="28"/>
          <w:lang w:val="vi-VN"/>
        </w:rPr>
      </w:pPr>
    </w:p>
    <w:tbl>
      <w:tblPr>
        <w:tblStyle w:val="LiBang"/>
        <w:tblW w:w="0" w:type="auto"/>
        <w:tblLook w:val="04A0" w:firstRow="1" w:lastRow="0" w:firstColumn="1" w:lastColumn="0" w:noHBand="0" w:noVBand="1"/>
      </w:tblPr>
      <w:tblGrid>
        <w:gridCol w:w="2840"/>
        <w:gridCol w:w="2841"/>
        <w:gridCol w:w="2841"/>
      </w:tblGrid>
      <w:tr w:rsidR="00D115E0" w:rsidRPr="00DC4FDF" w14:paraId="3485A8A8" w14:textId="77777777" w:rsidTr="00D115E0">
        <w:tc>
          <w:tcPr>
            <w:tcW w:w="2840" w:type="dxa"/>
            <w:vAlign w:val="center"/>
          </w:tcPr>
          <w:p w14:paraId="56A856C0" w14:textId="77777777" w:rsidR="00D115E0" w:rsidRPr="00DC4FDF" w:rsidRDefault="00D115E0" w:rsidP="00D115E0">
            <w:pPr>
              <w:pStyle w:val="ThngthngWeb"/>
              <w:widowControl/>
              <w:jc w:val="center"/>
              <w:rPr>
                <w:b/>
                <w:bCs/>
                <w:sz w:val="28"/>
                <w:szCs w:val="28"/>
              </w:rPr>
            </w:pPr>
            <w:proofErr w:type="spellStart"/>
            <w:r w:rsidRPr="00DC4FDF">
              <w:rPr>
                <w:rFonts w:eastAsia="SimSun"/>
                <w:b/>
                <w:bCs/>
                <w:sz w:val="28"/>
                <w:szCs w:val="28"/>
              </w:rPr>
              <w:t>Tiêu</w:t>
            </w:r>
            <w:proofErr w:type="spellEnd"/>
            <w:r w:rsidRPr="00DC4FDF">
              <w:rPr>
                <w:rFonts w:eastAsia="SimSun"/>
                <w:b/>
                <w:bCs/>
                <w:sz w:val="28"/>
                <w:szCs w:val="28"/>
              </w:rPr>
              <w:t xml:space="preserve"> </w:t>
            </w:r>
            <w:proofErr w:type="spellStart"/>
            <w:r w:rsidRPr="00DC4FDF">
              <w:rPr>
                <w:rFonts w:eastAsia="SimSun"/>
                <w:b/>
                <w:bCs/>
                <w:sz w:val="28"/>
                <w:szCs w:val="28"/>
              </w:rPr>
              <w:t>chí</w:t>
            </w:r>
            <w:proofErr w:type="spellEnd"/>
          </w:p>
        </w:tc>
        <w:tc>
          <w:tcPr>
            <w:tcW w:w="2841" w:type="dxa"/>
            <w:vAlign w:val="center"/>
          </w:tcPr>
          <w:p w14:paraId="1314E23D" w14:textId="77777777" w:rsidR="00D115E0" w:rsidRPr="00DC4FDF" w:rsidRDefault="00D115E0" w:rsidP="00D115E0">
            <w:pPr>
              <w:pStyle w:val="ThngthngWeb"/>
              <w:widowControl/>
              <w:jc w:val="center"/>
              <w:rPr>
                <w:b/>
                <w:bCs/>
                <w:sz w:val="28"/>
                <w:szCs w:val="28"/>
              </w:rPr>
            </w:pPr>
            <w:proofErr w:type="spellStart"/>
            <w:r w:rsidRPr="00DC4FDF">
              <w:rPr>
                <w:rFonts w:eastAsia="SimSun"/>
                <w:b/>
                <w:bCs/>
                <w:sz w:val="28"/>
                <w:szCs w:val="28"/>
              </w:rPr>
              <w:t>Mã</w:t>
            </w:r>
            <w:proofErr w:type="spellEnd"/>
            <w:r w:rsidRPr="00DC4FDF">
              <w:rPr>
                <w:rFonts w:eastAsia="SimSun"/>
                <w:b/>
                <w:bCs/>
                <w:sz w:val="28"/>
                <w:szCs w:val="28"/>
              </w:rPr>
              <w:t xml:space="preserve"> </w:t>
            </w:r>
            <w:proofErr w:type="spellStart"/>
            <w:r w:rsidRPr="00DC4FDF">
              <w:rPr>
                <w:rFonts w:eastAsia="SimSun"/>
                <w:b/>
                <w:bCs/>
                <w:sz w:val="28"/>
                <w:szCs w:val="28"/>
              </w:rPr>
              <w:t>hóa</w:t>
            </w:r>
            <w:proofErr w:type="spellEnd"/>
            <w:r w:rsidRPr="00DC4FDF">
              <w:rPr>
                <w:rFonts w:eastAsia="SimSun"/>
                <w:b/>
                <w:bCs/>
                <w:sz w:val="28"/>
                <w:szCs w:val="28"/>
              </w:rPr>
              <w:t xml:space="preserve"> </w:t>
            </w:r>
            <w:proofErr w:type="spellStart"/>
            <w:r w:rsidRPr="00DC4FDF">
              <w:rPr>
                <w:rFonts w:eastAsia="SimSun"/>
                <w:b/>
                <w:bCs/>
                <w:sz w:val="28"/>
                <w:szCs w:val="28"/>
              </w:rPr>
              <w:t>đối</w:t>
            </w:r>
            <w:proofErr w:type="spellEnd"/>
            <w:r w:rsidRPr="00DC4FDF">
              <w:rPr>
                <w:rFonts w:eastAsia="SimSun"/>
                <w:b/>
                <w:bCs/>
                <w:sz w:val="28"/>
                <w:szCs w:val="28"/>
              </w:rPr>
              <w:t xml:space="preserve"> </w:t>
            </w:r>
            <w:proofErr w:type="spellStart"/>
            <w:r w:rsidRPr="00DC4FDF">
              <w:rPr>
                <w:rFonts w:eastAsia="SimSun"/>
                <w:b/>
                <w:bCs/>
                <w:sz w:val="28"/>
                <w:szCs w:val="28"/>
              </w:rPr>
              <w:t>xứng</w:t>
            </w:r>
            <w:proofErr w:type="spellEnd"/>
          </w:p>
        </w:tc>
        <w:tc>
          <w:tcPr>
            <w:tcW w:w="2841" w:type="dxa"/>
            <w:vAlign w:val="center"/>
          </w:tcPr>
          <w:p w14:paraId="2337F383" w14:textId="77777777" w:rsidR="00D115E0" w:rsidRPr="00DC4FDF" w:rsidRDefault="00D115E0" w:rsidP="00D115E0">
            <w:pPr>
              <w:pStyle w:val="ThngthngWeb"/>
              <w:widowControl/>
              <w:jc w:val="center"/>
              <w:rPr>
                <w:b/>
                <w:bCs/>
                <w:sz w:val="28"/>
                <w:szCs w:val="28"/>
              </w:rPr>
            </w:pPr>
            <w:proofErr w:type="spellStart"/>
            <w:r w:rsidRPr="00DC4FDF">
              <w:rPr>
                <w:rFonts w:eastAsia="SimSun"/>
                <w:b/>
                <w:bCs/>
                <w:sz w:val="28"/>
                <w:szCs w:val="28"/>
              </w:rPr>
              <w:t>Mã</w:t>
            </w:r>
            <w:proofErr w:type="spellEnd"/>
            <w:r w:rsidRPr="00DC4FDF">
              <w:rPr>
                <w:rFonts w:eastAsia="SimSun"/>
                <w:b/>
                <w:bCs/>
                <w:sz w:val="28"/>
                <w:szCs w:val="28"/>
              </w:rPr>
              <w:t xml:space="preserve"> </w:t>
            </w:r>
            <w:proofErr w:type="spellStart"/>
            <w:r w:rsidRPr="00DC4FDF">
              <w:rPr>
                <w:rFonts w:eastAsia="SimSun"/>
                <w:b/>
                <w:bCs/>
                <w:sz w:val="28"/>
                <w:szCs w:val="28"/>
              </w:rPr>
              <w:t>hóa</w:t>
            </w:r>
            <w:proofErr w:type="spellEnd"/>
            <w:r w:rsidRPr="00DC4FDF">
              <w:rPr>
                <w:rFonts w:eastAsia="SimSun"/>
                <w:b/>
                <w:bCs/>
                <w:sz w:val="28"/>
                <w:szCs w:val="28"/>
              </w:rPr>
              <w:t xml:space="preserve"> </w:t>
            </w:r>
            <w:proofErr w:type="spellStart"/>
            <w:r w:rsidRPr="00DC4FDF">
              <w:rPr>
                <w:rFonts w:eastAsia="SimSun"/>
                <w:b/>
                <w:bCs/>
                <w:sz w:val="28"/>
                <w:szCs w:val="28"/>
              </w:rPr>
              <w:t>bất</w:t>
            </w:r>
            <w:proofErr w:type="spellEnd"/>
            <w:r w:rsidRPr="00DC4FDF">
              <w:rPr>
                <w:rFonts w:eastAsia="SimSun"/>
                <w:b/>
                <w:bCs/>
                <w:sz w:val="28"/>
                <w:szCs w:val="28"/>
              </w:rPr>
              <w:t xml:space="preserve"> </w:t>
            </w:r>
            <w:proofErr w:type="spellStart"/>
            <w:r w:rsidRPr="00DC4FDF">
              <w:rPr>
                <w:rFonts w:eastAsia="SimSun"/>
                <w:b/>
                <w:bCs/>
                <w:sz w:val="28"/>
                <w:szCs w:val="28"/>
              </w:rPr>
              <w:t>đối</w:t>
            </w:r>
            <w:proofErr w:type="spellEnd"/>
            <w:r w:rsidRPr="00DC4FDF">
              <w:rPr>
                <w:rFonts w:eastAsia="SimSun"/>
                <w:b/>
                <w:bCs/>
                <w:sz w:val="28"/>
                <w:szCs w:val="28"/>
              </w:rPr>
              <w:t xml:space="preserve"> </w:t>
            </w:r>
            <w:proofErr w:type="spellStart"/>
            <w:r w:rsidRPr="00DC4FDF">
              <w:rPr>
                <w:rFonts w:eastAsia="SimSun"/>
                <w:b/>
                <w:bCs/>
                <w:sz w:val="28"/>
                <w:szCs w:val="28"/>
              </w:rPr>
              <w:t>xứng</w:t>
            </w:r>
            <w:proofErr w:type="spellEnd"/>
          </w:p>
        </w:tc>
      </w:tr>
      <w:tr w:rsidR="00D115E0" w:rsidRPr="00DC4FDF" w14:paraId="3F60E591" w14:textId="77777777" w:rsidTr="00D115E0">
        <w:tc>
          <w:tcPr>
            <w:tcW w:w="2840" w:type="dxa"/>
            <w:vAlign w:val="center"/>
          </w:tcPr>
          <w:p w14:paraId="06A3F420" w14:textId="77777777" w:rsidR="00D115E0" w:rsidRPr="00DC4FDF" w:rsidRDefault="00D115E0" w:rsidP="00D115E0">
            <w:pPr>
              <w:pStyle w:val="ThngthngWeb"/>
              <w:widowControl/>
              <w:jc w:val="center"/>
              <w:rPr>
                <w:sz w:val="28"/>
                <w:szCs w:val="28"/>
              </w:rPr>
            </w:pPr>
            <w:proofErr w:type="spellStart"/>
            <w:r w:rsidRPr="00DC4FDF">
              <w:rPr>
                <w:rFonts w:eastAsia="SimSun"/>
                <w:sz w:val="28"/>
                <w:szCs w:val="28"/>
              </w:rPr>
              <w:t>Số</w:t>
            </w:r>
            <w:proofErr w:type="spellEnd"/>
            <w:r w:rsidRPr="00DC4FDF">
              <w:rPr>
                <w:rFonts w:eastAsia="SimSun"/>
                <w:sz w:val="28"/>
                <w:szCs w:val="28"/>
              </w:rPr>
              <w:t xml:space="preserve"> </w:t>
            </w:r>
            <w:proofErr w:type="spellStart"/>
            <w:r w:rsidRPr="00DC4FDF">
              <w:rPr>
                <w:rFonts w:eastAsia="SimSun"/>
                <w:sz w:val="28"/>
                <w:szCs w:val="28"/>
              </w:rPr>
              <w:t>lượng</w:t>
            </w:r>
            <w:proofErr w:type="spellEnd"/>
            <w:r w:rsidRPr="00DC4FDF">
              <w:rPr>
                <w:rFonts w:eastAsia="SimSun"/>
                <w:sz w:val="28"/>
                <w:szCs w:val="28"/>
              </w:rPr>
              <w:t xml:space="preserve"> </w:t>
            </w:r>
            <w:proofErr w:type="spellStart"/>
            <w:r w:rsidRPr="00DC4FDF">
              <w:rPr>
                <w:rFonts w:eastAsia="SimSun"/>
                <w:sz w:val="28"/>
                <w:szCs w:val="28"/>
              </w:rPr>
              <w:t>khóa</w:t>
            </w:r>
            <w:proofErr w:type="spellEnd"/>
          </w:p>
        </w:tc>
        <w:tc>
          <w:tcPr>
            <w:tcW w:w="2841" w:type="dxa"/>
            <w:vAlign w:val="center"/>
          </w:tcPr>
          <w:p w14:paraId="5AD920DA" w14:textId="77777777" w:rsidR="00D115E0" w:rsidRPr="00DC4FDF" w:rsidRDefault="00D115E0" w:rsidP="00D115E0">
            <w:pPr>
              <w:pStyle w:val="ThngthngWeb"/>
              <w:widowControl/>
              <w:jc w:val="center"/>
              <w:rPr>
                <w:sz w:val="28"/>
                <w:szCs w:val="28"/>
              </w:rPr>
            </w:pPr>
            <w:proofErr w:type="spellStart"/>
            <w:r w:rsidRPr="00DC4FDF">
              <w:rPr>
                <w:rFonts w:eastAsia="SimSun"/>
                <w:sz w:val="28"/>
                <w:szCs w:val="28"/>
              </w:rPr>
              <w:t>Sử</w:t>
            </w:r>
            <w:proofErr w:type="spellEnd"/>
            <w:r w:rsidRPr="00DC4FDF">
              <w:rPr>
                <w:rFonts w:eastAsia="SimSun"/>
                <w:sz w:val="28"/>
                <w:szCs w:val="28"/>
              </w:rPr>
              <w:t xml:space="preserve"> </w:t>
            </w:r>
            <w:proofErr w:type="spellStart"/>
            <w:r w:rsidRPr="00DC4FDF">
              <w:rPr>
                <w:rFonts w:eastAsia="SimSun"/>
                <w:sz w:val="28"/>
                <w:szCs w:val="28"/>
              </w:rPr>
              <w:t>dụng</w:t>
            </w:r>
            <w:proofErr w:type="spellEnd"/>
            <w:r w:rsidRPr="00DC4FDF">
              <w:rPr>
                <w:rFonts w:eastAsia="SimSun"/>
                <w:sz w:val="28"/>
                <w:szCs w:val="28"/>
              </w:rPr>
              <w:t xml:space="preserve"> </w:t>
            </w:r>
            <w:proofErr w:type="spellStart"/>
            <w:r w:rsidRPr="00DC4FDF">
              <w:rPr>
                <w:rFonts w:eastAsia="SimSun"/>
                <w:sz w:val="28"/>
                <w:szCs w:val="28"/>
              </w:rPr>
              <w:t>một</w:t>
            </w:r>
            <w:proofErr w:type="spellEnd"/>
            <w:r w:rsidRPr="00DC4FDF">
              <w:rPr>
                <w:rFonts w:eastAsia="SimSun"/>
                <w:sz w:val="28"/>
                <w:szCs w:val="28"/>
              </w:rPr>
              <w:t xml:space="preserve"> </w:t>
            </w:r>
            <w:proofErr w:type="spellStart"/>
            <w:r w:rsidRPr="00DC4FDF">
              <w:rPr>
                <w:rFonts w:eastAsia="SimSun"/>
                <w:sz w:val="28"/>
                <w:szCs w:val="28"/>
              </w:rPr>
              <w:t>khóa</w:t>
            </w:r>
            <w:proofErr w:type="spellEnd"/>
            <w:r w:rsidRPr="00DC4FDF">
              <w:rPr>
                <w:rFonts w:eastAsia="SimSun"/>
                <w:sz w:val="28"/>
                <w:szCs w:val="28"/>
              </w:rPr>
              <w:t xml:space="preserve"> </w:t>
            </w:r>
            <w:proofErr w:type="spellStart"/>
            <w:r w:rsidRPr="00DC4FDF">
              <w:rPr>
                <w:rFonts w:eastAsia="SimSun"/>
                <w:sz w:val="28"/>
                <w:szCs w:val="28"/>
              </w:rPr>
              <w:t>bí</w:t>
            </w:r>
            <w:proofErr w:type="spellEnd"/>
            <w:r w:rsidRPr="00DC4FDF">
              <w:rPr>
                <w:rFonts w:eastAsia="SimSun"/>
                <w:sz w:val="28"/>
                <w:szCs w:val="28"/>
              </w:rPr>
              <w:t xml:space="preserve"> </w:t>
            </w:r>
            <w:proofErr w:type="spellStart"/>
            <w:r w:rsidRPr="00DC4FDF">
              <w:rPr>
                <w:rFonts w:eastAsia="SimSun"/>
                <w:sz w:val="28"/>
                <w:szCs w:val="28"/>
              </w:rPr>
              <w:t>mật</w:t>
            </w:r>
            <w:proofErr w:type="spellEnd"/>
            <w:r w:rsidRPr="00DC4FDF">
              <w:rPr>
                <w:rFonts w:eastAsia="SimSun"/>
                <w:sz w:val="28"/>
                <w:szCs w:val="28"/>
              </w:rPr>
              <w:t xml:space="preserve"> </w:t>
            </w:r>
            <w:proofErr w:type="spellStart"/>
            <w:r w:rsidRPr="00DC4FDF">
              <w:rPr>
                <w:rFonts w:eastAsia="SimSun"/>
                <w:sz w:val="28"/>
                <w:szCs w:val="28"/>
              </w:rPr>
              <w:t>duy</w:t>
            </w:r>
            <w:proofErr w:type="spellEnd"/>
            <w:r w:rsidRPr="00DC4FDF">
              <w:rPr>
                <w:rFonts w:eastAsia="SimSun"/>
                <w:sz w:val="28"/>
                <w:szCs w:val="28"/>
              </w:rPr>
              <w:t xml:space="preserve"> </w:t>
            </w:r>
            <w:proofErr w:type="spellStart"/>
            <w:r w:rsidRPr="00DC4FDF">
              <w:rPr>
                <w:rFonts w:eastAsia="SimSun"/>
                <w:sz w:val="28"/>
                <w:szCs w:val="28"/>
              </w:rPr>
              <w:t>nht</w:t>
            </w:r>
            <w:proofErr w:type="spellEnd"/>
            <w:r w:rsidRPr="00DC4FDF">
              <w:rPr>
                <w:rFonts w:eastAsia="SimSun"/>
                <w:sz w:val="28"/>
                <w:szCs w:val="28"/>
                <w:lang w:val="vi-VN"/>
              </w:rPr>
              <w:t>a</w:t>
            </w:r>
            <w:r w:rsidRPr="00DC4FDF">
              <w:rPr>
                <w:rFonts w:eastAsia="SimSun"/>
                <w:sz w:val="28"/>
                <w:szCs w:val="28"/>
              </w:rPr>
              <w:t xml:space="preserve"> </w:t>
            </w:r>
            <w:proofErr w:type="spellStart"/>
            <w:r w:rsidRPr="00DC4FDF">
              <w:rPr>
                <w:rFonts w:eastAsia="SimSun"/>
                <w:sz w:val="28"/>
                <w:szCs w:val="28"/>
              </w:rPr>
              <w:t>cho</w:t>
            </w:r>
            <w:proofErr w:type="spellEnd"/>
            <w:r w:rsidRPr="00DC4FDF">
              <w:rPr>
                <w:rFonts w:eastAsia="SimSun"/>
                <w:sz w:val="28"/>
                <w:szCs w:val="28"/>
              </w:rPr>
              <w:t xml:space="preserve"> </w:t>
            </w:r>
            <w:proofErr w:type="spellStart"/>
            <w:r w:rsidRPr="00DC4FDF">
              <w:rPr>
                <w:rFonts w:eastAsia="SimSun"/>
                <w:sz w:val="28"/>
                <w:szCs w:val="28"/>
              </w:rPr>
              <w:t>cả</w:t>
            </w:r>
            <w:proofErr w:type="spellEnd"/>
            <w:r w:rsidRPr="00DC4FDF">
              <w:rPr>
                <w:rFonts w:eastAsia="SimSun"/>
                <w:sz w:val="28"/>
                <w:szCs w:val="28"/>
              </w:rPr>
              <w:t xml:space="preserve"> </w:t>
            </w:r>
            <w:proofErr w:type="spellStart"/>
            <w:r w:rsidRPr="00DC4FDF">
              <w:rPr>
                <w:rFonts w:eastAsia="SimSun"/>
                <w:sz w:val="28"/>
                <w:szCs w:val="28"/>
              </w:rPr>
              <w:t>mã</w:t>
            </w:r>
            <w:proofErr w:type="spellEnd"/>
            <w:r w:rsidRPr="00DC4FDF">
              <w:rPr>
                <w:rFonts w:eastAsia="SimSun"/>
                <w:sz w:val="28"/>
                <w:szCs w:val="28"/>
              </w:rPr>
              <w:t xml:space="preserve"> </w:t>
            </w:r>
            <w:proofErr w:type="spellStart"/>
            <w:r w:rsidRPr="00DC4FDF">
              <w:rPr>
                <w:rFonts w:eastAsia="SimSun"/>
                <w:sz w:val="28"/>
                <w:szCs w:val="28"/>
              </w:rPr>
              <w:t>hóa</w:t>
            </w:r>
            <w:proofErr w:type="spellEnd"/>
            <w:r w:rsidRPr="00DC4FDF">
              <w:rPr>
                <w:rFonts w:eastAsia="SimSun"/>
                <w:sz w:val="28"/>
                <w:szCs w:val="28"/>
              </w:rPr>
              <w:t xml:space="preserve"> </w:t>
            </w:r>
            <w:proofErr w:type="spellStart"/>
            <w:r w:rsidRPr="00DC4FDF">
              <w:rPr>
                <w:rFonts w:eastAsia="SimSun"/>
                <w:sz w:val="28"/>
                <w:szCs w:val="28"/>
              </w:rPr>
              <w:t>và</w:t>
            </w:r>
            <w:proofErr w:type="spellEnd"/>
            <w:r w:rsidRPr="00DC4FDF">
              <w:rPr>
                <w:rFonts w:eastAsia="SimSun"/>
                <w:sz w:val="28"/>
                <w:szCs w:val="28"/>
              </w:rPr>
              <w:t xml:space="preserve"> </w:t>
            </w:r>
            <w:proofErr w:type="spellStart"/>
            <w:r w:rsidRPr="00DC4FDF">
              <w:rPr>
                <w:rFonts w:eastAsia="SimSun"/>
                <w:sz w:val="28"/>
                <w:szCs w:val="28"/>
              </w:rPr>
              <w:t>giải</w:t>
            </w:r>
            <w:proofErr w:type="spellEnd"/>
            <w:r w:rsidRPr="00DC4FDF">
              <w:rPr>
                <w:rFonts w:eastAsia="SimSun"/>
                <w:sz w:val="28"/>
                <w:szCs w:val="28"/>
              </w:rPr>
              <w:t xml:space="preserve"> </w:t>
            </w:r>
            <w:proofErr w:type="spellStart"/>
            <w:r w:rsidRPr="00DC4FDF">
              <w:rPr>
                <w:rFonts w:eastAsia="SimSun"/>
                <w:sz w:val="28"/>
                <w:szCs w:val="28"/>
              </w:rPr>
              <w:t>mã</w:t>
            </w:r>
            <w:proofErr w:type="spellEnd"/>
          </w:p>
        </w:tc>
        <w:tc>
          <w:tcPr>
            <w:tcW w:w="2841" w:type="dxa"/>
            <w:vAlign w:val="center"/>
          </w:tcPr>
          <w:p w14:paraId="56CE31FF" w14:textId="77777777" w:rsidR="00D115E0" w:rsidRPr="00DC4FDF" w:rsidRDefault="00D115E0" w:rsidP="00D115E0">
            <w:pPr>
              <w:pStyle w:val="ThngthngWeb"/>
              <w:widowControl/>
              <w:jc w:val="center"/>
              <w:rPr>
                <w:sz w:val="28"/>
                <w:szCs w:val="28"/>
              </w:rPr>
            </w:pPr>
            <w:proofErr w:type="spellStart"/>
            <w:r w:rsidRPr="00DC4FDF">
              <w:rPr>
                <w:rFonts w:eastAsia="SimSun"/>
                <w:sz w:val="28"/>
                <w:szCs w:val="28"/>
              </w:rPr>
              <w:t>Sử</w:t>
            </w:r>
            <w:proofErr w:type="spellEnd"/>
            <w:r w:rsidRPr="00DC4FDF">
              <w:rPr>
                <w:rFonts w:eastAsia="SimSun"/>
                <w:sz w:val="28"/>
                <w:szCs w:val="28"/>
              </w:rPr>
              <w:t xml:space="preserve"> </w:t>
            </w:r>
            <w:proofErr w:type="spellStart"/>
            <w:r w:rsidRPr="00DC4FDF">
              <w:rPr>
                <w:rFonts w:eastAsia="SimSun"/>
                <w:sz w:val="28"/>
                <w:szCs w:val="28"/>
              </w:rPr>
              <w:t>dụng</w:t>
            </w:r>
            <w:proofErr w:type="spellEnd"/>
            <w:r w:rsidRPr="00DC4FDF">
              <w:rPr>
                <w:rFonts w:eastAsia="SimSun"/>
                <w:sz w:val="28"/>
                <w:szCs w:val="28"/>
              </w:rPr>
              <w:t xml:space="preserve"> </w:t>
            </w:r>
            <w:proofErr w:type="spellStart"/>
            <w:r w:rsidRPr="00DC4FDF">
              <w:rPr>
                <w:rFonts w:eastAsia="SimSun"/>
                <w:sz w:val="28"/>
                <w:szCs w:val="28"/>
              </w:rPr>
              <w:t>một</w:t>
            </w:r>
            <w:proofErr w:type="spellEnd"/>
            <w:r w:rsidRPr="00DC4FDF">
              <w:rPr>
                <w:rFonts w:eastAsia="SimSun"/>
                <w:sz w:val="28"/>
                <w:szCs w:val="28"/>
              </w:rPr>
              <w:t xml:space="preserve"> </w:t>
            </w:r>
            <w:proofErr w:type="spellStart"/>
            <w:r w:rsidRPr="00DC4FDF">
              <w:rPr>
                <w:rFonts w:eastAsia="SimSun"/>
                <w:sz w:val="28"/>
                <w:szCs w:val="28"/>
              </w:rPr>
              <w:t>cặp</w:t>
            </w:r>
            <w:proofErr w:type="spellEnd"/>
            <w:r w:rsidRPr="00DC4FDF">
              <w:rPr>
                <w:rFonts w:eastAsia="SimSun"/>
                <w:sz w:val="28"/>
                <w:szCs w:val="28"/>
              </w:rPr>
              <w:t xml:space="preserve"> </w:t>
            </w:r>
            <w:proofErr w:type="spellStart"/>
            <w:r w:rsidRPr="00DC4FDF">
              <w:rPr>
                <w:rFonts w:eastAsia="SimSun"/>
                <w:sz w:val="28"/>
                <w:szCs w:val="28"/>
              </w:rPr>
              <w:t>khóa</w:t>
            </w:r>
            <w:proofErr w:type="spellEnd"/>
            <w:r w:rsidRPr="00DC4FDF">
              <w:rPr>
                <w:rFonts w:eastAsia="SimSun"/>
                <w:sz w:val="28"/>
                <w:szCs w:val="28"/>
              </w:rPr>
              <w:t xml:space="preserve"> </w:t>
            </w:r>
            <w:proofErr w:type="spellStart"/>
            <w:r w:rsidRPr="00DC4FDF">
              <w:rPr>
                <w:rFonts w:eastAsia="SimSun"/>
                <w:sz w:val="28"/>
                <w:szCs w:val="28"/>
              </w:rPr>
              <w:t>gồm</w:t>
            </w:r>
            <w:proofErr w:type="spellEnd"/>
            <w:r w:rsidRPr="00DC4FDF">
              <w:rPr>
                <w:rFonts w:eastAsia="SimSun"/>
                <w:sz w:val="28"/>
                <w:szCs w:val="28"/>
              </w:rPr>
              <w:t xml:space="preserve"> </w:t>
            </w:r>
            <w:proofErr w:type="spellStart"/>
            <w:r w:rsidRPr="00DC4FDF">
              <w:rPr>
                <w:rFonts w:eastAsia="SimSun"/>
                <w:sz w:val="28"/>
                <w:szCs w:val="28"/>
              </w:rPr>
              <w:t>khóa</w:t>
            </w:r>
            <w:proofErr w:type="spellEnd"/>
            <w:r w:rsidRPr="00DC4FDF">
              <w:rPr>
                <w:rFonts w:eastAsia="SimSun"/>
                <w:sz w:val="28"/>
                <w:szCs w:val="28"/>
              </w:rPr>
              <w:t xml:space="preserve"> </w:t>
            </w:r>
            <w:proofErr w:type="spellStart"/>
            <w:r w:rsidRPr="00DC4FDF">
              <w:rPr>
                <w:rFonts w:eastAsia="SimSun"/>
                <w:sz w:val="28"/>
                <w:szCs w:val="28"/>
              </w:rPr>
              <w:t>công</w:t>
            </w:r>
            <w:proofErr w:type="spellEnd"/>
            <w:r w:rsidRPr="00DC4FDF">
              <w:rPr>
                <w:rFonts w:eastAsia="SimSun"/>
                <w:sz w:val="28"/>
                <w:szCs w:val="28"/>
              </w:rPr>
              <w:t xml:space="preserve"> </w:t>
            </w:r>
            <w:proofErr w:type="spellStart"/>
            <w:r w:rsidRPr="00DC4FDF">
              <w:rPr>
                <w:rFonts w:eastAsia="SimSun"/>
                <w:sz w:val="28"/>
                <w:szCs w:val="28"/>
              </w:rPr>
              <w:t>khai</w:t>
            </w:r>
            <w:proofErr w:type="spellEnd"/>
            <w:r w:rsidRPr="00DC4FDF">
              <w:rPr>
                <w:rFonts w:eastAsia="SimSun"/>
                <w:sz w:val="28"/>
                <w:szCs w:val="28"/>
              </w:rPr>
              <w:t xml:space="preserve"> </w:t>
            </w:r>
            <w:proofErr w:type="spellStart"/>
            <w:r w:rsidRPr="00DC4FDF">
              <w:rPr>
                <w:rFonts w:eastAsia="SimSun"/>
                <w:sz w:val="28"/>
                <w:szCs w:val="28"/>
              </w:rPr>
              <w:t>và</w:t>
            </w:r>
            <w:proofErr w:type="spellEnd"/>
            <w:r w:rsidRPr="00DC4FDF">
              <w:rPr>
                <w:rFonts w:eastAsia="SimSun"/>
                <w:sz w:val="28"/>
                <w:szCs w:val="28"/>
              </w:rPr>
              <w:t xml:space="preserve"> </w:t>
            </w:r>
            <w:proofErr w:type="spellStart"/>
            <w:r w:rsidRPr="00DC4FDF">
              <w:rPr>
                <w:rFonts w:eastAsia="SimSun"/>
                <w:sz w:val="28"/>
                <w:szCs w:val="28"/>
              </w:rPr>
              <w:t>khóa</w:t>
            </w:r>
            <w:proofErr w:type="spellEnd"/>
            <w:r w:rsidRPr="00DC4FDF">
              <w:rPr>
                <w:rFonts w:eastAsia="SimSun"/>
                <w:sz w:val="28"/>
                <w:szCs w:val="28"/>
              </w:rPr>
              <w:t xml:space="preserve"> </w:t>
            </w:r>
            <w:proofErr w:type="spellStart"/>
            <w:r w:rsidRPr="00DC4FDF">
              <w:rPr>
                <w:rFonts w:eastAsia="SimSun"/>
                <w:sz w:val="28"/>
                <w:szCs w:val="28"/>
              </w:rPr>
              <w:t>bí</w:t>
            </w:r>
            <w:proofErr w:type="spellEnd"/>
            <w:r w:rsidRPr="00DC4FDF">
              <w:rPr>
                <w:rFonts w:eastAsia="SimSun"/>
                <w:sz w:val="28"/>
                <w:szCs w:val="28"/>
              </w:rPr>
              <w:t xml:space="preserve"> </w:t>
            </w:r>
            <w:proofErr w:type="spellStart"/>
            <w:r w:rsidRPr="00DC4FDF">
              <w:rPr>
                <w:rFonts w:eastAsia="SimSun"/>
                <w:sz w:val="28"/>
                <w:szCs w:val="28"/>
              </w:rPr>
              <w:t>mật</w:t>
            </w:r>
            <w:proofErr w:type="spellEnd"/>
          </w:p>
        </w:tc>
      </w:tr>
      <w:tr w:rsidR="00D115E0" w:rsidRPr="00DC4FDF" w14:paraId="7FA02826" w14:textId="77777777" w:rsidTr="00D115E0">
        <w:tc>
          <w:tcPr>
            <w:tcW w:w="2840" w:type="dxa"/>
            <w:vAlign w:val="center"/>
          </w:tcPr>
          <w:p w14:paraId="0353D507" w14:textId="77777777" w:rsidR="00D115E0" w:rsidRPr="00DC4FDF" w:rsidRDefault="00D115E0" w:rsidP="00D115E0">
            <w:pPr>
              <w:pStyle w:val="ThngthngWeb"/>
              <w:widowControl/>
              <w:jc w:val="center"/>
              <w:rPr>
                <w:sz w:val="28"/>
                <w:szCs w:val="28"/>
              </w:rPr>
            </w:pPr>
            <w:proofErr w:type="spellStart"/>
            <w:r w:rsidRPr="00DC4FDF">
              <w:rPr>
                <w:rFonts w:eastAsia="SimSun"/>
                <w:sz w:val="28"/>
                <w:szCs w:val="28"/>
              </w:rPr>
              <w:t>Tốc</w:t>
            </w:r>
            <w:proofErr w:type="spellEnd"/>
            <w:r w:rsidRPr="00DC4FDF">
              <w:rPr>
                <w:rFonts w:eastAsia="SimSun"/>
                <w:sz w:val="28"/>
                <w:szCs w:val="28"/>
              </w:rPr>
              <w:t xml:space="preserve"> </w:t>
            </w:r>
            <w:proofErr w:type="spellStart"/>
            <w:r w:rsidRPr="00DC4FDF">
              <w:rPr>
                <w:rFonts w:eastAsia="SimSun"/>
                <w:sz w:val="28"/>
                <w:szCs w:val="28"/>
              </w:rPr>
              <w:t>độ</w:t>
            </w:r>
            <w:proofErr w:type="spellEnd"/>
            <w:r w:rsidRPr="00DC4FDF">
              <w:rPr>
                <w:rFonts w:eastAsia="SimSun"/>
                <w:sz w:val="28"/>
                <w:szCs w:val="28"/>
              </w:rPr>
              <w:t xml:space="preserve"> </w:t>
            </w:r>
            <w:proofErr w:type="spellStart"/>
            <w:r w:rsidRPr="00DC4FDF">
              <w:rPr>
                <w:rFonts w:eastAsia="SimSun"/>
                <w:sz w:val="28"/>
                <w:szCs w:val="28"/>
              </w:rPr>
              <w:t>xử</w:t>
            </w:r>
            <w:proofErr w:type="spellEnd"/>
            <w:r w:rsidRPr="00DC4FDF">
              <w:rPr>
                <w:rFonts w:eastAsia="SimSun"/>
                <w:sz w:val="28"/>
                <w:szCs w:val="28"/>
              </w:rPr>
              <w:t xml:space="preserve"> </w:t>
            </w:r>
            <w:proofErr w:type="spellStart"/>
            <w:r w:rsidRPr="00DC4FDF">
              <w:rPr>
                <w:rFonts w:eastAsia="SimSun"/>
                <w:sz w:val="28"/>
                <w:szCs w:val="28"/>
              </w:rPr>
              <w:t>lý</w:t>
            </w:r>
            <w:proofErr w:type="spellEnd"/>
          </w:p>
        </w:tc>
        <w:tc>
          <w:tcPr>
            <w:tcW w:w="2841" w:type="dxa"/>
            <w:vAlign w:val="center"/>
          </w:tcPr>
          <w:p w14:paraId="42202FDB" w14:textId="77777777" w:rsidR="00D115E0" w:rsidRPr="00DC4FDF" w:rsidRDefault="00D115E0" w:rsidP="00D115E0">
            <w:pPr>
              <w:pStyle w:val="ThngthngWeb"/>
              <w:widowControl/>
              <w:jc w:val="center"/>
              <w:rPr>
                <w:sz w:val="28"/>
                <w:szCs w:val="28"/>
              </w:rPr>
            </w:pPr>
            <w:r w:rsidRPr="00DC4FDF">
              <w:rPr>
                <w:rFonts w:eastAsia="SimSun"/>
                <w:sz w:val="28"/>
                <w:szCs w:val="28"/>
              </w:rPr>
              <w:t xml:space="preserve">Nhanh, </w:t>
            </w:r>
            <w:proofErr w:type="spellStart"/>
            <w:r w:rsidRPr="00DC4FDF">
              <w:rPr>
                <w:rFonts w:eastAsia="SimSun"/>
                <w:sz w:val="28"/>
                <w:szCs w:val="28"/>
              </w:rPr>
              <w:t>phù</w:t>
            </w:r>
            <w:proofErr w:type="spellEnd"/>
            <w:r w:rsidRPr="00DC4FDF">
              <w:rPr>
                <w:rFonts w:eastAsia="SimSun"/>
                <w:sz w:val="28"/>
                <w:szCs w:val="28"/>
              </w:rPr>
              <w:t xml:space="preserve"> </w:t>
            </w:r>
            <w:proofErr w:type="spellStart"/>
            <w:r w:rsidRPr="00DC4FDF">
              <w:rPr>
                <w:rFonts w:eastAsia="SimSun"/>
                <w:sz w:val="28"/>
                <w:szCs w:val="28"/>
              </w:rPr>
              <w:t>hợp</w:t>
            </w:r>
            <w:proofErr w:type="spellEnd"/>
            <w:r w:rsidRPr="00DC4FDF">
              <w:rPr>
                <w:rFonts w:eastAsia="SimSun"/>
                <w:sz w:val="28"/>
                <w:szCs w:val="28"/>
              </w:rPr>
              <w:t xml:space="preserve"> </w:t>
            </w:r>
            <w:proofErr w:type="spellStart"/>
            <w:r w:rsidRPr="00DC4FDF">
              <w:rPr>
                <w:rFonts w:eastAsia="SimSun"/>
                <w:sz w:val="28"/>
                <w:szCs w:val="28"/>
              </w:rPr>
              <w:t>với</w:t>
            </w:r>
            <w:proofErr w:type="spellEnd"/>
            <w:r w:rsidRPr="00DC4FDF">
              <w:rPr>
                <w:rFonts w:eastAsia="SimSun"/>
                <w:sz w:val="28"/>
                <w:szCs w:val="28"/>
              </w:rPr>
              <w:t xml:space="preserve"> </w:t>
            </w:r>
            <w:proofErr w:type="spellStart"/>
            <w:r w:rsidRPr="00DC4FDF">
              <w:rPr>
                <w:rFonts w:eastAsia="SimSun"/>
                <w:sz w:val="28"/>
                <w:szCs w:val="28"/>
              </w:rPr>
              <w:t>dữ</w:t>
            </w:r>
            <w:proofErr w:type="spellEnd"/>
            <w:r w:rsidRPr="00DC4FDF">
              <w:rPr>
                <w:rFonts w:eastAsia="SimSun"/>
                <w:sz w:val="28"/>
                <w:szCs w:val="28"/>
              </w:rPr>
              <w:t xml:space="preserve"> </w:t>
            </w:r>
            <w:proofErr w:type="spellStart"/>
            <w:r w:rsidRPr="00DC4FDF">
              <w:rPr>
                <w:rFonts w:eastAsia="SimSun"/>
                <w:sz w:val="28"/>
                <w:szCs w:val="28"/>
              </w:rPr>
              <w:t>liệu</w:t>
            </w:r>
            <w:proofErr w:type="spellEnd"/>
            <w:r w:rsidRPr="00DC4FDF">
              <w:rPr>
                <w:rFonts w:eastAsia="SimSun"/>
                <w:sz w:val="28"/>
                <w:szCs w:val="28"/>
              </w:rPr>
              <w:t xml:space="preserve"> </w:t>
            </w:r>
            <w:proofErr w:type="spellStart"/>
            <w:r w:rsidRPr="00DC4FDF">
              <w:rPr>
                <w:rFonts w:eastAsia="SimSun"/>
                <w:sz w:val="28"/>
                <w:szCs w:val="28"/>
              </w:rPr>
              <w:t>lớn</w:t>
            </w:r>
            <w:proofErr w:type="spellEnd"/>
          </w:p>
        </w:tc>
        <w:tc>
          <w:tcPr>
            <w:tcW w:w="2841" w:type="dxa"/>
            <w:vAlign w:val="center"/>
          </w:tcPr>
          <w:p w14:paraId="67D8B4E2" w14:textId="77777777" w:rsidR="00D115E0" w:rsidRPr="00DC4FDF" w:rsidRDefault="00D115E0" w:rsidP="00D115E0">
            <w:pPr>
              <w:pStyle w:val="ThngthngWeb"/>
              <w:widowControl/>
              <w:jc w:val="center"/>
              <w:rPr>
                <w:sz w:val="28"/>
                <w:szCs w:val="28"/>
              </w:rPr>
            </w:pPr>
            <w:proofErr w:type="spellStart"/>
            <w:r w:rsidRPr="00DC4FDF">
              <w:rPr>
                <w:rFonts w:eastAsia="SimSun"/>
                <w:sz w:val="28"/>
                <w:szCs w:val="28"/>
              </w:rPr>
              <w:t>Chậm</w:t>
            </w:r>
            <w:proofErr w:type="spellEnd"/>
            <w:r w:rsidRPr="00DC4FDF">
              <w:rPr>
                <w:rFonts w:eastAsia="SimSun"/>
                <w:sz w:val="28"/>
                <w:szCs w:val="28"/>
              </w:rPr>
              <w:t xml:space="preserve"> </w:t>
            </w:r>
            <w:proofErr w:type="spellStart"/>
            <w:r w:rsidRPr="00DC4FDF">
              <w:rPr>
                <w:rFonts w:eastAsia="SimSun"/>
                <w:sz w:val="28"/>
                <w:szCs w:val="28"/>
              </w:rPr>
              <w:t>hơn</w:t>
            </w:r>
            <w:proofErr w:type="spellEnd"/>
            <w:r w:rsidRPr="00DC4FDF">
              <w:rPr>
                <w:rFonts w:eastAsia="SimSun"/>
                <w:sz w:val="28"/>
                <w:szCs w:val="28"/>
              </w:rPr>
              <w:t xml:space="preserve"> do </w:t>
            </w:r>
            <w:proofErr w:type="spellStart"/>
            <w:r w:rsidRPr="00DC4FDF">
              <w:rPr>
                <w:rFonts w:eastAsia="SimSun"/>
                <w:sz w:val="28"/>
                <w:szCs w:val="28"/>
              </w:rPr>
              <w:t>các</w:t>
            </w:r>
            <w:proofErr w:type="spellEnd"/>
            <w:r w:rsidRPr="00DC4FDF">
              <w:rPr>
                <w:rFonts w:eastAsia="SimSun"/>
                <w:sz w:val="28"/>
                <w:szCs w:val="28"/>
              </w:rPr>
              <w:t xml:space="preserve"> </w:t>
            </w:r>
            <w:proofErr w:type="spellStart"/>
            <w:r w:rsidRPr="00DC4FDF">
              <w:rPr>
                <w:rFonts w:eastAsia="SimSun"/>
                <w:sz w:val="28"/>
                <w:szCs w:val="28"/>
              </w:rPr>
              <w:t>phép</w:t>
            </w:r>
            <w:proofErr w:type="spellEnd"/>
            <w:r w:rsidRPr="00DC4FDF">
              <w:rPr>
                <w:rFonts w:eastAsia="SimSun"/>
                <w:sz w:val="28"/>
                <w:szCs w:val="28"/>
              </w:rPr>
              <w:t xml:space="preserve"> </w:t>
            </w:r>
            <w:proofErr w:type="spellStart"/>
            <w:r w:rsidRPr="00DC4FDF">
              <w:rPr>
                <w:rFonts w:eastAsia="SimSun"/>
                <w:sz w:val="28"/>
                <w:szCs w:val="28"/>
              </w:rPr>
              <w:t>toán</w:t>
            </w:r>
            <w:proofErr w:type="spellEnd"/>
            <w:r w:rsidRPr="00DC4FDF">
              <w:rPr>
                <w:rFonts w:eastAsia="SimSun"/>
                <w:sz w:val="28"/>
                <w:szCs w:val="28"/>
              </w:rPr>
              <w:t xml:space="preserve"> </w:t>
            </w:r>
            <w:proofErr w:type="spellStart"/>
            <w:r w:rsidRPr="00DC4FDF">
              <w:rPr>
                <w:rFonts w:eastAsia="SimSun"/>
                <w:sz w:val="28"/>
                <w:szCs w:val="28"/>
              </w:rPr>
              <w:t>phức</w:t>
            </w:r>
            <w:proofErr w:type="spellEnd"/>
            <w:r w:rsidRPr="00DC4FDF">
              <w:rPr>
                <w:rFonts w:eastAsia="SimSun"/>
                <w:sz w:val="28"/>
                <w:szCs w:val="28"/>
              </w:rPr>
              <w:t xml:space="preserve"> </w:t>
            </w:r>
            <w:proofErr w:type="spellStart"/>
            <w:r w:rsidRPr="00DC4FDF">
              <w:rPr>
                <w:rFonts w:eastAsia="SimSun"/>
                <w:sz w:val="28"/>
                <w:szCs w:val="28"/>
              </w:rPr>
              <w:t>tạp</w:t>
            </w:r>
            <w:proofErr w:type="spellEnd"/>
          </w:p>
        </w:tc>
      </w:tr>
      <w:tr w:rsidR="00D115E0" w:rsidRPr="00DC4FDF" w14:paraId="7298A07C" w14:textId="77777777" w:rsidTr="00D115E0">
        <w:tc>
          <w:tcPr>
            <w:tcW w:w="2840" w:type="dxa"/>
            <w:vAlign w:val="center"/>
          </w:tcPr>
          <w:p w14:paraId="3E314925" w14:textId="77777777" w:rsidR="00D115E0" w:rsidRPr="00DC4FDF" w:rsidRDefault="00D115E0" w:rsidP="00D115E0">
            <w:pPr>
              <w:pStyle w:val="ThngthngWeb"/>
              <w:widowControl/>
              <w:jc w:val="center"/>
              <w:rPr>
                <w:sz w:val="28"/>
                <w:szCs w:val="28"/>
              </w:rPr>
            </w:pPr>
            <w:proofErr w:type="spellStart"/>
            <w:r w:rsidRPr="00DC4FDF">
              <w:rPr>
                <w:rFonts w:eastAsia="SimSun"/>
                <w:sz w:val="28"/>
                <w:szCs w:val="28"/>
              </w:rPr>
              <w:t>Độ</w:t>
            </w:r>
            <w:proofErr w:type="spellEnd"/>
            <w:r w:rsidRPr="00DC4FDF">
              <w:rPr>
                <w:rFonts w:eastAsia="SimSun"/>
                <w:sz w:val="28"/>
                <w:szCs w:val="28"/>
              </w:rPr>
              <w:t xml:space="preserve"> </w:t>
            </w:r>
            <w:proofErr w:type="spellStart"/>
            <w:r w:rsidRPr="00DC4FDF">
              <w:rPr>
                <w:rFonts w:eastAsia="SimSun"/>
                <w:sz w:val="28"/>
                <w:szCs w:val="28"/>
              </w:rPr>
              <w:t>phức</w:t>
            </w:r>
            <w:proofErr w:type="spellEnd"/>
            <w:r w:rsidRPr="00DC4FDF">
              <w:rPr>
                <w:rFonts w:eastAsia="SimSun"/>
                <w:sz w:val="28"/>
                <w:szCs w:val="28"/>
              </w:rPr>
              <w:t xml:space="preserve"> </w:t>
            </w:r>
            <w:proofErr w:type="spellStart"/>
            <w:r w:rsidRPr="00DC4FDF">
              <w:rPr>
                <w:rFonts w:eastAsia="SimSun"/>
                <w:sz w:val="28"/>
                <w:szCs w:val="28"/>
              </w:rPr>
              <w:t>tạp</w:t>
            </w:r>
            <w:proofErr w:type="spellEnd"/>
            <w:r w:rsidRPr="00DC4FDF">
              <w:rPr>
                <w:rFonts w:eastAsia="SimSun"/>
                <w:sz w:val="28"/>
                <w:szCs w:val="28"/>
              </w:rPr>
              <w:t xml:space="preserve"> </w:t>
            </w:r>
            <w:proofErr w:type="spellStart"/>
            <w:r w:rsidRPr="00DC4FDF">
              <w:rPr>
                <w:rFonts w:eastAsia="SimSun"/>
                <w:sz w:val="28"/>
                <w:szCs w:val="28"/>
              </w:rPr>
              <w:t>tính</w:t>
            </w:r>
            <w:proofErr w:type="spellEnd"/>
            <w:r w:rsidRPr="00DC4FDF">
              <w:rPr>
                <w:rFonts w:eastAsia="SimSun"/>
                <w:sz w:val="28"/>
                <w:szCs w:val="28"/>
              </w:rPr>
              <w:t xml:space="preserve"> </w:t>
            </w:r>
            <w:proofErr w:type="spellStart"/>
            <w:r w:rsidRPr="00DC4FDF">
              <w:rPr>
                <w:rFonts w:eastAsia="SimSun"/>
                <w:sz w:val="28"/>
                <w:szCs w:val="28"/>
              </w:rPr>
              <w:t>toán</w:t>
            </w:r>
            <w:proofErr w:type="spellEnd"/>
          </w:p>
        </w:tc>
        <w:tc>
          <w:tcPr>
            <w:tcW w:w="2841" w:type="dxa"/>
            <w:vAlign w:val="center"/>
          </w:tcPr>
          <w:p w14:paraId="03CFD65A" w14:textId="77777777" w:rsidR="00D115E0" w:rsidRPr="00DC4FDF" w:rsidRDefault="00D115E0" w:rsidP="00D115E0">
            <w:pPr>
              <w:pStyle w:val="ThngthngWeb"/>
              <w:widowControl/>
              <w:jc w:val="center"/>
              <w:rPr>
                <w:sz w:val="28"/>
                <w:szCs w:val="28"/>
              </w:rPr>
            </w:pPr>
            <w:proofErr w:type="spellStart"/>
            <w:r w:rsidRPr="00DC4FDF">
              <w:rPr>
                <w:rFonts w:eastAsia="SimSun"/>
                <w:sz w:val="28"/>
                <w:szCs w:val="28"/>
              </w:rPr>
              <w:t>Thấp</w:t>
            </w:r>
            <w:proofErr w:type="spellEnd"/>
          </w:p>
        </w:tc>
        <w:tc>
          <w:tcPr>
            <w:tcW w:w="2841" w:type="dxa"/>
            <w:vAlign w:val="center"/>
          </w:tcPr>
          <w:p w14:paraId="575F003A" w14:textId="77777777" w:rsidR="00D115E0" w:rsidRPr="00DC4FDF" w:rsidRDefault="00D115E0" w:rsidP="00D115E0">
            <w:pPr>
              <w:pStyle w:val="ThngthngWeb"/>
              <w:widowControl/>
              <w:jc w:val="center"/>
              <w:rPr>
                <w:sz w:val="28"/>
                <w:szCs w:val="28"/>
                <w:lang w:val="vi-VN"/>
              </w:rPr>
            </w:pPr>
            <w:r w:rsidRPr="00DC4FDF">
              <w:rPr>
                <w:sz w:val="28"/>
                <w:szCs w:val="28"/>
                <w:lang w:val="vi-VN"/>
              </w:rPr>
              <w:t>Cao</w:t>
            </w:r>
          </w:p>
        </w:tc>
      </w:tr>
      <w:tr w:rsidR="00D115E0" w:rsidRPr="00DC4FDF" w14:paraId="09E093FA" w14:textId="77777777" w:rsidTr="00D115E0">
        <w:tc>
          <w:tcPr>
            <w:tcW w:w="2840" w:type="dxa"/>
            <w:vAlign w:val="center"/>
          </w:tcPr>
          <w:p w14:paraId="6451B912" w14:textId="77777777" w:rsidR="00D115E0" w:rsidRPr="00DC4FDF" w:rsidRDefault="00D115E0" w:rsidP="00D115E0">
            <w:pPr>
              <w:pStyle w:val="ThngthngWeb"/>
              <w:widowControl/>
              <w:jc w:val="center"/>
              <w:rPr>
                <w:sz w:val="28"/>
                <w:szCs w:val="28"/>
              </w:rPr>
            </w:pPr>
            <w:proofErr w:type="spellStart"/>
            <w:r w:rsidRPr="00DC4FDF">
              <w:rPr>
                <w:rFonts w:eastAsia="SimSun"/>
                <w:sz w:val="28"/>
                <w:szCs w:val="28"/>
              </w:rPr>
              <w:t>Độ</w:t>
            </w:r>
            <w:proofErr w:type="spellEnd"/>
            <w:r w:rsidRPr="00DC4FDF">
              <w:rPr>
                <w:rFonts w:eastAsia="SimSun"/>
                <w:sz w:val="28"/>
                <w:szCs w:val="28"/>
              </w:rPr>
              <w:t xml:space="preserve"> </w:t>
            </w:r>
            <w:proofErr w:type="spellStart"/>
            <w:r w:rsidRPr="00DC4FDF">
              <w:rPr>
                <w:rFonts w:eastAsia="SimSun"/>
                <w:sz w:val="28"/>
                <w:szCs w:val="28"/>
              </w:rPr>
              <w:t>bảo</w:t>
            </w:r>
            <w:proofErr w:type="spellEnd"/>
            <w:r w:rsidRPr="00DC4FDF">
              <w:rPr>
                <w:rFonts w:eastAsia="SimSun"/>
                <w:sz w:val="28"/>
                <w:szCs w:val="28"/>
              </w:rPr>
              <w:t xml:space="preserve"> </w:t>
            </w:r>
            <w:proofErr w:type="spellStart"/>
            <w:r w:rsidRPr="00DC4FDF">
              <w:rPr>
                <w:rFonts w:eastAsia="SimSun"/>
                <w:sz w:val="28"/>
                <w:szCs w:val="28"/>
              </w:rPr>
              <w:t>mật</w:t>
            </w:r>
            <w:proofErr w:type="spellEnd"/>
          </w:p>
        </w:tc>
        <w:tc>
          <w:tcPr>
            <w:tcW w:w="2841" w:type="dxa"/>
            <w:vAlign w:val="center"/>
          </w:tcPr>
          <w:p w14:paraId="2E35C37A" w14:textId="77777777" w:rsidR="00D115E0" w:rsidRPr="00DC4FDF" w:rsidRDefault="00D115E0" w:rsidP="00D115E0">
            <w:pPr>
              <w:pStyle w:val="ThngthngWeb"/>
              <w:widowControl/>
              <w:jc w:val="center"/>
              <w:rPr>
                <w:sz w:val="28"/>
                <w:szCs w:val="28"/>
              </w:rPr>
            </w:pPr>
            <w:proofErr w:type="spellStart"/>
            <w:r w:rsidRPr="00DC4FDF">
              <w:rPr>
                <w:rFonts w:eastAsia="SimSun"/>
                <w:sz w:val="28"/>
                <w:szCs w:val="28"/>
              </w:rPr>
              <w:t>Phụ</w:t>
            </w:r>
            <w:proofErr w:type="spellEnd"/>
            <w:r w:rsidRPr="00DC4FDF">
              <w:rPr>
                <w:rFonts w:eastAsia="SimSun"/>
                <w:sz w:val="28"/>
                <w:szCs w:val="28"/>
              </w:rPr>
              <w:t xml:space="preserve"> </w:t>
            </w:r>
            <w:proofErr w:type="spellStart"/>
            <w:r w:rsidRPr="00DC4FDF">
              <w:rPr>
                <w:rFonts w:eastAsia="SimSun"/>
                <w:sz w:val="28"/>
                <w:szCs w:val="28"/>
              </w:rPr>
              <w:t>thuộc</w:t>
            </w:r>
            <w:proofErr w:type="spellEnd"/>
            <w:r w:rsidRPr="00DC4FDF">
              <w:rPr>
                <w:rFonts w:eastAsia="SimSun"/>
                <w:sz w:val="28"/>
                <w:szCs w:val="28"/>
              </w:rPr>
              <w:t xml:space="preserve"> </w:t>
            </w:r>
            <w:proofErr w:type="spellStart"/>
            <w:r w:rsidRPr="00DC4FDF">
              <w:rPr>
                <w:rFonts w:eastAsia="SimSun"/>
                <w:sz w:val="28"/>
                <w:szCs w:val="28"/>
              </w:rPr>
              <w:t>vào</w:t>
            </w:r>
            <w:proofErr w:type="spellEnd"/>
            <w:r w:rsidRPr="00DC4FDF">
              <w:rPr>
                <w:rFonts w:eastAsia="SimSun"/>
                <w:sz w:val="28"/>
                <w:szCs w:val="28"/>
              </w:rPr>
              <w:t xml:space="preserve"> </w:t>
            </w:r>
            <w:proofErr w:type="spellStart"/>
            <w:r w:rsidRPr="00DC4FDF">
              <w:rPr>
                <w:rFonts w:eastAsia="SimSun"/>
                <w:sz w:val="28"/>
                <w:szCs w:val="28"/>
              </w:rPr>
              <w:t>việc</w:t>
            </w:r>
            <w:proofErr w:type="spellEnd"/>
            <w:r w:rsidRPr="00DC4FDF">
              <w:rPr>
                <w:rFonts w:eastAsia="SimSun"/>
                <w:sz w:val="28"/>
                <w:szCs w:val="28"/>
              </w:rPr>
              <w:t xml:space="preserve"> </w:t>
            </w:r>
            <w:proofErr w:type="spellStart"/>
            <w:r w:rsidRPr="00DC4FDF">
              <w:rPr>
                <w:rFonts w:eastAsia="SimSun"/>
                <w:sz w:val="28"/>
                <w:szCs w:val="28"/>
              </w:rPr>
              <w:t>bảo</w:t>
            </w:r>
            <w:proofErr w:type="spellEnd"/>
            <w:r w:rsidRPr="00DC4FDF">
              <w:rPr>
                <w:rFonts w:eastAsia="SimSun"/>
                <w:sz w:val="28"/>
                <w:szCs w:val="28"/>
              </w:rPr>
              <w:t xml:space="preserve"> </w:t>
            </w:r>
            <w:proofErr w:type="spellStart"/>
            <w:r w:rsidRPr="00DC4FDF">
              <w:rPr>
                <w:rFonts w:eastAsia="SimSun"/>
                <w:sz w:val="28"/>
                <w:szCs w:val="28"/>
              </w:rPr>
              <w:t>vệ</w:t>
            </w:r>
            <w:proofErr w:type="spellEnd"/>
            <w:r w:rsidRPr="00DC4FDF">
              <w:rPr>
                <w:rFonts w:eastAsia="SimSun"/>
                <w:sz w:val="28"/>
                <w:szCs w:val="28"/>
              </w:rPr>
              <w:t xml:space="preserve"> </w:t>
            </w:r>
            <w:proofErr w:type="spellStart"/>
            <w:r w:rsidRPr="00DC4FDF">
              <w:rPr>
                <w:rFonts w:eastAsia="SimSun"/>
                <w:sz w:val="28"/>
                <w:szCs w:val="28"/>
              </w:rPr>
              <w:t>khóa</w:t>
            </w:r>
            <w:proofErr w:type="spellEnd"/>
            <w:r w:rsidRPr="00DC4FDF">
              <w:rPr>
                <w:rFonts w:eastAsia="SimSun"/>
                <w:sz w:val="28"/>
                <w:szCs w:val="28"/>
              </w:rPr>
              <w:t xml:space="preserve"> </w:t>
            </w:r>
            <w:proofErr w:type="spellStart"/>
            <w:r w:rsidRPr="00DC4FDF">
              <w:rPr>
                <w:rFonts w:eastAsia="SimSun"/>
                <w:sz w:val="28"/>
                <w:szCs w:val="28"/>
              </w:rPr>
              <w:t>bí</w:t>
            </w:r>
            <w:proofErr w:type="spellEnd"/>
            <w:r w:rsidRPr="00DC4FDF">
              <w:rPr>
                <w:rFonts w:eastAsia="SimSun"/>
                <w:sz w:val="28"/>
                <w:szCs w:val="28"/>
              </w:rPr>
              <w:t xml:space="preserve"> </w:t>
            </w:r>
            <w:proofErr w:type="spellStart"/>
            <w:r w:rsidRPr="00DC4FDF">
              <w:rPr>
                <w:rFonts w:eastAsia="SimSun"/>
                <w:sz w:val="28"/>
                <w:szCs w:val="28"/>
              </w:rPr>
              <w:t>mật</w:t>
            </w:r>
            <w:proofErr w:type="spellEnd"/>
          </w:p>
        </w:tc>
        <w:tc>
          <w:tcPr>
            <w:tcW w:w="2841" w:type="dxa"/>
            <w:vAlign w:val="center"/>
          </w:tcPr>
          <w:p w14:paraId="5F98F44A" w14:textId="77777777" w:rsidR="00D115E0" w:rsidRPr="00DC4FDF" w:rsidRDefault="00D115E0" w:rsidP="00D115E0">
            <w:pPr>
              <w:pStyle w:val="ThngthngWeb"/>
              <w:widowControl/>
              <w:jc w:val="center"/>
              <w:rPr>
                <w:sz w:val="28"/>
                <w:szCs w:val="28"/>
              </w:rPr>
            </w:pPr>
            <w:r w:rsidRPr="00DC4FDF">
              <w:rPr>
                <w:rFonts w:eastAsia="SimSun"/>
                <w:sz w:val="28"/>
                <w:szCs w:val="28"/>
              </w:rPr>
              <w:t xml:space="preserve">Bảo </w:t>
            </w:r>
            <w:proofErr w:type="spellStart"/>
            <w:r w:rsidRPr="00DC4FDF">
              <w:rPr>
                <w:rFonts w:eastAsia="SimSun"/>
                <w:sz w:val="28"/>
                <w:szCs w:val="28"/>
              </w:rPr>
              <w:t>mật</w:t>
            </w:r>
            <w:proofErr w:type="spellEnd"/>
            <w:r w:rsidRPr="00DC4FDF">
              <w:rPr>
                <w:rFonts w:eastAsia="SimSun"/>
                <w:sz w:val="28"/>
                <w:szCs w:val="28"/>
              </w:rPr>
              <w:t xml:space="preserve"> </w:t>
            </w:r>
            <w:proofErr w:type="spellStart"/>
            <w:r w:rsidRPr="00DC4FDF">
              <w:rPr>
                <w:rFonts w:eastAsia="SimSun"/>
                <w:sz w:val="28"/>
                <w:szCs w:val="28"/>
              </w:rPr>
              <w:t>cao</w:t>
            </w:r>
            <w:proofErr w:type="spellEnd"/>
            <w:r w:rsidRPr="00DC4FDF">
              <w:rPr>
                <w:rFonts w:eastAsia="SimSun"/>
                <w:sz w:val="28"/>
                <w:szCs w:val="28"/>
              </w:rPr>
              <w:t xml:space="preserve"> </w:t>
            </w:r>
            <w:proofErr w:type="spellStart"/>
            <w:r w:rsidRPr="00DC4FDF">
              <w:rPr>
                <w:rFonts w:eastAsia="SimSun"/>
                <w:sz w:val="28"/>
                <w:szCs w:val="28"/>
              </w:rPr>
              <w:t>hơn</w:t>
            </w:r>
            <w:proofErr w:type="spellEnd"/>
            <w:r w:rsidRPr="00DC4FDF">
              <w:rPr>
                <w:rFonts w:eastAsia="SimSun"/>
                <w:sz w:val="28"/>
                <w:szCs w:val="28"/>
              </w:rPr>
              <w:t xml:space="preserve"> </w:t>
            </w:r>
            <w:proofErr w:type="spellStart"/>
            <w:r w:rsidRPr="00DC4FDF">
              <w:rPr>
                <w:rFonts w:eastAsia="SimSun"/>
                <w:sz w:val="28"/>
                <w:szCs w:val="28"/>
              </w:rPr>
              <w:t>trong</w:t>
            </w:r>
            <w:proofErr w:type="spellEnd"/>
            <w:r w:rsidRPr="00DC4FDF">
              <w:rPr>
                <w:rFonts w:eastAsia="SimSun"/>
                <w:sz w:val="28"/>
                <w:szCs w:val="28"/>
              </w:rPr>
              <w:t xml:space="preserve"> </w:t>
            </w:r>
            <w:proofErr w:type="spellStart"/>
            <w:r w:rsidRPr="00DC4FDF">
              <w:rPr>
                <w:rFonts w:eastAsia="SimSun"/>
                <w:sz w:val="28"/>
                <w:szCs w:val="28"/>
              </w:rPr>
              <w:t>quá</w:t>
            </w:r>
            <w:proofErr w:type="spellEnd"/>
            <w:r w:rsidRPr="00DC4FDF">
              <w:rPr>
                <w:rFonts w:eastAsia="SimSun"/>
                <w:sz w:val="28"/>
                <w:szCs w:val="28"/>
              </w:rPr>
              <w:t xml:space="preserve"> </w:t>
            </w:r>
            <w:proofErr w:type="spellStart"/>
            <w:r w:rsidRPr="00DC4FDF">
              <w:rPr>
                <w:rFonts w:eastAsia="SimSun"/>
                <w:sz w:val="28"/>
                <w:szCs w:val="28"/>
              </w:rPr>
              <w:t>trình</w:t>
            </w:r>
            <w:proofErr w:type="spellEnd"/>
            <w:r w:rsidRPr="00DC4FDF">
              <w:rPr>
                <w:rFonts w:eastAsia="SimSun"/>
                <w:sz w:val="28"/>
                <w:szCs w:val="28"/>
              </w:rPr>
              <w:t xml:space="preserve"> </w:t>
            </w:r>
            <w:proofErr w:type="spellStart"/>
            <w:r w:rsidRPr="00DC4FDF">
              <w:rPr>
                <w:rFonts w:eastAsia="SimSun"/>
                <w:sz w:val="28"/>
                <w:szCs w:val="28"/>
              </w:rPr>
              <w:t>trao</w:t>
            </w:r>
            <w:proofErr w:type="spellEnd"/>
            <w:r w:rsidRPr="00DC4FDF">
              <w:rPr>
                <w:rFonts w:eastAsia="SimSun"/>
                <w:sz w:val="28"/>
                <w:szCs w:val="28"/>
              </w:rPr>
              <w:t xml:space="preserve"> </w:t>
            </w:r>
            <w:proofErr w:type="spellStart"/>
            <w:r w:rsidRPr="00DC4FDF">
              <w:rPr>
                <w:rFonts w:eastAsia="SimSun"/>
                <w:sz w:val="28"/>
                <w:szCs w:val="28"/>
              </w:rPr>
              <w:t>đổi</w:t>
            </w:r>
            <w:proofErr w:type="spellEnd"/>
            <w:r w:rsidRPr="00DC4FDF">
              <w:rPr>
                <w:rFonts w:eastAsia="SimSun"/>
                <w:sz w:val="28"/>
                <w:szCs w:val="28"/>
              </w:rPr>
              <w:t xml:space="preserve"> </w:t>
            </w:r>
            <w:proofErr w:type="spellStart"/>
            <w:r w:rsidRPr="00DC4FDF">
              <w:rPr>
                <w:rFonts w:eastAsia="SimSun"/>
                <w:sz w:val="28"/>
                <w:szCs w:val="28"/>
              </w:rPr>
              <w:t>khóa</w:t>
            </w:r>
            <w:proofErr w:type="spellEnd"/>
          </w:p>
        </w:tc>
      </w:tr>
      <w:tr w:rsidR="00D115E0" w:rsidRPr="00DC4FDF" w14:paraId="15DBBF0C" w14:textId="77777777" w:rsidTr="00D115E0">
        <w:tc>
          <w:tcPr>
            <w:tcW w:w="2840" w:type="dxa"/>
            <w:vAlign w:val="center"/>
          </w:tcPr>
          <w:p w14:paraId="0799902D" w14:textId="77777777" w:rsidR="00D115E0" w:rsidRPr="00DC4FDF" w:rsidRDefault="00D115E0" w:rsidP="00D115E0">
            <w:pPr>
              <w:pStyle w:val="ThngthngWeb"/>
              <w:widowControl/>
              <w:jc w:val="center"/>
              <w:rPr>
                <w:sz w:val="28"/>
                <w:szCs w:val="28"/>
              </w:rPr>
            </w:pPr>
            <w:r w:rsidRPr="00DC4FDF">
              <w:rPr>
                <w:rFonts w:eastAsia="SimSun"/>
                <w:sz w:val="28"/>
                <w:szCs w:val="28"/>
              </w:rPr>
              <w:t xml:space="preserve">Quản </w:t>
            </w:r>
            <w:proofErr w:type="spellStart"/>
            <w:r w:rsidRPr="00DC4FDF">
              <w:rPr>
                <w:rFonts w:eastAsia="SimSun"/>
                <w:sz w:val="28"/>
                <w:szCs w:val="28"/>
              </w:rPr>
              <w:t>lý</w:t>
            </w:r>
            <w:proofErr w:type="spellEnd"/>
            <w:r w:rsidRPr="00DC4FDF">
              <w:rPr>
                <w:rFonts w:eastAsia="SimSun"/>
                <w:sz w:val="28"/>
                <w:szCs w:val="28"/>
              </w:rPr>
              <w:t xml:space="preserve"> </w:t>
            </w:r>
            <w:proofErr w:type="spellStart"/>
            <w:r w:rsidRPr="00DC4FDF">
              <w:rPr>
                <w:rFonts w:eastAsia="SimSun"/>
                <w:sz w:val="28"/>
                <w:szCs w:val="28"/>
              </w:rPr>
              <w:t>khóa</w:t>
            </w:r>
            <w:proofErr w:type="spellEnd"/>
          </w:p>
        </w:tc>
        <w:tc>
          <w:tcPr>
            <w:tcW w:w="2841" w:type="dxa"/>
            <w:vAlign w:val="center"/>
          </w:tcPr>
          <w:p w14:paraId="293CC439" w14:textId="77777777" w:rsidR="00D115E0" w:rsidRPr="00DC4FDF" w:rsidRDefault="00D115E0" w:rsidP="00D115E0">
            <w:pPr>
              <w:pStyle w:val="ThngthngWeb"/>
              <w:widowControl/>
              <w:jc w:val="center"/>
              <w:rPr>
                <w:sz w:val="28"/>
                <w:szCs w:val="28"/>
              </w:rPr>
            </w:pPr>
            <w:proofErr w:type="spellStart"/>
            <w:r w:rsidRPr="00DC4FDF">
              <w:rPr>
                <w:rFonts w:eastAsia="SimSun"/>
                <w:sz w:val="28"/>
                <w:szCs w:val="28"/>
              </w:rPr>
              <w:t>Khó</w:t>
            </w:r>
            <w:proofErr w:type="spellEnd"/>
            <w:r w:rsidRPr="00DC4FDF">
              <w:rPr>
                <w:rFonts w:eastAsia="SimSun"/>
                <w:sz w:val="28"/>
                <w:szCs w:val="28"/>
              </w:rPr>
              <w:t xml:space="preserve"> </w:t>
            </w:r>
            <w:proofErr w:type="spellStart"/>
            <w:r w:rsidRPr="00DC4FDF">
              <w:rPr>
                <w:rFonts w:eastAsia="SimSun"/>
                <w:sz w:val="28"/>
                <w:szCs w:val="28"/>
              </w:rPr>
              <w:t>khăn</w:t>
            </w:r>
            <w:proofErr w:type="spellEnd"/>
            <w:r w:rsidRPr="00DC4FDF">
              <w:rPr>
                <w:rFonts w:eastAsia="SimSun"/>
                <w:sz w:val="28"/>
                <w:szCs w:val="28"/>
              </w:rPr>
              <w:t xml:space="preserve"> </w:t>
            </w:r>
            <w:proofErr w:type="spellStart"/>
            <w:r w:rsidRPr="00DC4FDF">
              <w:rPr>
                <w:rFonts w:eastAsia="SimSun"/>
                <w:sz w:val="28"/>
                <w:szCs w:val="28"/>
              </w:rPr>
              <w:t>khi</w:t>
            </w:r>
            <w:proofErr w:type="spellEnd"/>
            <w:r w:rsidRPr="00DC4FDF">
              <w:rPr>
                <w:rFonts w:eastAsia="SimSun"/>
                <w:sz w:val="28"/>
                <w:szCs w:val="28"/>
              </w:rPr>
              <w:t xml:space="preserve"> </w:t>
            </w:r>
            <w:proofErr w:type="spellStart"/>
            <w:r w:rsidRPr="00DC4FDF">
              <w:rPr>
                <w:rFonts w:eastAsia="SimSun"/>
                <w:sz w:val="28"/>
                <w:szCs w:val="28"/>
              </w:rPr>
              <w:t>số</w:t>
            </w:r>
            <w:proofErr w:type="spellEnd"/>
            <w:r w:rsidRPr="00DC4FDF">
              <w:rPr>
                <w:rFonts w:eastAsia="SimSun"/>
                <w:sz w:val="28"/>
                <w:szCs w:val="28"/>
              </w:rPr>
              <w:t xml:space="preserve"> </w:t>
            </w:r>
            <w:proofErr w:type="spellStart"/>
            <w:r w:rsidRPr="00DC4FDF">
              <w:rPr>
                <w:rFonts w:eastAsia="SimSun"/>
                <w:sz w:val="28"/>
                <w:szCs w:val="28"/>
              </w:rPr>
              <w:t>lượng</w:t>
            </w:r>
            <w:proofErr w:type="spellEnd"/>
            <w:r w:rsidRPr="00DC4FDF">
              <w:rPr>
                <w:rFonts w:eastAsia="SimSun"/>
                <w:sz w:val="28"/>
                <w:szCs w:val="28"/>
              </w:rPr>
              <w:t xml:space="preserve"> </w:t>
            </w:r>
            <w:proofErr w:type="spellStart"/>
            <w:r w:rsidRPr="00DC4FDF">
              <w:rPr>
                <w:rFonts w:eastAsia="SimSun"/>
                <w:sz w:val="28"/>
                <w:szCs w:val="28"/>
              </w:rPr>
              <w:t>người</w:t>
            </w:r>
            <w:proofErr w:type="spellEnd"/>
            <w:r w:rsidRPr="00DC4FDF">
              <w:rPr>
                <w:rFonts w:eastAsia="SimSun"/>
                <w:sz w:val="28"/>
                <w:szCs w:val="28"/>
              </w:rPr>
              <w:t xml:space="preserve"> </w:t>
            </w:r>
            <w:proofErr w:type="spellStart"/>
            <w:r w:rsidRPr="00DC4FDF">
              <w:rPr>
                <w:rFonts w:eastAsia="SimSun"/>
                <w:sz w:val="28"/>
                <w:szCs w:val="28"/>
              </w:rPr>
              <w:t>dùng</w:t>
            </w:r>
            <w:proofErr w:type="spellEnd"/>
            <w:r w:rsidRPr="00DC4FDF">
              <w:rPr>
                <w:rFonts w:eastAsia="SimSun"/>
                <w:sz w:val="28"/>
                <w:szCs w:val="28"/>
              </w:rPr>
              <w:t xml:space="preserve"> </w:t>
            </w:r>
            <w:proofErr w:type="spellStart"/>
            <w:r w:rsidRPr="00DC4FDF">
              <w:rPr>
                <w:rFonts w:eastAsia="SimSun"/>
                <w:sz w:val="28"/>
                <w:szCs w:val="28"/>
              </w:rPr>
              <w:t>tăng</w:t>
            </w:r>
            <w:proofErr w:type="spellEnd"/>
          </w:p>
        </w:tc>
        <w:tc>
          <w:tcPr>
            <w:tcW w:w="2841" w:type="dxa"/>
            <w:vAlign w:val="center"/>
          </w:tcPr>
          <w:p w14:paraId="1B408930" w14:textId="77777777" w:rsidR="00D115E0" w:rsidRPr="00DC4FDF" w:rsidRDefault="00D115E0" w:rsidP="00D115E0">
            <w:pPr>
              <w:pStyle w:val="ThngthngWeb"/>
              <w:widowControl/>
              <w:jc w:val="center"/>
              <w:rPr>
                <w:sz w:val="28"/>
                <w:szCs w:val="28"/>
              </w:rPr>
            </w:pPr>
            <w:proofErr w:type="spellStart"/>
            <w:r w:rsidRPr="00DC4FDF">
              <w:rPr>
                <w:rFonts w:eastAsia="SimSun"/>
                <w:sz w:val="28"/>
                <w:szCs w:val="28"/>
              </w:rPr>
              <w:t>Dễ</w:t>
            </w:r>
            <w:proofErr w:type="spellEnd"/>
            <w:r w:rsidRPr="00DC4FDF">
              <w:rPr>
                <w:rFonts w:eastAsia="SimSun"/>
                <w:sz w:val="28"/>
                <w:szCs w:val="28"/>
              </w:rPr>
              <w:t xml:space="preserve"> </w:t>
            </w:r>
            <w:proofErr w:type="spellStart"/>
            <w:r w:rsidRPr="00DC4FDF">
              <w:rPr>
                <w:rFonts w:eastAsia="SimSun"/>
                <w:sz w:val="28"/>
                <w:szCs w:val="28"/>
              </w:rPr>
              <w:t>quản</w:t>
            </w:r>
            <w:proofErr w:type="spellEnd"/>
            <w:r w:rsidRPr="00DC4FDF">
              <w:rPr>
                <w:rFonts w:eastAsia="SimSun"/>
                <w:sz w:val="28"/>
                <w:szCs w:val="28"/>
              </w:rPr>
              <w:t xml:space="preserve"> </w:t>
            </w:r>
            <w:proofErr w:type="spellStart"/>
            <w:r w:rsidRPr="00DC4FDF">
              <w:rPr>
                <w:rFonts w:eastAsia="SimSun"/>
                <w:sz w:val="28"/>
                <w:szCs w:val="28"/>
              </w:rPr>
              <w:t>lý</w:t>
            </w:r>
            <w:proofErr w:type="spellEnd"/>
            <w:r w:rsidRPr="00DC4FDF">
              <w:rPr>
                <w:rFonts w:eastAsia="SimSun"/>
                <w:sz w:val="28"/>
                <w:szCs w:val="28"/>
              </w:rPr>
              <w:t xml:space="preserve"> </w:t>
            </w:r>
            <w:proofErr w:type="spellStart"/>
            <w:r w:rsidRPr="00DC4FDF">
              <w:rPr>
                <w:rFonts w:eastAsia="SimSun"/>
                <w:sz w:val="28"/>
                <w:szCs w:val="28"/>
              </w:rPr>
              <w:t>hơn</w:t>
            </w:r>
            <w:proofErr w:type="spellEnd"/>
            <w:r w:rsidRPr="00DC4FDF">
              <w:rPr>
                <w:rFonts w:eastAsia="SimSun"/>
                <w:sz w:val="28"/>
                <w:szCs w:val="28"/>
              </w:rPr>
              <w:t xml:space="preserve"> </w:t>
            </w:r>
            <w:proofErr w:type="spellStart"/>
            <w:r w:rsidRPr="00DC4FDF">
              <w:rPr>
                <w:rFonts w:eastAsia="SimSun"/>
                <w:sz w:val="28"/>
                <w:szCs w:val="28"/>
              </w:rPr>
              <w:t>nhờ</w:t>
            </w:r>
            <w:proofErr w:type="spellEnd"/>
            <w:r w:rsidRPr="00DC4FDF">
              <w:rPr>
                <w:rFonts w:eastAsia="SimSun"/>
                <w:sz w:val="28"/>
                <w:szCs w:val="28"/>
              </w:rPr>
              <w:t xml:space="preserve"> </w:t>
            </w:r>
            <w:proofErr w:type="spellStart"/>
            <w:r w:rsidRPr="00DC4FDF">
              <w:rPr>
                <w:rFonts w:eastAsia="SimSun"/>
                <w:sz w:val="28"/>
                <w:szCs w:val="28"/>
              </w:rPr>
              <w:t>sử</w:t>
            </w:r>
            <w:proofErr w:type="spellEnd"/>
            <w:r w:rsidRPr="00DC4FDF">
              <w:rPr>
                <w:rFonts w:eastAsia="SimSun"/>
                <w:sz w:val="28"/>
                <w:szCs w:val="28"/>
              </w:rPr>
              <w:t xml:space="preserve"> </w:t>
            </w:r>
            <w:proofErr w:type="spellStart"/>
            <w:r w:rsidRPr="00DC4FDF">
              <w:rPr>
                <w:rFonts w:eastAsia="SimSun"/>
                <w:sz w:val="28"/>
                <w:szCs w:val="28"/>
              </w:rPr>
              <w:t>dụng</w:t>
            </w:r>
            <w:proofErr w:type="spellEnd"/>
            <w:r w:rsidRPr="00DC4FDF">
              <w:rPr>
                <w:rFonts w:eastAsia="SimSun"/>
                <w:sz w:val="28"/>
                <w:szCs w:val="28"/>
              </w:rPr>
              <w:t xml:space="preserve"> </w:t>
            </w:r>
            <w:proofErr w:type="spellStart"/>
            <w:r w:rsidRPr="00DC4FDF">
              <w:rPr>
                <w:rFonts w:eastAsia="SimSun"/>
                <w:sz w:val="28"/>
                <w:szCs w:val="28"/>
              </w:rPr>
              <w:t>khóa</w:t>
            </w:r>
            <w:proofErr w:type="spellEnd"/>
            <w:r w:rsidRPr="00DC4FDF">
              <w:rPr>
                <w:rFonts w:eastAsia="SimSun"/>
                <w:sz w:val="28"/>
                <w:szCs w:val="28"/>
              </w:rPr>
              <w:t xml:space="preserve"> </w:t>
            </w:r>
            <w:proofErr w:type="spellStart"/>
            <w:r w:rsidRPr="00DC4FDF">
              <w:rPr>
                <w:rFonts w:eastAsia="SimSun"/>
                <w:sz w:val="28"/>
                <w:szCs w:val="28"/>
              </w:rPr>
              <w:t>công</w:t>
            </w:r>
            <w:proofErr w:type="spellEnd"/>
            <w:r w:rsidRPr="00DC4FDF">
              <w:rPr>
                <w:rFonts w:eastAsia="SimSun"/>
                <w:sz w:val="28"/>
                <w:szCs w:val="28"/>
              </w:rPr>
              <w:t xml:space="preserve"> </w:t>
            </w:r>
            <w:proofErr w:type="spellStart"/>
            <w:r w:rsidRPr="00DC4FDF">
              <w:rPr>
                <w:rFonts w:eastAsia="SimSun"/>
                <w:sz w:val="28"/>
                <w:szCs w:val="28"/>
              </w:rPr>
              <w:t>khai</w:t>
            </w:r>
            <w:proofErr w:type="spellEnd"/>
          </w:p>
        </w:tc>
      </w:tr>
      <w:tr w:rsidR="00D115E0" w:rsidRPr="00DC4FDF" w14:paraId="49746AF1" w14:textId="77777777" w:rsidTr="00D115E0">
        <w:tc>
          <w:tcPr>
            <w:tcW w:w="2840" w:type="dxa"/>
            <w:vAlign w:val="center"/>
          </w:tcPr>
          <w:p w14:paraId="2A3CE336" w14:textId="77777777" w:rsidR="00D115E0" w:rsidRPr="00DC4FDF" w:rsidRDefault="00D115E0" w:rsidP="00D115E0">
            <w:pPr>
              <w:pStyle w:val="ThngthngWeb"/>
              <w:widowControl/>
              <w:jc w:val="center"/>
              <w:rPr>
                <w:sz w:val="28"/>
                <w:szCs w:val="28"/>
              </w:rPr>
            </w:pPr>
            <w:proofErr w:type="spellStart"/>
            <w:r w:rsidRPr="00DC4FDF">
              <w:rPr>
                <w:rFonts w:eastAsia="SimSun"/>
                <w:sz w:val="28"/>
                <w:szCs w:val="28"/>
              </w:rPr>
              <w:t>Chữ</w:t>
            </w:r>
            <w:proofErr w:type="spellEnd"/>
            <w:r w:rsidRPr="00DC4FDF">
              <w:rPr>
                <w:rFonts w:eastAsia="SimSun"/>
                <w:sz w:val="28"/>
                <w:szCs w:val="28"/>
              </w:rPr>
              <w:t xml:space="preserve"> </w:t>
            </w:r>
            <w:proofErr w:type="spellStart"/>
            <w:r w:rsidRPr="00DC4FDF">
              <w:rPr>
                <w:rFonts w:eastAsia="SimSun"/>
                <w:sz w:val="28"/>
                <w:szCs w:val="28"/>
              </w:rPr>
              <w:t>ký</w:t>
            </w:r>
            <w:proofErr w:type="spellEnd"/>
            <w:r w:rsidRPr="00DC4FDF">
              <w:rPr>
                <w:rFonts w:eastAsia="SimSun"/>
                <w:sz w:val="28"/>
                <w:szCs w:val="28"/>
              </w:rPr>
              <w:t xml:space="preserve"> </w:t>
            </w:r>
            <w:proofErr w:type="spellStart"/>
            <w:r w:rsidRPr="00DC4FDF">
              <w:rPr>
                <w:rFonts w:eastAsia="SimSun"/>
                <w:sz w:val="28"/>
                <w:szCs w:val="28"/>
              </w:rPr>
              <w:t>số</w:t>
            </w:r>
            <w:proofErr w:type="spellEnd"/>
          </w:p>
        </w:tc>
        <w:tc>
          <w:tcPr>
            <w:tcW w:w="2841" w:type="dxa"/>
            <w:vAlign w:val="center"/>
          </w:tcPr>
          <w:p w14:paraId="7CE55CC4" w14:textId="77777777" w:rsidR="00D115E0" w:rsidRPr="00DC4FDF" w:rsidRDefault="00D115E0" w:rsidP="00D115E0">
            <w:pPr>
              <w:pStyle w:val="ThngthngWeb"/>
              <w:widowControl/>
              <w:jc w:val="center"/>
              <w:rPr>
                <w:sz w:val="28"/>
                <w:szCs w:val="28"/>
              </w:rPr>
            </w:pPr>
            <w:proofErr w:type="spellStart"/>
            <w:r w:rsidRPr="00DC4FDF">
              <w:rPr>
                <w:rFonts w:eastAsia="SimSun"/>
                <w:sz w:val="28"/>
                <w:szCs w:val="28"/>
              </w:rPr>
              <w:t>Không</w:t>
            </w:r>
            <w:proofErr w:type="spellEnd"/>
            <w:r w:rsidRPr="00DC4FDF">
              <w:rPr>
                <w:rFonts w:eastAsia="SimSun"/>
                <w:sz w:val="28"/>
                <w:szCs w:val="28"/>
              </w:rPr>
              <w:t xml:space="preserve"> </w:t>
            </w:r>
            <w:proofErr w:type="spellStart"/>
            <w:r w:rsidRPr="00DC4FDF">
              <w:rPr>
                <w:rFonts w:eastAsia="SimSun"/>
                <w:sz w:val="28"/>
                <w:szCs w:val="28"/>
              </w:rPr>
              <w:t>hỗ</w:t>
            </w:r>
            <w:proofErr w:type="spellEnd"/>
            <w:r w:rsidRPr="00DC4FDF">
              <w:rPr>
                <w:rFonts w:eastAsia="SimSun"/>
                <w:sz w:val="28"/>
                <w:szCs w:val="28"/>
              </w:rPr>
              <w:t xml:space="preserve"> </w:t>
            </w:r>
            <w:proofErr w:type="spellStart"/>
            <w:r w:rsidRPr="00DC4FDF">
              <w:rPr>
                <w:rFonts w:eastAsia="SimSun"/>
                <w:sz w:val="28"/>
                <w:szCs w:val="28"/>
              </w:rPr>
              <w:t>trợ</w:t>
            </w:r>
            <w:proofErr w:type="spellEnd"/>
            <w:r w:rsidRPr="00DC4FDF">
              <w:rPr>
                <w:rFonts w:eastAsia="SimSun"/>
                <w:sz w:val="28"/>
                <w:szCs w:val="28"/>
              </w:rPr>
              <w:t xml:space="preserve"> </w:t>
            </w:r>
            <w:proofErr w:type="spellStart"/>
            <w:r w:rsidRPr="00DC4FDF">
              <w:rPr>
                <w:rFonts w:eastAsia="SimSun"/>
                <w:sz w:val="28"/>
                <w:szCs w:val="28"/>
              </w:rPr>
              <w:t>trực</w:t>
            </w:r>
            <w:proofErr w:type="spellEnd"/>
            <w:r w:rsidRPr="00DC4FDF">
              <w:rPr>
                <w:rFonts w:eastAsia="SimSun"/>
                <w:sz w:val="28"/>
                <w:szCs w:val="28"/>
              </w:rPr>
              <w:t xml:space="preserve"> </w:t>
            </w:r>
            <w:proofErr w:type="spellStart"/>
            <w:r w:rsidRPr="00DC4FDF">
              <w:rPr>
                <w:rFonts w:eastAsia="SimSun"/>
                <w:sz w:val="28"/>
                <w:szCs w:val="28"/>
              </w:rPr>
              <w:t>tiếp</w:t>
            </w:r>
            <w:proofErr w:type="spellEnd"/>
          </w:p>
        </w:tc>
        <w:tc>
          <w:tcPr>
            <w:tcW w:w="2841" w:type="dxa"/>
            <w:vAlign w:val="center"/>
          </w:tcPr>
          <w:p w14:paraId="0624B65B" w14:textId="77777777" w:rsidR="00D115E0" w:rsidRPr="00DC4FDF" w:rsidRDefault="00D115E0" w:rsidP="00D115E0">
            <w:pPr>
              <w:pStyle w:val="ThngthngWeb"/>
              <w:widowControl/>
              <w:jc w:val="center"/>
              <w:rPr>
                <w:sz w:val="28"/>
                <w:szCs w:val="28"/>
              </w:rPr>
            </w:pPr>
            <w:proofErr w:type="spellStart"/>
            <w:r w:rsidRPr="00DC4FDF">
              <w:rPr>
                <w:rFonts w:eastAsia="SimSun"/>
                <w:sz w:val="28"/>
                <w:szCs w:val="28"/>
              </w:rPr>
              <w:t>Hỗ</w:t>
            </w:r>
            <w:proofErr w:type="spellEnd"/>
            <w:r w:rsidRPr="00DC4FDF">
              <w:rPr>
                <w:rFonts w:eastAsia="SimSun"/>
                <w:sz w:val="28"/>
                <w:szCs w:val="28"/>
              </w:rPr>
              <w:t xml:space="preserve"> </w:t>
            </w:r>
            <w:proofErr w:type="spellStart"/>
            <w:r w:rsidRPr="00DC4FDF">
              <w:rPr>
                <w:rFonts w:eastAsia="SimSun"/>
                <w:sz w:val="28"/>
                <w:szCs w:val="28"/>
              </w:rPr>
              <w:t>trợ</w:t>
            </w:r>
            <w:proofErr w:type="spellEnd"/>
            <w:r w:rsidRPr="00DC4FDF">
              <w:rPr>
                <w:rFonts w:eastAsia="SimSun"/>
                <w:sz w:val="28"/>
                <w:szCs w:val="28"/>
              </w:rPr>
              <w:t xml:space="preserve"> </w:t>
            </w:r>
            <w:proofErr w:type="spellStart"/>
            <w:r w:rsidRPr="00DC4FDF">
              <w:rPr>
                <w:rFonts w:eastAsia="SimSun"/>
                <w:sz w:val="28"/>
                <w:szCs w:val="28"/>
              </w:rPr>
              <w:t>chữ</w:t>
            </w:r>
            <w:proofErr w:type="spellEnd"/>
            <w:r w:rsidRPr="00DC4FDF">
              <w:rPr>
                <w:rFonts w:eastAsia="SimSun"/>
                <w:sz w:val="28"/>
                <w:szCs w:val="28"/>
              </w:rPr>
              <w:t xml:space="preserve"> </w:t>
            </w:r>
            <w:proofErr w:type="spellStart"/>
            <w:r w:rsidRPr="00DC4FDF">
              <w:rPr>
                <w:rFonts w:eastAsia="SimSun"/>
                <w:sz w:val="28"/>
                <w:szCs w:val="28"/>
              </w:rPr>
              <w:t>ký</w:t>
            </w:r>
            <w:proofErr w:type="spellEnd"/>
            <w:r w:rsidRPr="00DC4FDF">
              <w:rPr>
                <w:rFonts w:eastAsia="SimSun"/>
                <w:sz w:val="28"/>
                <w:szCs w:val="28"/>
              </w:rPr>
              <w:t xml:space="preserve"> </w:t>
            </w:r>
            <w:proofErr w:type="spellStart"/>
            <w:r w:rsidRPr="00DC4FDF">
              <w:rPr>
                <w:rFonts w:eastAsia="SimSun"/>
                <w:sz w:val="28"/>
                <w:szCs w:val="28"/>
              </w:rPr>
              <w:t>số</w:t>
            </w:r>
            <w:proofErr w:type="spellEnd"/>
            <w:r w:rsidRPr="00DC4FDF">
              <w:rPr>
                <w:rFonts w:eastAsia="SimSun"/>
                <w:sz w:val="28"/>
                <w:szCs w:val="28"/>
              </w:rPr>
              <w:t xml:space="preserve"> </w:t>
            </w:r>
            <w:proofErr w:type="spellStart"/>
            <w:r w:rsidRPr="00DC4FDF">
              <w:rPr>
                <w:rFonts w:eastAsia="SimSun"/>
                <w:sz w:val="28"/>
                <w:szCs w:val="28"/>
              </w:rPr>
              <w:t>và</w:t>
            </w:r>
            <w:proofErr w:type="spellEnd"/>
            <w:r w:rsidRPr="00DC4FDF">
              <w:rPr>
                <w:rFonts w:eastAsia="SimSun"/>
                <w:sz w:val="28"/>
                <w:szCs w:val="28"/>
              </w:rPr>
              <w:t xml:space="preserve"> </w:t>
            </w:r>
            <w:proofErr w:type="spellStart"/>
            <w:r w:rsidRPr="00DC4FDF">
              <w:rPr>
                <w:rFonts w:eastAsia="SimSun"/>
                <w:sz w:val="28"/>
                <w:szCs w:val="28"/>
              </w:rPr>
              <w:t>xác</w:t>
            </w:r>
            <w:proofErr w:type="spellEnd"/>
            <w:r w:rsidRPr="00DC4FDF">
              <w:rPr>
                <w:rFonts w:eastAsia="SimSun"/>
                <w:sz w:val="28"/>
                <w:szCs w:val="28"/>
              </w:rPr>
              <w:t xml:space="preserve"> </w:t>
            </w:r>
            <w:proofErr w:type="spellStart"/>
            <w:r w:rsidRPr="00DC4FDF">
              <w:rPr>
                <w:rFonts w:eastAsia="SimSun"/>
                <w:sz w:val="28"/>
                <w:szCs w:val="28"/>
              </w:rPr>
              <w:t>thực</w:t>
            </w:r>
            <w:proofErr w:type="spellEnd"/>
          </w:p>
        </w:tc>
      </w:tr>
      <w:tr w:rsidR="00D115E0" w:rsidRPr="00DC4FDF" w14:paraId="507EE250" w14:textId="77777777" w:rsidTr="00D115E0">
        <w:tc>
          <w:tcPr>
            <w:tcW w:w="2840" w:type="dxa"/>
            <w:vAlign w:val="center"/>
          </w:tcPr>
          <w:p w14:paraId="12378E00" w14:textId="77777777" w:rsidR="00D115E0" w:rsidRPr="00DC4FDF" w:rsidRDefault="00D115E0" w:rsidP="00D115E0">
            <w:pPr>
              <w:pStyle w:val="ThngthngWeb"/>
              <w:widowControl/>
              <w:jc w:val="center"/>
              <w:rPr>
                <w:sz w:val="28"/>
                <w:szCs w:val="28"/>
              </w:rPr>
            </w:pPr>
            <w:proofErr w:type="spellStart"/>
            <w:r w:rsidRPr="00DC4FDF">
              <w:rPr>
                <w:rFonts w:eastAsia="SimSun"/>
                <w:sz w:val="28"/>
                <w:szCs w:val="28"/>
              </w:rPr>
              <w:t>Ứng</w:t>
            </w:r>
            <w:proofErr w:type="spellEnd"/>
            <w:r w:rsidRPr="00DC4FDF">
              <w:rPr>
                <w:rFonts w:eastAsia="SimSun"/>
                <w:sz w:val="28"/>
                <w:szCs w:val="28"/>
              </w:rPr>
              <w:t xml:space="preserve"> </w:t>
            </w:r>
            <w:proofErr w:type="spellStart"/>
            <w:r w:rsidRPr="00DC4FDF">
              <w:rPr>
                <w:rFonts w:eastAsia="SimSun"/>
                <w:sz w:val="28"/>
                <w:szCs w:val="28"/>
              </w:rPr>
              <w:t>dụng</w:t>
            </w:r>
            <w:proofErr w:type="spellEnd"/>
          </w:p>
        </w:tc>
        <w:tc>
          <w:tcPr>
            <w:tcW w:w="2841" w:type="dxa"/>
            <w:vAlign w:val="center"/>
          </w:tcPr>
          <w:p w14:paraId="784F3F6F" w14:textId="77777777" w:rsidR="00D115E0" w:rsidRPr="00DC4FDF" w:rsidRDefault="00D115E0" w:rsidP="00D115E0">
            <w:pPr>
              <w:pStyle w:val="ThngthngWeb"/>
              <w:widowControl/>
              <w:jc w:val="center"/>
              <w:rPr>
                <w:sz w:val="28"/>
                <w:szCs w:val="28"/>
              </w:rPr>
            </w:pPr>
            <w:proofErr w:type="spellStart"/>
            <w:r w:rsidRPr="00DC4FDF">
              <w:rPr>
                <w:rFonts w:eastAsia="SimSun"/>
                <w:sz w:val="28"/>
                <w:szCs w:val="28"/>
              </w:rPr>
              <w:t>Mã</w:t>
            </w:r>
            <w:proofErr w:type="spellEnd"/>
            <w:r w:rsidRPr="00DC4FDF">
              <w:rPr>
                <w:rFonts w:eastAsia="SimSun"/>
                <w:sz w:val="28"/>
                <w:szCs w:val="28"/>
              </w:rPr>
              <w:t xml:space="preserve"> </w:t>
            </w:r>
            <w:proofErr w:type="spellStart"/>
            <w:r w:rsidRPr="00DC4FDF">
              <w:rPr>
                <w:rFonts w:eastAsia="SimSun"/>
                <w:sz w:val="28"/>
                <w:szCs w:val="28"/>
              </w:rPr>
              <w:t>hóa</w:t>
            </w:r>
            <w:proofErr w:type="spellEnd"/>
            <w:r w:rsidRPr="00DC4FDF">
              <w:rPr>
                <w:rFonts w:eastAsia="SimSun"/>
                <w:sz w:val="28"/>
                <w:szCs w:val="28"/>
              </w:rPr>
              <w:t xml:space="preserve"> </w:t>
            </w:r>
            <w:proofErr w:type="spellStart"/>
            <w:r w:rsidRPr="00DC4FDF">
              <w:rPr>
                <w:rFonts w:eastAsia="SimSun"/>
                <w:sz w:val="28"/>
                <w:szCs w:val="28"/>
              </w:rPr>
              <w:t>tập</w:t>
            </w:r>
            <w:proofErr w:type="spellEnd"/>
            <w:r w:rsidRPr="00DC4FDF">
              <w:rPr>
                <w:rFonts w:eastAsia="SimSun"/>
                <w:sz w:val="28"/>
                <w:szCs w:val="28"/>
              </w:rPr>
              <w:t xml:space="preserve"> tin, </w:t>
            </w:r>
            <w:proofErr w:type="spellStart"/>
            <w:r w:rsidRPr="00DC4FDF">
              <w:rPr>
                <w:rFonts w:eastAsia="SimSun"/>
                <w:sz w:val="28"/>
                <w:szCs w:val="28"/>
              </w:rPr>
              <w:t>cơ</w:t>
            </w:r>
            <w:proofErr w:type="spellEnd"/>
            <w:r w:rsidRPr="00DC4FDF">
              <w:rPr>
                <w:rFonts w:eastAsia="SimSun"/>
                <w:sz w:val="28"/>
                <w:szCs w:val="28"/>
              </w:rPr>
              <w:t xml:space="preserve"> </w:t>
            </w:r>
            <w:proofErr w:type="spellStart"/>
            <w:r w:rsidRPr="00DC4FDF">
              <w:rPr>
                <w:rFonts w:eastAsia="SimSun"/>
                <w:sz w:val="28"/>
                <w:szCs w:val="28"/>
              </w:rPr>
              <w:t>sở</w:t>
            </w:r>
            <w:proofErr w:type="spellEnd"/>
            <w:r w:rsidRPr="00DC4FDF">
              <w:rPr>
                <w:rFonts w:eastAsia="SimSun"/>
                <w:sz w:val="28"/>
                <w:szCs w:val="28"/>
              </w:rPr>
              <w:t xml:space="preserve"> </w:t>
            </w:r>
            <w:proofErr w:type="spellStart"/>
            <w:r w:rsidRPr="00DC4FDF">
              <w:rPr>
                <w:rFonts w:eastAsia="SimSun"/>
                <w:sz w:val="28"/>
                <w:szCs w:val="28"/>
              </w:rPr>
              <w:t>dữ</w:t>
            </w:r>
            <w:proofErr w:type="spellEnd"/>
            <w:r w:rsidRPr="00DC4FDF">
              <w:rPr>
                <w:rFonts w:eastAsia="SimSun"/>
                <w:sz w:val="28"/>
                <w:szCs w:val="28"/>
              </w:rPr>
              <w:t xml:space="preserve"> </w:t>
            </w:r>
            <w:proofErr w:type="spellStart"/>
            <w:r w:rsidRPr="00DC4FDF">
              <w:rPr>
                <w:rFonts w:eastAsia="SimSun"/>
                <w:sz w:val="28"/>
                <w:szCs w:val="28"/>
              </w:rPr>
              <w:t>liệu</w:t>
            </w:r>
            <w:proofErr w:type="spellEnd"/>
            <w:r w:rsidRPr="00DC4FDF">
              <w:rPr>
                <w:rFonts w:eastAsia="SimSun"/>
                <w:sz w:val="28"/>
                <w:szCs w:val="28"/>
              </w:rPr>
              <w:t xml:space="preserve">, </w:t>
            </w:r>
            <w:proofErr w:type="spellStart"/>
            <w:r w:rsidRPr="00DC4FDF">
              <w:rPr>
                <w:rFonts w:eastAsia="SimSun"/>
                <w:sz w:val="28"/>
                <w:szCs w:val="28"/>
              </w:rPr>
              <w:t>truyền</w:t>
            </w:r>
            <w:proofErr w:type="spellEnd"/>
            <w:r w:rsidRPr="00DC4FDF">
              <w:rPr>
                <w:rFonts w:eastAsia="SimSun"/>
                <w:sz w:val="28"/>
                <w:szCs w:val="28"/>
              </w:rPr>
              <w:t xml:space="preserve"> </w:t>
            </w:r>
            <w:proofErr w:type="spellStart"/>
            <w:r w:rsidRPr="00DC4FDF">
              <w:rPr>
                <w:rFonts w:eastAsia="SimSun"/>
                <w:sz w:val="28"/>
                <w:szCs w:val="28"/>
              </w:rPr>
              <w:t>dữ</w:t>
            </w:r>
            <w:proofErr w:type="spellEnd"/>
            <w:r w:rsidRPr="00DC4FDF">
              <w:rPr>
                <w:rFonts w:eastAsia="SimSun"/>
                <w:sz w:val="28"/>
                <w:szCs w:val="28"/>
              </w:rPr>
              <w:t xml:space="preserve"> </w:t>
            </w:r>
            <w:proofErr w:type="spellStart"/>
            <w:r w:rsidRPr="00DC4FDF">
              <w:rPr>
                <w:rFonts w:eastAsia="SimSun"/>
                <w:sz w:val="28"/>
                <w:szCs w:val="28"/>
              </w:rPr>
              <w:t>liệu</w:t>
            </w:r>
            <w:proofErr w:type="spellEnd"/>
            <w:r w:rsidRPr="00DC4FDF">
              <w:rPr>
                <w:rFonts w:eastAsia="SimSun"/>
                <w:sz w:val="28"/>
                <w:szCs w:val="28"/>
              </w:rPr>
              <w:t xml:space="preserve"> </w:t>
            </w:r>
            <w:proofErr w:type="spellStart"/>
            <w:r w:rsidRPr="00DC4FDF">
              <w:rPr>
                <w:rFonts w:eastAsia="SimSun"/>
                <w:sz w:val="28"/>
                <w:szCs w:val="28"/>
              </w:rPr>
              <w:t>tốc</w:t>
            </w:r>
            <w:proofErr w:type="spellEnd"/>
            <w:r w:rsidRPr="00DC4FDF">
              <w:rPr>
                <w:rFonts w:eastAsia="SimSun"/>
                <w:sz w:val="28"/>
                <w:szCs w:val="28"/>
              </w:rPr>
              <w:t xml:space="preserve"> </w:t>
            </w:r>
            <w:proofErr w:type="spellStart"/>
            <w:r w:rsidRPr="00DC4FDF">
              <w:rPr>
                <w:rFonts w:eastAsia="SimSun"/>
                <w:sz w:val="28"/>
                <w:szCs w:val="28"/>
              </w:rPr>
              <w:t>độ</w:t>
            </w:r>
            <w:proofErr w:type="spellEnd"/>
            <w:r w:rsidRPr="00DC4FDF">
              <w:rPr>
                <w:rFonts w:eastAsia="SimSun"/>
                <w:sz w:val="28"/>
                <w:szCs w:val="28"/>
              </w:rPr>
              <w:t xml:space="preserve"> </w:t>
            </w:r>
            <w:proofErr w:type="spellStart"/>
            <w:r w:rsidRPr="00DC4FDF">
              <w:rPr>
                <w:rFonts w:eastAsia="SimSun"/>
                <w:sz w:val="28"/>
                <w:szCs w:val="28"/>
              </w:rPr>
              <w:t>cao</w:t>
            </w:r>
            <w:proofErr w:type="spellEnd"/>
          </w:p>
        </w:tc>
        <w:tc>
          <w:tcPr>
            <w:tcW w:w="2841" w:type="dxa"/>
            <w:vAlign w:val="center"/>
          </w:tcPr>
          <w:p w14:paraId="13417053" w14:textId="77777777" w:rsidR="00D115E0" w:rsidRPr="00DC4FDF" w:rsidRDefault="00D115E0" w:rsidP="00D115E0">
            <w:pPr>
              <w:pStyle w:val="ThngthngWeb"/>
              <w:widowControl/>
              <w:jc w:val="center"/>
              <w:rPr>
                <w:sz w:val="28"/>
                <w:szCs w:val="28"/>
              </w:rPr>
            </w:pPr>
            <w:proofErr w:type="spellStart"/>
            <w:r w:rsidRPr="00DC4FDF">
              <w:rPr>
                <w:rFonts w:eastAsia="SimSun"/>
                <w:sz w:val="28"/>
                <w:szCs w:val="28"/>
              </w:rPr>
              <w:t>Chứng</w:t>
            </w:r>
            <w:proofErr w:type="spellEnd"/>
            <w:r w:rsidRPr="00DC4FDF">
              <w:rPr>
                <w:rFonts w:eastAsia="SimSun"/>
                <w:sz w:val="28"/>
                <w:szCs w:val="28"/>
              </w:rPr>
              <w:t xml:space="preserve"> </w:t>
            </w:r>
            <w:proofErr w:type="spellStart"/>
            <w:r w:rsidRPr="00DC4FDF">
              <w:rPr>
                <w:rFonts w:eastAsia="SimSun"/>
                <w:sz w:val="28"/>
                <w:szCs w:val="28"/>
              </w:rPr>
              <w:t>thực</w:t>
            </w:r>
            <w:proofErr w:type="spellEnd"/>
            <w:r w:rsidRPr="00DC4FDF">
              <w:rPr>
                <w:rFonts w:eastAsia="SimSun"/>
                <w:sz w:val="28"/>
                <w:szCs w:val="28"/>
              </w:rPr>
              <w:t xml:space="preserve"> </w:t>
            </w:r>
            <w:proofErr w:type="spellStart"/>
            <w:r w:rsidRPr="00DC4FDF">
              <w:rPr>
                <w:rFonts w:eastAsia="SimSun"/>
                <w:sz w:val="28"/>
                <w:szCs w:val="28"/>
              </w:rPr>
              <w:t>người</w:t>
            </w:r>
            <w:proofErr w:type="spellEnd"/>
            <w:r w:rsidRPr="00DC4FDF">
              <w:rPr>
                <w:rFonts w:eastAsia="SimSun"/>
                <w:sz w:val="28"/>
                <w:szCs w:val="28"/>
              </w:rPr>
              <w:t xml:space="preserve"> </w:t>
            </w:r>
            <w:proofErr w:type="spellStart"/>
            <w:r w:rsidRPr="00DC4FDF">
              <w:rPr>
                <w:rFonts w:eastAsia="SimSun"/>
                <w:sz w:val="28"/>
                <w:szCs w:val="28"/>
              </w:rPr>
              <w:t>dùng</w:t>
            </w:r>
            <w:proofErr w:type="spellEnd"/>
            <w:r w:rsidRPr="00DC4FDF">
              <w:rPr>
                <w:rFonts w:eastAsia="SimSun"/>
                <w:sz w:val="28"/>
                <w:szCs w:val="28"/>
              </w:rPr>
              <w:t xml:space="preserve">, </w:t>
            </w:r>
            <w:proofErr w:type="spellStart"/>
            <w:r w:rsidRPr="00DC4FDF">
              <w:rPr>
                <w:rFonts w:eastAsia="SimSun"/>
                <w:sz w:val="28"/>
                <w:szCs w:val="28"/>
              </w:rPr>
              <w:t>chữ</w:t>
            </w:r>
            <w:proofErr w:type="spellEnd"/>
            <w:r w:rsidRPr="00DC4FDF">
              <w:rPr>
                <w:rFonts w:eastAsia="SimSun"/>
                <w:sz w:val="28"/>
                <w:szCs w:val="28"/>
              </w:rPr>
              <w:t xml:space="preserve"> </w:t>
            </w:r>
            <w:proofErr w:type="spellStart"/>
            <w:r w:rsidRPr="00DC4FDF">
              <w:rPr>
                <w:rFonts w:eastAsia="SimSun"/>
                <w:sz w:val="28"/>
                <w:szCs w:val="28"/>
              </w:rPr>
              <w:t>ký</w:t>
            </w:r>
            <w:proofErr w:type="spellEnd"/>
            <w:r w:rsidRPr="00DC4FDF">
              <w:rPr>
                <w:rFonts w:eastAsia="SimSun"/>
                <w:sz w:val="28"/>
                <w:szCs w:val="28"/>
              </w:rPr>
              <w:t xml:space="preserve"> </w:t>
            </w:r>
            <w:proofErr w:type="spellStart"/>
            <w:r w:rsidRPr="00DC4FDF">
              <w:rPr>
                <w:rFonts w:eastAsia="SimSun"/>
                <w:sz w:val="28"/>
                <w:szCs w:val="28"/>
              </w:rPr>
              <w:t>số</w:t>
            </w:r>
            <w:proofErr w:type="spellEnd"/>
            <w:r w:rsidRPr="00DC4FDF">
              <w:rPr>
                <w:rFonts w:eastAsia="SimSun"/>
                <w:sz w:val="28"/>
                <w:szCs w:val="28"/>
              </w:rPr>
              <w:t xml:space="preserve">, </w:t>
            </w:r>
            <w:proofErr w:type="spellStart"/>
            <w:r w:rsidRPr="00DC4FDF">
              <w:rPr>
                <w:rFonts w:eastAsia="SimSun"/>
                <w:sz w:val="28"/>
                <w:szCs w:val="28"/>
              </w:rPr>
              <w:t>giao</w:t>
            </w:r>
            <w:proofErr w:type="spellEnd"/>
            <w:r w:rsidRPr="00DC4FDF">
              <w:rPr>
                <w:rFonts w:eastAsia="SimSun"/>
                <w:sz w:val="28"/>
                <w:szCs w:val="28"/>
              </w:rPr>
              <w:t xml:space="preserve"> </w:t>
            </w:r>
            <w:proofErr w:type="spellStart"/>
            <w:r w:rsidRPr="00DC4FDF">
              <w:rPr>
                <w:rFonts w:eastAsia="SimSun"/>
                <w:sz w:val="28"/>
                <w:szCs w:val="28"/>
              </w:rPr>
              <w:t>dịch</w:t>
            </w:r>
            <w:proofErr w:type="spellEnd"/>
            <w:r w:rsidRPr="00DC4FDF">
              <w:rPr>
                <w:rFonts w:eastAsia="SimSun"/>
                <w:sz w:val="28"/>
                <w:szCs w:val="28"/>
              </w:rPr>
              <w:t xml:space="preserve"> </w:t>
            </w:r>
            <w:proofErr w:type="spellStart"/>
            <w:r w:rsidRPr="00DC4FDF">
              <w:rPr>
                <w:rFonts w:eastAsia="SimSun"/>
                <w:sz w:val="28"/>
                <w:szCs w:val="28"/>
              </w:rPr>
              <w:t>ngân</w:t>
            </w:r>
            <w:proofErr w:type="spellEnd"/>
            <w:r w:rsidRPr="00DC4FDF">
              <w:rPr>
                <w:rFonts w:eastAsia="SimSun"/>
                <w:sz w:val="28"/>
                <w:szCs w:val="28"/>
              </w:rPr>
              <w:t xml:space="preserve"> </w:t>
            </w:r>
            <w:proofErr w:type="spellStart"/>
            <w:r w:rsidRPr="00DC4FDF">
              <w:rPr>
                <w:rFonts w:eastAsia="SimSun"/>
                <w:sz w:val="28"/>
                <w:szCs w:val="28"/>
              </w:rPr>
              <w:t>hàng</w:t>
            </w:r>
            <w:proofErr w:type="spellEnd"/>
            <w:r w:rsidRPr="00DC4FDF">
              <w:rPr>
                <w:rFonts w:eastAsia="SimSun"/>
                <w:sz w:val="28"/>
                <w:szCs w:val="28"/>
              </w:rPr>
              <w:t xml:space="preserve">, </w:t>
            </w:r>
            <w:proofErr w:type="spellStart"/>
            <w:r w:rsidRPr="00DC4FDF">
              <w:rPr>
                <w:rFonts w:eastAsia="SimSun"/>
                <w:sz w:val="28"/>
                <w:szCs w:val="28"/>
              </w:rPr>
              <w:t>bảo</w:t>
            </w:r>
            <w:proofErr w:type="spellEnd"/>
            <w:r w:rsidRPr="00DC4FDF">
              <w:rPr>
                <w:rFonts w:eastAsia="SimSun"/>
                <w:sz w:val="28"/>
                <w:szCs w:val="28"/>
              </w:rPr>
              <w:t xml:space="preserve"> </w:t>
            </w:r>
            <w:proofErr w:type="spellStart"/>
            <w:r w:rsidRPr="00DC4FDF">
              <w:rPr>
                <w:rFonts w:eastAsia="SimSun"/>
                <w:sz w:val="28"/>
                <w:szCs w:val="28"/>
              </w:rPr>
              <w:t>mật</w:t>
            </w:r>
            <w:proofErr w:type="spellEnd"/>
            <w:r w:rsidRPr="00DC4FDF">
              <w:rPr>
                <w:rFonts w:eastAsia="SimSun"/>
                <w:sz w:val="28"/>
                <w:szCs w:val="28"/>
              </w:rPr>
              <w:t xml:space="preserve"> </w:t>
            </w:r>
            <w:proofErr w:type="spellStart"/>
            <w:r w:rsidRPr="00DC4FDF">
              <w:rPr>
                <w:rFonts w:eastAsia="SimSun"/>
                <w:sz w:val="28"/>
                <w:szCs w:val="28"/>
              </w:rPr>
              <w:t>thư</w:t>
            </w:r>
            <w:proofErr w:type="spellEnd"/>
            <w:r w:rsidRPr="00DC4FDF">
              <w:rPr>
                <w:rFonts w:eastAsia="SimSun"/>
                <w:sz w:val="28"/>
                <w:szCs w:val="28"/>
              </w:rPr>
              <w:t xml:space="preserve"> </w:t>
            </w:r>
            <w:proofErr w:type="spellStart"/>
            <w:r w:rsidRPr="00DC4FDF">
              <w:rPr>
                <w:rFonts w:eastAsia="SimSun"/>
                <w:sz w:val="28"/>
                <w:szCs w:val="28"/>
              </w:rPr>
              <w:t>điện</w:t>
            </w:r>
            <w:proofErr w:type="spellEnd"/>
            <w:r w:rsidRPr="00DC4FDF">
              <w:rPr>
                <w:rFonts w:eastAsia="SimSun"/>
                <w:sz w:val="28"/>
                <w:szCs w:val="28"/>
              </w:rPr>
              <w:t xml:space="preserve"> </w:t>
            </w:r>
            <w:proofErr w:type="spellStart"/>
            <w:r w:rsidRPr="00DC4FDF">
              <w:rPr>
                <w:rFonts w:eastAsia="SimSun"/>
                <w:sz w:val="28"/>
                <w:szCs w:val="28"/>
              </w:rPr>
              <w:t>tử</w:t>
            </w:r>
            <w:proofErr w:type="spellEnd"/>
          </w:p>
        </w:tc>
      </w:tr>
    </w:tbl>
    <w:p w14:paraId="71B38728" w14:textId="77777777" w:rsidR="00F32C3C" w:rsidRDefault="00F32C3C" w:rsidP="00F32C3C">
      <w:pPr>
        <w:pStyle w:val="ThngthngWeb"/>
        <w:ind w:firstLine="720"/>
        <w:rPr>
          <w:sz w:val="28"/>
          <w:szCs w:val="28"/>
          <w:lang w:val="vi-VN"/>
        </w:rPr>
      </w:pPr>
    </w:p>
    <w:p w14:paraId="155C36F7" w14:textId="35575062" w:rsidR="00950FE5" w:rsidRPr="00DC4FDF" w:rsidRDefault="00D115E0" w:rsidP="00F32C3C">
      <w:pPr>
        <w:pStyle w:val="ThngthngWeb"/>
        <w:ind w:firstLine="720"/>
        <w:rPr>
          <w:sz w:val="28"/>
          <w:szCs w:val="28"/>
          <w:lang w:val="vi-VN"/>
        </w:rPr>
      </w:pPr>
      <w:r w:rsidRPr="00F32C3C">
        <w:rPr>
          <w:sz w:val="28"/>
          <w:szCs w:val="28"/>
          <w:lang w:val="vi-VN"/>
        </w:rPr>
        <w:t xml:space="preserve">Từ bảng so sánh trên có thể thấy mã hóa đối xứng có ưu thế về tốc độ xử lý và hiệu suất hoạt động, trong khi mã hóa bất đối xứng có ưu thế về khả năng phân phối khóa và xác thực người dùng. </w:t>
      </w:r>
      <w:r w:rsidRPr="00DC4FDF">
        <w:rPr>
          <w:sz w:val="28"/>
          <w:szCs w:val="28"/>
        </w:rPr>
        <w:t xml:space="preserve">Trong </w:t>
      </w:r>
      <w:proofErr w:type="spellStart"/>
      <w:r w:rsidRPr="00DC4FDF">
        <w:rPr>
          <w:sz w:val="28"/>
          <w:szCs w:val="28"/>
        </w:rPr>
        <w:t>thực</w:t>
      </w:r>
      <w:proofErr w:type="spellEnd"/>
      <w:r w:rsidRPr="00DC4FDF">
        <w:rPr>
          <w:sz w:val="28"/>
          <w:szCs w:val="28"/>
        </w:rPr>
        <w:t xml:space="preserve"> </w:t>
      </w:r>
      <w:proofErr w:type="spellStart"/>
      <w:r w:rsidRPr="00DC4FDF">
        <w:rPr>
          <w:sz w:val="28"/>
          <w:szCs w:val="28"/>
        </w:rPr>
        <w:t>tế</w:t>
      </w:r>
      <w:proofErr w:type="spellEnd"/>
      <w:r w:rsidRPr="00DC4FDF">
        <w:rPr>
          <w:sz w:val="28"/>
          <w:szCs w:val="28"/>
        </w:rPr>
        <w:t xml:space="preserve">, </w:t>
      </w:r>
      <w:proofErr w:type="spellStart"/>
      <w:r w:rsidRPr="00DC4FDF">
        <w:rPr>
          <w:sz w:val="28"/>
          <w:szCs w:val="28"/>
        </w:rPr>
        <w:t>nhiều</w:t>
      </w:r>
      <w:proofErr w:type="spellEnd"/>
      <w:r w:rsidRPr="00DC4FDF">
        <w:rPr>
          <w:sz w:val="28"/>
          <w:szCs w:val="28"/>
        </w:rPr>
        <w:t xml:space="preserve"> </w:t>
      </w:r>
      <w:proofErr w:type="spellStart"/>
      <w:r w:rsidRPr="00DC4FDF">
        <w:rPr>
          <w:sz w:val="28"/>
          <w:szCs w:val="28"/>
        </w:rPr>
        <w:t>hệ</w:t>
      </w:r>
      <w:proofErr w:type="spellEnd"/>
      <w:r w:rsidRPr="00DC4FDF">
        <w:rPr>
          <w:sz w:val="28"/>
          <w:szCs w:val="28"/>
        </w:rPr>
        <w:t xml:space="preserve"> </w:t>
      </w:r>
      <w:proofErr w:type="spellStart"/>
      <w:r w:rsidRPr="00DC4FDF">
        <w:rPr>
          <w:sz w:val="28"/>
          <w:szCs w:val="28"/>
        </w:rPr>
        <w:t>thống</w:t>
      </w:r>
      <w:proofErr w:type="spellEnd"/>
      <w:r w:rsidRPr="00DC4FDF">
        <w:rPr>
          <w:sz w:val="28"/>
          <w:szCs w:val="28"/>
        </w:rPr>
        <w:t xml:space="preserve"> </w:t>
      </w:r>
      <w:proofErr w:type="spellStart"/>
      <w:r w:rsidRPr="00DC4FDF">
        <w:rPr>
          <w:sz w:val="28"/>
          <w:szCs w:val="28"/>
        </w:rPr>
        <w:t>bảo</w:t>
      </w:r>
      <w:proofErr w:type="spellEnd"/>
      <w:r w:rsidRPr="00DC4FDF">
        <w:rPr>
          <w:sz w:val="28"/>
          <w:szCs w:val="28"/>
        </w:rPr>
        <w:t xml:space="preserve"> </w:t>
      </w:r>
      <w:proofErr w:type="spellStart"/>
      <w:r w:rsidRPr="00DC4FDF">
        <w:rPr>
          <w:sz w:val="28"/>
          <w:szCs w:val="28"/>
        </w:rPr>
        <w:t>mật</w:t>
      </w:r>
      <w:proofErr w:type="spellEnd"/>
      <w:r w:rsidRPr="00DC4FDF">
        <w:rPr>
          <w:sz w:val="28"/>
          <w:szCs w:val="28"/>
        </w:rPr>
        <w:t xml:space="preserve"> </w:t>
      </w:r>
      <w:proofErr w:type="spellStart"/>
      <w:r w:rsidRPr="00DC4FDF">
        <w:rPr>
          <w:sz w:val="28"/>
          <w:szCs w:val="28"/>
        </w:rPr>
        <w:t>hiện</w:t>
      </w:r>
      <w:proofErr w:type="spellEnd"/>
      <w:r w:rsidRPr="00DC4FDF">
        <w:rPr>
          <w:sz w:val="28"/>
          <w:szCs w:val="28"/>
        </w:rPr>
        <w:t xml:space="preserve"> </w:t>
      </w:r>
      <w:proofErr w:type="spellStart"/>
      <w:r w:rsidRPr="00DC4FDF">
        <w:rPr>
          <w:sz w:val="28"/>
          <w:szCs w:val="28"/>
        </w:rPr>
        <w:t>đại</w:t>
      </w:r>
      <w:proofErr w:type="spellEnd"/>
      <w:r w:rsidRPr="00DC4FDF">
        <w:rPr>
          <w:sz w:val="28"/>
          <w:szCs w:val="28"/>
        </w:rPr>
        <w:t xml:space="preserve"> </w:t>
      </w:r>
      <w:proofErr w:type="spellStart"/>
      <w:r w:rsidRPr="00DC4FDF">
        <w:rPr>
          <w:sz w:val="28"/>
          <w:szCs w:val="28"/>
        </w:rPr>
        <w:t>kết</w:t>
      </w:r>
      <w:proofErr w:type="spellEnd"/>
      <w:r w:rsidRPr="00DC4FDF">
        <w:rPr>
          <w:sz w:val="28"/>
          <w:szCs w:val="28"/>
        </w:rPr>
        <w:t xml:space="preserve"> </w:t>
      </w:r>
      <w:proofErr w:type="spellStart"/>
      <w:r w:rsidRPr="00DC4FDF">
        <w:rPr>
          <w:sz w:val="28"/>
          <w:szCs w:val="28"/>
        </w:rPr>
        <w:t>hợp</w:t>
      </w:r>
      <w:proofErr w:type="spellEnd"/>
      <w:r w:rsidRPr="00DC4FDF">
        <w:rPr>
          <w:sz w:val="28"/>
          <w:szCs w:val="28"/>
        </w:rPr>
        <w:t xml:space="preserve"> </w:t>
      </w:r>
      <w:proofErr w:type="spellStart"/>
      <w:r w:rsidRPr="00DC4FDF">
        <w:rPr>
          <w:sz w:val="28"/>
          <w:szCs w:val="28"/>
        </w:rPr>
        <w:t>cả</w:t>
      </w:r>
      <w:proofErr w:type="spellEnd"/>
      <w:r w:rsidRPr="00DC4FDF">
        <w:rPr>
          <w:sz w:val="28"/>
          <w:szCs w:val="28"/>
        </w:rPr>
        <w:t xml:space="preserve"> </w:t>
      </w:r>
      <w:proofErr w:type="spellStart"/>
      <w:r w:rsidRPr="00DC4FDF">
        <w:rPr>
          <w:sz w:val="28"/>
          <w:szCs w:val="28"/>
        </w:rPr>
        <w:t>hai</w:t>
      </w:r>
      <w:proofErr w:type="spellEnd"/>
      <w:r w:rsidRPr="00DC4FDF">
        <w:rPr>
          <w:sz w:val="28"/>
          <w:szCs w:val="28"/>
        </w:rPr>
        <w:t xml:space="preserve"> </w:t>
      </w:r>
      <w:proofErr w:type="spellStart"/>
      <w:r w:rsidRPr="00DC4FDF">
        <w:rPr>
          <w:sz w:val="28"/>
          <w:szCs w:val="28"/>
        </w:rPr>
        <w:t>phương</w:t>
      </w:r>
      <w:proofErr w:type="spellEnd"/>
      <w:r w:rsidRPr="00DC4FDF">
        <w:rPr>
          <w:sz w:val="28"/>
          <w:szCs w:val="28"/>
        </w:rPr>
        <w:t xml:space="preserve"> </w:t>
      </w:r>
      <w:proofErr w:type="spellStart"/>
      <w:r w:rsidRPr="00DC4FDF">
        <w:rPr>
          <w:sz w:val="28"/>
          <w:szCs w:val="28"/>
        </w:rPr>
        <w:t>pháp</w:t>
      </w:r>
      <w:proofErr w:type="spellEnd"/>
      <w:r w:rsidRPr="00DC4FDF">
        <w:rPr>
          <w:sz w:val="28"/>
          <w:szCs w:val="28"/>
        </w:rPr>
        <w:t xml:space="preserve"> </w:t>
      </w:r>
      <w:proofErr w:type="spellStart"/>
      <w:r w:rsidRPr="00DC4FDF">
        <w:rPr>
          <w:sz w:val="28"/>
          <w:szCs w:val="28"/>
        </w:rPr>
        <w:t>nhằm</w:t>
      </w:r>
      <w:proofErr w:type="spellEnd"/>
      <w:r w:rsidRPr="00DC4FDF">
        <w:rPr>
          <w:sz w:val="28"/>
          <w:szCs w:val="28"/>
        </w:rPr>
        <w:t xml:space="preserve"> </w:t>
      </w:r>
      <w:proofErr w:type="spellStart"/>
      <w:r w:rsidRPr="00DC4FDF">
        <w:rPr>
          <w:sz w:val="28"/>
          <w:szCs w:val="28"/>
        </w:rPr>
        <w:t>tận</w:t>
      </w:r>
      <w:proofErr w:type="spellEnd"/>
      <w:r w:rsidRPr="00DC4FDF">
        <w:rPr>
          <w:sz w:val="28"/>
          <w:szCs w:val="28"/>
        </w:rPr>
        <w:t xml:space="preserve"> </w:t>
      </w:r>
      <w:proofErr w:type="spellStart"/>
      <w:r w:rsidRPr="00DC4FDF">
        <w:rPr>
          <w:sz w:val="28"/>
          <w:szCs w:val="28"/>
        </w:rPr>
        <w:t>dụng</w:t>
      </w:r>
      <w:proofErr w:type="spellEnd"/>
      <w:r w:rsidRPr="00DC4FDF">
        <w:rPr>
          <w:sz w:val="28"/>
          <w:szCs w:val="28"/>
        </w:rPr>
        <w:t xml:space="preserve"> </w:t>
      </w:r>
      <w:proofErr w:type="spellStart"/>
      <w:r w:rsidRPr="00DC4FDF">
        <w:rPr>
          <w:sz w:val="28"/>
          <w:szCs w:val="28"/>
        </w:rPr>
        <w:t>ưu</w:t>
      </w:r>
      <w:proofErr w:type="spellEnd"/>
      <w:r w:rsidRPr="00DC4FDF">
        <w:rPr>
          <w:sz w:val="28"/>
          <w:szCs w:val="28"/>
        </w:rPr>
        <w:t xml:space="preserve"> </w:t>
      </w:r>
      <w:proofErr w:type="spellStart"/>
      <w:r w:rsidRPr="00DC4FDF">
        <w:rPr>
          <w:sz w:val="28"/>
          <w:szCs w:val="28"/>
        </w:rPr>
        <w:t>điểm</w:t>
      </w:r>
      <w:proofErr w:type="spellEnd"/>
      <w:r w:rsidRPr="00DC4FDF">
        <w:rPr>
          <w:sz w:val="28"/>
          <w:szCs w:val="28"/>
        </w:rPr>
        <w:t xml:space="preserve"> </w:t>
      </w:r>
      <w:proofErr w:type="spellStart"/>
      <w:r w:rsidRPr="00DC4FDF">
        <w:rPr>
          <w:sz w:val="28"/>
          <w:szCs w:val="28"/>
        </w:rPr>
        <w:t>của</w:t>
      </w:r>
      <w:proofErr w:type="spellEnd"/>
      <w:r w:rsidRPr="00DC4FDF">
        <w:rPr>
          <w:sz w:val="28"/>
          <w:szCs w:val="28"/>
        </w:rPr>
        <w:t xml:space="preserve"> </w:t>
      </w:r>
      <w:proofErr w:type="spellStart"/>
      <w:r w:rsidRPr="00DC4FDF">
        <w:rPr>
          <w:sz w:val="28"/>
          <w:szCs w:val="28"/>
        </w:rPr>
        <w:t>từng</w:t>
      </w:r>
      <w:proofErr w:type="spellEnd"/>
      <w:r w:rsidRPr="00DC4FDF">
        <w:rPr>
          <w:sz w:val="28"/>
          <w:szCs w:val="28"/>
        </w:rPr>
        <w:t xml:space="preserve"> </w:t>
      </w:r>
      <w:proofErr w:type="spellStart"/>
      <w:r w:rsidRPr="00DC4FDF">
        <w:rPr>
          <w:sz w:val="28"/>
          <w:szCs w:val="28"/>
        </w:rPr>
        <w:t>loại</w:t>
      </w:r>
      <w:proofErr w:type="spellEnd"/>
      <w:r w:rsidRPr="00DC4FDF">
        <w:rPr>
          <w:sz w:val="28"/>
          <w:szCs w:val="28"/>
        </w:rPr>
        <w:t>.</w:t>
      </w:r>
      <w:r w:rsidR="00950FE5" w:rsidRPr="00DC4FDF">
        <w:rPr>
          <w:sz w:val="28"/>
          <w:szCs w:val="28"/>
          <w:lang w:val="vi-VN"/>
        </w:rPr>
        <w:tab/>
      </w:r>
    </w:p>
    <w:p w14:paraId="28289727" w14:textId="18A80740" w:rsidR="00950FE5" w:rsidRPr="00DC4FDF" w:rsidRDefault="00950FE5" w:rsidP="00B269E7">
      <w:pPr>
        <w:pStyle w:val="ThngthngWeb"/>
        <w:numPr>
          <w:ilvl w:val="2"/>
          <w:numId w:val="2"/>
        </w:numPr>
        <w:rPr>
          <w:b/>
          <w:bCs/>
          <w:sz w:val="28"/>
          <w:szCs w:val="28"/>
          <w:lang w:val="vi-VN"/>
        </w:rPr>
      </w:pPr>
      <w:r w:rsidRPr="00DC4FDF">
        <w:rPr>
          <w:b/>
          <w:bCs/>
          <w:sz w:val="28"/>
          <w:szCs w:val="28"/>
          <w:lang w:val="vi-VN"/>
        </w:rPr>
        <w:t>Vai trò của mã hóa đối xứng trong bảo mật thông tin</w:t>
      </w:r>
    </w:p>
    <w:p w14:paraId="383B7D1F" w14:textId="77777777" w:rsidR="00950FE5" w:rsidRPr="00DC4FDF" w:rsidRDefault="00950FE5" w:rsidP="00E67378">
      <w:pPr>
        <w:pStyle w:val="ThngthngWeb"/>
        <w:ind w:firstLine="720"/>
        <w:rPr>
          <w:sz w:val="28"/>
          <w:szCs w:val="28"/>
          <w:lang w:val="vi-VN"/>
        </w:rPr>
      </w:pPr>
      <w:r w:rsidRPr="00DC4FDF">
        <w:rPr>
          <w:sz w:val="28"/>
          <w:szCs w:val="28"/>
          <w:lang w:val="vi-VN"/>
        </w:rPr>
        <w:t>Mã hóa đối xứng đóng vai trò quan trọng trong việc bảo vệ tính bí mật của dữ liệu trong quá trình lưu trữ và truyền tải. Nhờ tốc độ xử lý nhanh, phương pháp này được sử dụng rộng rãi trong các hệ thống bảo mật như:</w:t>
      </w:r>
    </w:p>
    <w:p w14:paraId="5D3BF2D0" w14:textId="1237843B" w:rsidR="00950FE5" w:rsidRPr="00DC4FDF" w:rsidRDefault="00A74C70" w:rsidP="00E67378">
      <w:pPr>
        <w:pStyle w:val="ThngthngWeb"/>
        <w:ind w:left="1440"/>
        <w:rPr>
          <w:sz w:val="28"/>
          <w:szCs w:val="28"/>
          <w:lang w:val="vi-VN"/>
        </w:rPr>
      </w:pPr>
      <w:r w:rsidRPr="00DC4FDF">
        <w:rPr>
          <w:sz w:val="28"/>
          <w:szCs w:val="28"/>
          <w:lang w:val="vi-VN"/>
        </w:rPr>
        <w:lastRenderedPageBreak/>
        <w:t xml:space="preserve">- </w:t>
      </w:r>
      <w:r w:rsidR="00950FE5" w:rsidRPr="00DC4FDF">
        <w:rPr>
          <w:sz w:val="28"/>
          <w:szCs w:val="28"/>
          <w:lang w:val="vi-VN"/>
        </w:rPr>
        <w:t>Mã hóa dữ liệu trên máy tính và thiết bị lưu trữ.</w:t>
      </w:r>
    </w:p>
    <w:p w14:paraId="5FDF0C9F" w14:textId="6CBCE8F7" w:rsidR="00950FE5" w:rsidRPr="00DC4FDF" w:rsidRDefault="00A74C70" w:rsidP="00E67378">
      <w:pPr>
        <w:pStyle w:val="ThngthngWeb"/>
        <w:ind w:left="1440"/>
        <w:rPr>
          <w:sz w:val="28"/>
          <w:szCs w:val="28"/>
          <w:lang w:val="vi-VN"/>
        </w:rPr>
      </w:pPr>
      <w:r w:rsidRPr="00DC4FDF">
        <w:rPr>
          <w:sz w:val="28"/>
          <w:szCs w:val="28"/>
          <w:lang w:val="vi-VN"/>
        </w:rPr>
        <w:t xml:space="preserve">- </w:t>
      </w:r>
      <w:r w:rsidR="00950FE5" w:rsidRPr="00DC4FDF">
        <w:rPr>
          <w:sz w:val="28"/>
          <w:szCs w:val="28"/>
          <w:lang w:val="vi-VN"/>
        </w:rPr>
        <w:t>Bảo vệ cơ sở dữ liệu.</w:t>
      </w:r>
    </w:p>
    <w:p w14:paraId="0AF421A8" w14:textId="580BE5B5" w:rsidR="00950FE5" w:rsidRPr="00DC4FDF" w:rsidRDefault="00A74C70" w:rsidP="00E67378">
      <w:pPr>
        <w:pStyle w:val="ThngthngWeb"/>
        <w:ind w:left="1440"/>
        <w:rPr>
          <w:sz w:val="28"/>
          <w:szCs w:val="28"/>
          <w:lang w:val="vi-VN"/>
        </w:rPr>
      </w:pPr>
      <w:r w:rsidRPr="00DC4FDF">
        <w:rPr>
          <w:sz w:val="28"/>
          <w:szCs w:val="28"/>
          <w:lang w:val="vi-VN"/>
        </w:rPr>
        <w:t xml:space="preserve">- </w:t>
      </w:r>
      <w:r w:rsidR="00950FE5" w:rsidRPr="00DC4FDF">
        <w:rPr>
          <w:sz w:val="28"/>
          <w:szCs w:val="28"/>
          <w:lang w:val="vi-VN"/>
        </w:rPr>
        <w:t>Mã hóa dữ liệu truyền qua mạng.</w:t>
      </w:r>
    </w:p>
    <w:p w14:paraId="52BBE11A" w14:textId="2F84D2AC" w:rsidR="00950FE5" w:rsidRPr="00DC4FDF" w:rsidRDefault="00A74C70" w:rsidP="00E67378">
      <w:pPr>
        <w:pStyle w:val="ThngthngWeb"/>
        <w:ind w:left="1440"/>
        <w:rPr>
          <w:sz w:val="28"/>
          <w:szCs w:val="28"/>
          <w:lang w:val="vi-VN"/>
        </w:rPr>
      </w:pPr>
      <w:r w:rsidRPr="00DC4FDF">
        <w:rPr>
          <w:sz w:val="28"/>
          <w:szCs w:val="28"/>
          <w:lang w:val="vi-VN"/>
        </w:rPr>
        <w:t xml:space="preserve">- </w:t>
      </w:r>
      <w:r w:rsidR="00950FE5" w:rsidRPr="00DC4FDF">
        <w:rPr>
          <w:sz w:val="28"/>
          <w:szCs w:val="28"/>
          <w:lang w:val="vi-VN"/>
        </w:rPr>
        <w:t>Bảo mật thông tin trong các hệ thống ngân hàng và thương mại điện tử.</w:t>
      </w:r>
    </w:p>
    <w:p w14:paraId="0CB78FB2" w14:textId="3DCA3FA1" w:rsidR="00950FE5" w:rsidRPr="00DC4FDF" w:rsidRDefault="00A74C70" w:rsidP="00E67378">
      <w:pPr>
        <w:pStyle w:val="ThngthngWeb"/>
        <w:ind w:left="1440"/>
        <w:rPr>
          <w:sz w:val="28"/>
          <w:szCs w:val="28"/>
          <w:lang w:val="vi-VN"/>
        </w:rPr>
      </w:pPr>
      <w:r w:rsidRPr="00DC4FDF">
        <w:rPr>
          <w:sz w:val="28"/>
          <w:szCs w:val="28"/>
          <w:lang w:val="vi-VN"/>
        </w:rPr>
        <w:t xml:space="preserve">- </w:t>
      </w:r>
      <w:r w:rsidR="00950FE5" w:rsidRPr="00DC4FDF">
        <w:rPr>
          <w:sz w:val="28"/>
          <w:szCs w:val="28"/>
          <w:lang w:val="vi-VN"/>
        </w:rPr>
        <w:t>Bảo vệ dữ liệu trong các giao thức truyền thông hiện đại.</w:t>
      </w:r>
    </w:p>
    <w:p w14:paraId="5818DC12" w14:textId="528BC8E1" w:rsidR="00043AAD" w:rsidRPr="00DC4FDF" w:rsidRDefault="00950FE5" w:rsidP="005B76F2">
      <w:pPr>
        <w:pStyle w:val="ThngthngWeb"/>
        <w:ind w:firstLine="709"/>
        <w:rPr>
          <w:sz w:val="28"/>
          <w:szCs w:val="28"/>
          <w:lang w:val="vi-VN"/>
        </w:rPr>
      </w:pPr>
      <w:r w:rsidRPr="00DC4FDF">
        <w:rPr>
          <w:sz w:val="28"/>
          <w:szCs w:val="28"/>
          <w:lang w:val="vi-VN"/>
        </w:rPr>
        <w:t>Mặc dù hiện nay nhiều thuật toán mới như AES đã thay thế DES trong các ứng dụng thực tế, nhưng DES vẫn là nền tảng quan trọng giúp nghiên cứu và hiểu rõ nguyên lý hoạt động của các hệ mã hóa đối xứng hiện đại.</w:t>
      </w:r>
    </w:p>
    <w:p w14:paraId="41A5A754" w14:textId="1F6E3964" w:rsidR="004E6901" w:rsidRPr="00DC4FDF" w:rsidRDefault="00305516" w:rsidP="004E6901">
      <w:pPr>
        <w:pStyle w:val="oancuaDanhsach"/>
        <w:numPr>
          <w:ilvl w:val="1"/>
          <w:numId w:val="2"/>
        </w:numPr>
        <w:spacing w:before="60" w:after="60"/>
        <w:ind w:left="709" w:hanging="709"/>
        <w:jc w:val="both"/>
        <w:rPr>
          <w:bCs/>
          <w:color w:val="000000"/>
          <w:sz w:val="28"/>
          <w:szCs w:val="28"/>
          <w:lang w:val="vi-VN"/>
        </w:rPr>
      </w:pPr>
      <w:r w:rsidRPr="00DC4FDF">
        <w:rPr>
          <w:b/>
          <w:color w:val="000000"/>
          <w:sz w:val="28"/>
          <w:szCs w:val="28"/>
          <w:lang w:val="vi-VN"/>
        </w:rPr>
        <w:t>Nghiên cứu, t</w:t>
      </w:r>
      <w:r w:rsidR="00C338BC" w:rsidRPr="00DC4FDF">
        <w:rPr>
          <w:b/>
          <w:color w:val="000000"/>
          <w:sz w:val="28"/>
          <w:szCs w:val="28"/>
          <w:lang w:val="vi-VN"/>
        </w:rPr>
        <w:t xml:space="preserve">ìm hiểu </w:t>
      </w:r>
      <w:r w:rsidR="009533A3" w:rsidRPr="00DC4FDF">
        <w:rPr>
          <w:b/>
          <w:color w:val="000000"/>
          <w:sz w:val="28"/>
          <w:szCs w:val="28"/>
          <w:lang w:val="vi-VN"/>
        </w:rPr>
        <w:t>về thuật toán DES</w:t>
      </w:r>
      <w:r w:rsidR="00C338BC" w:rsidRPr="00DC4FDF">
        <w:rPr>
          <w:color w:val="000000"/>
          <w:sz w:val="28"/>
          <w:szCs w:val="28"/>
          <w:lang w:val="vi-VN"/>
        </w:rPr>
        <w:t xml:space="preserve"> </w:t>
      </w:r>
    </w:p>
    <w:p w14:paraId="22AE369E" w14:textId="68E1542D" w:rsidR="005E1A9A" w:rsidRPr="00DC4FDF" w:rsidRDefault="00BD06BA" w:rsidP="00B269E7">
      <w:pPr>
        <w:pStyle w:val="oancuaDanhsach"/>
        <w:numPr>
          <w:ilvl w:val="2"/>
          <w:numId w:val="2"/>
        </w:numPr>
        <w:spacing w:before="60" w:after="60"/>
        <w:jc w:val="both"/>
        <w:rPr>
          <w:b/>
          <w:color w:val="000000"/>
          <w:sz w:val="28"/>
          <w:szCs w:val="28"/>
          <w:lang w:val="vi-VN"/>
        </w:rPr>
      </w:pPr>
      <w:r w:rsidRPr="00DC4FDF">
        <w:rPr>
          <w:b/>
          <w:color w:val="000000"/>
          <w:sz w:val="28"/>
          <w:szCs w:val="28"/>
          <w:lang w:val="vi-VN"/>
        </w:rPr>
        <w:t>Lịch sử và giới thiệu chung về DES</w:t>
      </w:r>
    </w:p>
    <w:p w14:paraId="49E62A19" w14:textId="77777777" w:rsidR="00E17864" w:rsidRPr="00DC4FDF" w:rsidRDefault="004E6901" w:rsidP="00B0475F">
      <w:pPr>
        <w:pStyle w:val="oancuaDanhsach"/>
        <w:numPr>
          <w:ilvl w:val="3"/>
          <w:numId w:val="2"/>
        </w:numPr>
        <w:spacing w:before="60" w:after="60"/>
        <w:ind w:left="1985" w:hanging="1276"/>
        <w:jc w:val="both"/>
        <w:rPr>
          <w:b/>
          <w:color w:val="000000"/>
          <w:sz w:val="28"/>
          <w:szCs w:val="28"/>
          <w:lang w:val="vi-VN"/>
        </w:rPr>
      </w:pPr>
      <w:r w:rsidRPr="00DC4FDF">
        <w:rPr>
          <w:b/>
          <w:color w:val="000000"/>
          <w:sz w:val="28"/>
          <w:szCs w:val="28"/>
          <w:lang w:val="vi-VN"/>
        </w:rPr>
        <w:t>Lịch sử</w:t>
      </w:r>
    </w:p>
    <w:p w14:paraId="7AA5F3A2" w14:textId="68F2DC10" w:rsidR="00C90308" w:rsidRPr="00DC4FDF" w:rsidRDefault="00C90308" w:rsidP="00E17864">
      <w:pPr>
        <w:pStyle w:val="oancuaDanhsach"/>
        <w:spacing w:before="60" w:after="60"/>
        <w:ind w:left="0" w:firstLine="720"/>
        <w:jc w:val="both"/>
        <w:rPr>
          <w:bCs/>
          <w:color w:val="000000"/>
          <w:sz w:val="28"/>
          <w:szCs w:val="28"/>
          <w:lang w:val="vi-VN"/>
        </w:rPr>
      </w:pPr>
      <w:r w:rsidRPr="00DC4FDF">
        <w:rPr>
          <w:bCs/>
          <w:color w:val="000000"/>
          <w:sz w:val="28"/>
          <w:szCs w:val="28"/>
          <w:lang w:val="vi-VN"/>
        </w:rPr>
        <w:t>Lịch sử của</w:t>
      </w:r>
      <w:r w:rsidR="001C4F40" w:rsidRPr="00DC4FDF">
        <w:rPr>
          <w:bCs/>
          <w:color w:val="000000"/>
          <w:sz w:val="28"/>
          <w:szCs w:val="28"/>
          <w:lang w:val="vi-VN"/>
        </w:rPr>
        <w:t xml:space="preserve"> </w:t>
      </w:r>
      <w:r w:rsidRPr="00DC4FDF">
        <w:rPr>
          <w:bCs/>
          <w:color w:val="000000"/>
          <w:sz w:val="28"/>
          <w:szCs w:val="28"/>
          <w:lang w:val="vi-VN"/>
        </w:rPr>
        <w:t>DES</w:t>
      </w:r>
      <w:r w:rsidR="001C4F40" w:rsidRPr="00DC4FDF">
        <w:rPr>
          <w:bCs/>
          <w:color w:val="000000"/>
          <w:sz w:val="28"/>
          <w:szCs w:val="28"/>
          <w:lang w:val="vi-VN"/>
        </w:rPr>
        <w:t xml:space="preserve"> </w:t>
      </w:r>
      <w:r w:rsidRPr="00DC4FDF">
        <w:rPr>
          <w:bCs/>
          <w:color w:val="000000"/>
          <w:sz w:val="28"/>
          <w:szCs w:val="28"/>
          <w:lang w:val="vi-VN"/>
        </w:rPr>
        <w:t xml:space="preserve">là một hành trình dài gần ba thập kỷ, đánh dấu bước chuyển mình của mật mã học từ bí mật quân sự sang ứng dụng dân sự rộng rãi. Tiến trình này bắt đầu vào ngày 15/05/1973, khi Ủy ban Tiêu chuẩn Quốc gia Mỹ (NBS) công bố khuyến nghị tìm kiếm một hệ mật tiêu chuẩn trong Hồ sơ quản lý liên bang nhằm bảo vệ dữ liệu thương mại và ngân hàng. Đáp lại, tập đoàn IBM đã gửi một đề xuất dựa trên thuật toán LUCIFER do </w:t>
      </w:r>
      <w:proofErr w:type="spellStart"/>
      <w:r w:rsidRPr="00DC4FDF">
        <w:rPr>
          <w:bCs/>
          <w:color w:val="000000"/>
          <w:sz w:val="28"/>
          <w:szCs w:val="28"/>
          <w:lang w:val="vi-VN"/>
        </w:rPr>
        <w:t>Horst</w:t>
      </w:r>
      <w:proofErr w:type="spellEnd"/>
      <w:r w:rsidRPr="00DC4FDF">
        <w:rPr>
          <w:bCs/>
          <w:color w:val="000000"/>
          <w:sz w:val="28"/>
          <w:szCs w:val="28"/>
          <w:lang w:val="vi-VN"/>
        </w:rPr>
        <w:t xml:space="preserve"> </w:t>
      </w:r>
      <w:proofErr w:type="spellStart"/>
      <w:r w:rsidRPr="00DC4FDF">
        <w:rPr>
          <w:bCs/>
          <w:color w:val="000000"/>
          <w:sz w:val="28"/>
          <w:szCs w:val="28"/>
          <w:lang w:val="vi-VN"/>
        </w:rPr>
        <w:t>Feistel</w:t>
      </w:r>
      <w:proofErr w:type="spellEnd"/>
      <w:r w:rsidRPr="00DC4FDF">
        <w:rPr>
          <w:bCs/>
          <w:color w:val="000000"/>
          <w:sz w:val="28"/>
          <w:szCs w:val="28"/>
          <w:lang w:val="vi-VN"/>
        </w:rPr>
        <w:t xml:space="preserve"> phát triển. Sau khi phối hợp với Cơ quan An ninh Quốc gia Mỹ (NSA) để tinh chỉnh cấu trúc bên trong và rút ngắn độ dài khóa, thuật toán cải biên này được công bố lần đầu tiên trên Hồ sơ Liên bang vào ngày 17/03/1975. Sự can thiệp của NSA đã làm dấy lên nhiều cuộc tranh luận công khai gay gắt về những nghi vấn liên quan đến "cửa sau". Tuy nhiên, vượt qua các tranh cãi, DES chính thức được chấp nhận chọn làm chuẩn cho các ứng dụng không được coi là mật vào ngày 05/01/1977, nhanh chóng trở thành hệ mật được sử dụng rộng rãi nhất trên toàn cầu, đặc biệt là trong hệ thống tài chính quốc tế.</w:t>
      </w:r>
    </w:p>
    <w:p w14:paraId="31634BAE" w14:textId="77777777" w:rsidR="00E17864" w:rsidRPr="00DC4FDF" w:rsidRDefault="00E17864" w:rsidP="00E17864">
      <w:pPr>
        <w:pStyle w:val="oancuaDanhsach"/>
        <w:spacing w:before="60" w:after="60"/>
        <w:ind w:left="0"/>
        <w:jc w:val="both"/>
        <w:rPr>
          <w:bCs/>
          <w:color w:val="000000"/>
          <w:sz w:val="28"/>
          <w:szCs w:val="28"/>
          <w:lang w:val="vi-VN"/>
        </w:rPr>
      </w:pPr>
    </w:p>
    <w:p w14:paraId="4B8092C6" w14:textId="1DE9E783" w:rsidR="00C90308" w:rsidRPr="00DC4FDF" w:rsidRDefault="00C90308" w:rsidP="00E17864">
      <w:pPr>
        <w:pStyle w:val="oancuaDanhsach"/>
        <w:spacing w:before="60" w:after="60"/>
        <w:ind w:left="0" w:firstLine="720"/>
        <w:jc w:val="both"/>
        <w:rPr>
          <w:bCs/>
          <w:color w:val="000000"/>
          <w:sz w:val="28"/>
          <w:szCs w:val="28"/>
          <w:lang w:val="vi-VN"/>
        </w:rPr>
      </w:pPr>
      <w:r w:rsidRPr="00DC4FDF">
        <w:rPr>
          <w:bCs/>
          <w:color w:val="000000"/>
          <w:sz w:val="28"/>
          <w:szCs w:val="28"/>
          <w:lang w:val="vi-VN"/>
        </w:rPr>
        <w:t xml:space="preserve">Để đảm bảo tính an toàn trước sự phát triển của công nghệ máy tính, cứ 5 năm một lần, DES lại được Ủy ban Tiêu chuẩn Quốc gia đem ra xem xét lại. Thuật toán này đã trải qua các </w:t>
      </w:r>
      <w:proofErr w:type="spellStart"/>
      <w:r w:rsidRPr="00DC4FDF">
        <w:rPr>
          <w:bCs/>
          <w:color w:val="000000"/>
          <w:sz w:val="28"/>
          <w:szCs w:val="28"/>
          <w:lang w:val="vi-VN"/>
        </w:rPr>
        <w:t>đợt</w:t>
      </w:r>
      <w:proofErr w:type="spellEnd"/>
      <w:r w:rsidRPr="00DC4FDF">
        <w:rPr>
          <w:bCs/>
          <w:color w:val="000000"/>
          <w:sz w:val="28"/>
          <w:szCs w:val="28"/>
          <w:lang w:val="vi-VN"/>
        </w:rPr>
        <w:t xml:space="preserve"> đổi mới và tái cấp phép quan trọng vào tháng 01/1994 và năm 1998. Mặc dù vậy, sự gia tăng chóng mặt của sức mạnh tính toán vào cuối thập niên 1990 đã khiến khóa của DES dễ dàng bị bẻ gãy bằng phương pháp vét </w:t>
      </w:r>
      <w:r w:rsidRPr="00DC4FDF">
        <w:rPr>
          <w:bCs/>
          <w:color w:val="000000"/>
          <w:sz w:val="28"/>
          <w:szCs w:val="28"/>
          <w:lang w:val="vi-VN"/>
        </w:rPr>
        <w:lastRenderedPageBreak/>
        <w:t>cạn thông qua các máy chuyên dụng như "</w:t>
      </w:r>
      <w:proofErr w:type="spellStart"/>
      <w:r w:rsidRPr="00DC4FDF">
        <w:rPr>
          <w:bCs/>
          <w:color w:val="000000"/>
          <w:sz w:val="28"/>
          <w:szCs w:val="28"/>
          <w:lang w:val="vi-VN"/>
        </w:rPr>
        <w:t>Deep</w:t>
      </w:r>
      <w:proofErr w:type="spellEnd"/>
      <w:r w:rsidRPr="00DC4FDF">
        <w:rPr>
          <w:bCs/>
          <w:color w:val="000000"/>
          <w:sz w:val="28"/>
          <w:szCs w:val="28"/>
          <w:lang w:val="vi-VN"/>
        </w:rPr>
        <w:t xml:space="preserve"> </w:t>
      </w:r>
      <w:proofErr w:type="spellStart"/>
      <w:r w:rsidRPr="00DC4FDF">
        <w:rPr>
          <w:bCs/>
          <w:color w:val="000000"/>
          <w:sz w:val="28"/>
          <w:szCs w:val="28"/>
          <w:lang w:val="vi-VN"/>
        </w:rPr>
        <w:t>Crack</w:t>
      </w:r>
      <w:proofErr w:type="spellEnd"/>
      <w:r w:rsidRPr="00DC4FDF">
        <w:rPr>
          <w:bCs/>
          <w:color w:val="000000"/>
          <w:sz w:val="28"/>
          <w:szCs w:val="28"/>
          <w:lang w:val="vi-VN"/>
        </w:rPr>
        <w:t>". Nhận thấy thuật toán đã không còn khả năng bảo vệ dữ liệu một cách an toàn, vào tháng 10/2000, Ủy ban Tiêu chuẩn Quốc gia đã chính thức tuyên bố DES không còn là chuẩn mã dữ liệu nữa, khép lại kỷ nguyên thống trị của hệ mật huyền thoại này để nhường chỗ cho chuẩn mã hóa tiên tiến AES.</w:t>
      </w:r>
    </w:p>
    <w:p w14:paraId="0EB2E2A0" w14:textId="77777777" w:rsidR="005925F9" w:rsidRPr="00DC4FDF" w:rsidRDefault="005925F9" w:rsidP="00C90308">
      <w:pPr>
        <w:pStyle w:val="oancuaDanhsach"/>
        <w:spacing w:before="60" w:after="60"/>
        <w:jc w:val="both"/>
        <w:rPr>
          <w:bCs/>
          <w:color w:val="000000"/>
          <w:sz w:val="28"/>
          <w:szCs w:val="28"/>
          <w:lang w:val="vi-VN"/>
        </w:rPr>
      </w:pPr>
    </w:p>
    <w:p w14:paraId="44BFF2AC" w14:textId="77777777" w:rsidR="00025FD5" w:rsidRPr="00DC4FDF" w:rsidRDefault="005925F9" w:rsidP="00F44839">
      <w:pPr>
        <w:pStyle w:val="oancuaDanhsach"/>
        <w:numPr>
          <w:ilvl w:val="3"/>
          <w:numId w:val="2"/>
        </w:numPr>
        <w:spacing w:before="60" w:after="60"/>
        <w:ind w:left="1985" w:hanging="1276"/>
        <w:jc w:val="both"/>
        <w:rPr>
          <w:b/>
          <w:color w:val="000000"/>
          <w:sz w:val="28"/>
          <w:szCs w:val="28"/>
          <w:lang w:val="vi-VN"/>
        </w:rPr>
      </w:pPr>
      <w:r w:rsidRPr="00DC4FDF">
        <w:rPr>
          <w:b/>
          <w:color w:val="000000"/>
          <w:sz w:val="28"/>
          <w:szCs w:val="28"/>
          <w:lang w:val="vi-VN"/>
        </w:rPr>
        <w:t>Giới</w:t>
      </w:r>
      <w:r w:rsidRPr="00DC4FDF">
        <w:rPr>
          <w:bCs/>
          <w:color w:val="000000"/>
          <w:sz w:val="28"/>
          <w:szCs w:val="28"/>
          <w:lang w:val="vi-VN"/>
        </w:rPr>
        <w:t xml:space="preserve"> </w:t>
      </w:r>
      <w:r w:rsidRPr="00DC4FDF">
        <w:rPr>
          <w:b/>
          <w:color w:val="000000"/>
          <w:sz w:val="28"/>
          <w:szCs w:val="28"/>
          <w:lang w:val="vi-VN"/>
        </w:rPr>
        <w:t>thiệu</w:t>
      </w:r>
    </w:p>
    <w:p w14:paraId="63F6B3D2" w14:textId="72ED3AC4" w:rsidR="00025FD5" w:rsidRPr="00DC4FDF" w:rsidRDefault="00025FD5" w:rsidP="00025FD5">
      <w:pPr>
        <w:spacing w:before="60" w:after="60"/>
        <w:ind w:firstLine="720"/>
        <w:jc w:val="both"/>
        <w:rPr>
          <w:b/>
          <w:color w:val="000000"/>
          <w:sz w:val="28"/>
          <w:szCs w:val="28"/>
          <w:lang w:val="vi-VN"/>
        </w:rPr>
      </w:pPr>
      <w:r w:rsidRPr="00DC4FDF">
        <w:rPr>
          <w:sz w:val="28"/>
          <w:szCs w:val="28"/>
          <w:lang w:val="vi-VN"/>
        </w:rPr>
        <w:t xml:space="preserve">DES hoạt động trên các khối dữ liệu có kích thước 64 </w:t>
      </w:r>
      <w:proofErr w:type="spellStart"/>
      <w:r w:rsidRPr="00DC4FDF">
        <w:rPr>
          <w:sz w:val="28"/>
          <w:szCs w:val="28"/>
          <w:lang w:val="vi-VN"/>
        </w:rPr>
        <w:t>bit</w:t>
      </w:r>
      <w:proofErr w:type="spellEnd"/>
      <w:r w:rsidRPr="00DC4FDF">
        <w:rPr>
          <w:sz w:val="28"/>
          <w:szCs w:val="28"/>
          <w:lang w:val="vi-VN"/>
        </w:rPr>
        <w:t xml:space="preserve"> và sử dụng khóa bí mật dài 64 </w:t>
      </w:r>
      <w:proofErr w:type="spellStart"/>
      <w:r w:rsidRPr="00DC4FDF">
        <w:rPr>
          <w:sz w:val="28"/>
          <w:szCs w:val="28"/>
          <w:lang w:val="vi-VN"/>
        </w:rPr>
        <w:t>bit</w:t>
      </w:r>
      <w:proofErr w:type="spellEnd"/>
      <w:r w:rsidRPr="00DC4FDF">
        <w:rPr>
          <w:sz w:val="28"/>
          <w:szCs w:val="28"/>
          <w:lang w:val="vi-VN"/>
        </w:rPr>
        <w:t xml:space="preserve">, trong đó có 56 </w:t>
      </w:r>
      <w:proofErr w:type="spellStart"/>
      <w:r w:rsidRPr="00DC4FDF">
        <w:rPr>
          <w:sz w:val="28"/>
          <w:szCs w:val="28"/>
          <w:lang w:val="vi-VN"/>
        </w:rPr>
        <w:t>bit</w:t>
      </w:r>
      <w:proofErr w:type="spellEnd"/>
      <w:r w:rsidRPr="00DC4FDF">
        <w:rPr>
          <w:sz w:val="28"/>
          <w:szCs w:val="28"/>
          <w:lang w:val="vi-VN"/>
        </w:rPr>
        <w:t xml:space="preserve"> thực sự tham gia vào quá trình mã hóa, còn 8 </w:t>
      </w:r>
      <w:proofErr w:type="spellStart"/>
      <w:r w:rsidRPr="00DC4FDF">
        <w:rPr>
          <w:sz w:val="28"/>
          <w:szCs w:val="28"/>
          <w:lang w:val="vi-VN"/>
        </w:rPr>
        <w:t>bit</w:t>
      </w:r>
      <w:proofErr w:type="spellEnd"/>
      <w:r w:rsidRPr="00DC4FDF">
        <w:rPr>
          <w:sz w:val="28"/>
          <w:szCs w:val="28"/>
          <w:lang w:val="vi-VN"/>
        </w:rPr>
        <w:t xml:space="preserve"> được dùng để kiểm tra chẵn lẻ. Thuật toán được xây dựng dựa trên cấu trúc mạng </w:t>
      </w:r>
      <w:proofErr w:type="spellStart"/>
      <w:r w:rsidRPr="00DC4FDF">
        <w:rPr>
          <w:sz w:val="28"/>
          <w:szCs w:val="28"/>
          <w:lang w:val="vi-VN"/>
        </w:rPr>
        <w:t>Feistel</w:t>
      </w:r>
      <w:proofErr w:type="spellEnd"/>
      <w:r w:rsidRPr="00DC4FDF">
        <w:rPr>
          <w:sz w:val="28"/>
          <w:szCs w:val="28"/>
          <w:lang w:val="vi-VN"/>
        </w:rPr>
        <w:t>, gồm 16 vòng lặp xử lý liên tiếp nhằm tăng cường mức độ bảo mật cho dữ liệu.</w:t>
      </w:r>
    </w:p>
    <w:p w14:paraId="0A5D7288" w14:textId="4ACAC10C" w:rsidR="00025FD5" w:rsidRPr="00DC4FDF" w:rsidRDefault="00025FD5" w:rsidP="00025FD5">
      <w:pPr>
        <w:pStyle w:val="ThngthngWeb"/>
        <w:ind w:firstLine="720"/>
        <w:rPr>
          <w:sz w:val="28"/>
          <w:szCs w:val="28"/>
          <w:lang w:val="vi-VN"/>
        </w:rPr>
      </w:pPr>
      <w:r w:rsidRPr="00DC4FDF">
        <w:rPr>
          <w:sz w:val="28"/>
          <w:szCs w:val="28"/>
          <w:lang w:val="vi-VN"/>
        </w:rPr>
        <w:t xml:space="preserve">Quá trình mã hóa DES bắt đầu bằng phép hoán vị khởi tạo IP trên khối dữ liệu đầu vào 64 </w:t>
      </w:r>
      <w:proofErr w:type="spellStart"/>
      <w:r w:rsidRPr="00DC4FDF">
        <w:rPr>
          <w:sz w:val="28"/>
          <w:szCs w:val="28"/>
          <w:lang w:val="vi-VN"/>
        </w:rPr>
        <w:t>bit</w:t>
      </w:r>
      <w:proofErr w:type="spellEnd"/>
      <w:r w:rsidRPr="00DC4FDF">
        <w:rPr>
          <w:sz w:val="28"/>
          <w:szCs w:val="28"/>
          <w:lang w:val="vi-VN"/>
        </w:rPr>
        <w:t xml:space="preserve">. Sau đó dữ liệu được chia thành hai nửa trái và phải, mỗi nửa gồm 32 </w:t>
      </w:r>
      <w:proofErr w:type="spellStart"/>
      <w:r w:rsidRPr="00DC4FDF">
        <w:rPr>
          <w:sz w:val="28"/>
          <w:szCs w:val="28"/>
          <w:lang w:val="vi-VN"/>
        </w:rPr>
        <w:t>bit</w:t>
      </w:r>
      <w:proofErr w:type="spellEnd"/>
      <w:r w:rsidRPr="00DC4FDF">
        <w:rPr>
          <w:sz w:val="28"/>
          <w:szCs w:val="28"/>
          <w:lang w:val="vi-VN"/>
        </w:rPr>
        <w:t xml:space="preserve">, ký hiệu lần lượt là L và R. Trong mỗi vòng lặp, nửa phải sẽ được đưa qua hàm mã hóa F kết hợp với khóa vòng tương ứng để tạo ra giá trị mới, sau đó thực hiện phép XOR với nửa trái. Kết quả của mỗi vòng sẽ tiếp tục được sử dụng làm đầu vào cho vòng kế tiếp. Sau khi hoàn thành 16 vòng xử lý, hai nửa dữ liệu được hoán đổi vị trí và thực hiện phép hoán vị cuối cùng IP⁻¹ hay </w:t>
      </w:r>
      <w:r w:rsidR="001A53EF" w:rsidRPr="00DC4FDF">
        <w:rPr>
          <w:sz w:val="28"/>
          <w:szCs w:val="28"/>
          <w:lang w:val="vi-VN"/>
        </w:rPr>
        <w:t>FP để</w:t>
      </w:r>
      <w:r w:rsidRPr="00DC4FDF">
        <w:rPr>
          <w:sz w:val="28"/>
          <w:szCs w:val="28"/>
          <w:lang w:val="vi-VN"/>
        </w:rPr>
        <w:t xml:space="preserve"> tạo ra bản mã.</w:t>
      </w:r>
    </w:p>
    <w:p w14:paraId="3DFF8CD2" w14:textId="77777777" w:rsidR="00025FD5" w:rsidRPr="00DC4FDF" w:rsidRDefault="00025FD5" w:rsidP="00025FD5">
      <w:pPr>
        <w:pStyle w:val="ThngthngWeb"/>
        <w:ind w:firstLine="720"/>
        <w:rPr>
          <w:sz w:val="28"/>
          <w:szCs w:val="28"/>
          <w:lang w:val="vi-VN"/>
        </w:rPr>
      </w:pPr>
      <w:r w:rsidRPr="00DC4FDF">
        <w:rPr>
          <w:sz w:val="28"/>
          <w:szCs w:val="28"/>
          <w:lang w:val="vi-VN"/>
        </w:rPr>
        <w:t>Điểm đặc biệt của DES là quá trình giải mã sử dụng cùng cấu trúc như quá trình mã hóa, chỉ khác ở thứ tự sử dụng các khóa vòng được thực hiện theo chiều ngược lại từ K16 đến K1. Nhờ tính đơn giản và hiệu quả, DES đã được sử dụng rộng rãi trong nhiều hệ thống bảo mật dữ liệu trong nhiều năm và trở thành nền tảng cho sự phát triển của nhiều thuật toán mã hóa hiện đại sau này.</w:t>
      </w:r>
    </w:p>
    <w:p w14:paraId="0F3D10C0" w14:textId="77777777" w:rsidR="00C709B6" w:rsidRDefault="009C1840" w:rsidP="00061D8E">
      <w:pPr>
        <w:pStyle w:val="oancuaDanhsach"/>
        <w:spacing w:before="60" w:after="60"/>
        <w:ind w:left="1440"/>
        <w:jc w:val="both"/>
        <w:rPr>
          <w:b/>
          <w:bCs/>
          <w:color w:val="000000"/>
          <w:sz w:val="28"/>
          <w:szCs w:val="28"/>
          <w:lang w:val="vi-VN"/>
        </w:rPr>
      </w:pPr>
      <w:r w:rsidRPr="00DC4FDF">
        <w:rPr>
          <w:noProof/>
          <w:color w:val="000000"/>
          <w:sz w:val="28"/>
          <w:szCs w:val="28"/>
          <w:lang w:val="vi-VN"/>
        </w:rPr>
        <w:lastRenderedPageBreak/>
        <w:drawing>
          <wp:inline distT="0" distB="0" distL="0" distR="0" wp14:anchorId="6F6EF151" wp14:editId="6C2D8B27">
            <wp:extent cx="4006299" cy="4138367"/>
            <wp:effectExtent l="0" t="0" r="0" b="0"/>
            <wp:docPr id="427442657" name="Ả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27718" cy="4160493"/>
                    </a:xfrm>
                    <a:prstGeom prst="rect">
                      <a:avLst/>
                    </a:prstGeom>
                    <a:noFill/>
                    <a:ln>
                      <a:noFill/>
                    </a:ln>
                  </pic:spPr>
                </pic:pic>
              </a:graphicData>
            </a:graphic>
          </wp:inline>
        </w:drawing>
      </w:r>
    </w:p>
    <w:p w14:paraId="7FEEFA11" w14:textId="77777777" w:rsidR="00F32C3C" w:rsidRDefault="00F32C3C" w:rsidP="00061D8E">
      <w:pPr>
        <w:pStyle w:val="oancuaDanhsach"/>
        <w:spacing w:before="60" w:after="60"/>
        <w:ind w:left="1440"/>
        <w:jc w:val="both"/>
        <w:rPr>
          <w:b/>
          <w:bCs/>
          <w:color w:val="000000"/>
          <w:sz w:val="28"/>
          <w:szCs w:val="28"/>
          <w:lang w:val="vi-VN"/>
        </w:rPr>
      </w:pPr>
    </w:p>
    <w:p w14:paraId="4C4DF19C" w14:textId="77777777" w:rsidR="00F32C3C" w:rsidRDefault="00F32C3C" w:rsidP="00061D8E">
      <w:pPr>
        <w:pStyle w:val="oancuaDanhsach"/>
        <w:spacing w:before="60" w:after="60"/>
        <w:ind w:left="1440"/>
        <w:jc w:val="both"/>
        <w:rPr>
          <w:b/>
          <w:bCs/>
          <w:color w:val="000000"/>
          <w:sz w:val="28"/>
          <w:szCs w:val="28"/>
          <w:lang w:val="vi-VN"/>
        </w:rPr>
      </w:pPr>
    </w:p>
    <w:p w14:paraId="4BDDC9FA" w14:textId="77777777" w:rsidR="00F32C3C" w:rsidRPr="00DC4FDF" w:rsidRDefault="00F32C3C" w:rsidP="00061D8E">
      <w:pPr>
        <w:pStyle w:val="oancuaDanhsach"/>
        <w:spacing w:before="60" w:after="60"/>
        <w:ind w:left="1440"/>
        <w:jc w:val="both"/>
        <w:rPr>
          <w:b/>
          <w:bCs/>
          <w:color w:val="000000"/>
          <w:sz w:val="28"/>
          <w:szCs w:val="28"/>
          <w:lang w:val="vi-VN"/>
        </w:rPr>
      </w:pPr>
    </w:p>
    <w:p w14:paraId="43364563" w14:textId="034F2B4E" w:rsidR="00E17864" w:rsidRPr="00DC4FDF" w:rsidRDefault="00E17864" w:rsidP="00C709B6">
      <w:pPr>
        <w:spacing w:before="60" w:after="60"/>
        <w:jc w:val="both"/>
        <w:rPr>
          <w:bCs/>
          <w:color w:val="000000"/>
          <w:sz w:val="28"/>
          <w:szCs w:val="28"/>
          <w:lang w:val="vi-VN"/>
        </w:rPr>
      </w:pPr>
      <w:r w:rsidRPr="00DC4FDF">
        <w:rPr>
          <w:b/>
          <w:bCs/>
          <w:color w:val="000000"/>
          <w:sz w:val="28"/>
          <w:szCs w:val="28"/>
          <w:lang w:val="vi-VN"/>
        </w:rPr>
        <w:t>Hoán vị khởi tạo (IP)</w:t>
      </w:r>
    </w:p>
    <w:p w14:paraId="14148AE3" w14:textId="77777777" w:rsidR="001D51F8" w:rsidRPr="00DC4FDF" w:rsidRDefault="001D51F8" w:rsidP="001D51F8">
      <w:pPr>
        <w:spacing w:before="60" w:after="60"/>
        <w:ind w:firstLine="720"/>
        <w:jc w:val="both"/>
        <w:rPr>
          <w:bCs/>
          <w:color w:val="000000"/>
          <w:sz w:val="28"/>
          <w:szCs w:val="28"/>
          <w:lang w:val="vi-VN"/>
        </w:rPr>
      </w:pPr>
      <w:r w:rsidRPr="00DC4FDF">
        <w:rPr>
          <w:bCs/>
          <w:color w:val="000000"/>
          <w:sz w:val="28"/>
          <w:szCs w:val="28"/>
          <w:lang w:val="vi-VN"/>
        </w:rPr>
        <w:t xml:space="preserve">Hoán vị là quá trình thay đổi vị trí của các </w:t>
      </w:r>
      <w:proofErr w:type="spellStart"/>
      <w:r w:rsidRPr="00DC4FDF">
        <w:rPr>
          <w:bCs/>
          <w:color w:val="000000"/>
          <w:sz w:val="28"/>
          <w:szCs w:val="28"/>
          <w:lang w:val="vi-VN"/>
        </w:rPr>
        <w:t>bit</w:t>
      </w:r>
      <w:proofErr w:type="spellEnd"/>
      <w:r w:rsidRPr="00DC4FDF">
        <w:rPr>
          <w:bCs/>
          <w:color w:val="000000"/>
          <w:sz w:val="28"/>
          <w:szCs w:val="28"/>
          <w:lang w:val="vi-VN"/>
        </w:rPr>
        <w:t xml:space="preserve"> trong một chuỗi dữ liệu mà không làm thay đổi giá trị của các </w:t>
      </w:r>
      <w:proofErr w:type="spellStart"/>
      <w:r w:rsidRPr="00DC4FDF">
        <w:rPr>
          <w:bCs/>
          <w:color w:val="000000"/>
          <w:sz w:val="28"/>
          <w:szCs w:val="28"/>
          <w:lang w:val="vi-VN"/>
        </w:rPr>
        <w:t>bit</w:t>
      </w:r>
      <w:proofErr w:type="spellEnd"/>
      <w:r w:rsidRPr="00DC4FDF">
        <w:rPr>
          <w:bCs/>
          <w:color w:val="000000"/>
          <w:sz w:val="28"/>
          <w:szCs w:val="28"/>
          <w:lang w:val="vi-VN"/>
        </w:rPr>
        <w:t xml:space="preserve"> đó. Đây là bước đầu tiên trong thuật toán DES nhằm sắp xếp lại dữ liệu đầu vào trước khi thực hiện các vòng mã hóa.</w:t>
      </w:r>
    </w:p>
    <w:p w14:paraId="4A343A14" w14:textId="77777777" w:rsidR="000256AE" w:rsidRPr="00F32C3C" w:rsidRDefault="001D51F8" w:rsidP="000256AE">
      <w:pPr>
        <w:pStyle w:val="oancuaDanhsach"/>
        <w:spacing w:before="60" w:after="60"/>
        <w:ind w:left="0" w:firstLine="720"/>
        <w:jc w:val="both"/>
        <w:rPr>
          <w:color w:val="000000"/>
          <w:sz w:val="28"/>
          <w:szCs w:val="28"/>
          <w:lang w:val="vi-VN"/>
        </w:rPr>
      </w:pPr>
      <w:r w:rsidRPr="00DC4FDF">
        <w:rPr>
          <w:bCs/>
          <w:color w:val="000000"/>
          <w:sz w:val="28"/>
          <w:szCs w:val="28"/>
          <w:lang w:val="vi-VN"/>
        </w:rPr>
        <w:t xml:space="preserve">Khối dữ liệu đầu vào của DES có độ dài 64 </w:t>
      </w:r>
      <w:proofErr w:type="spellStart"/>
      <w:r w:rsidRPr="00DC4FDF">
        <w:rPr>
          <w:bCs/>
          <w:color w:val="000000"/>
          <w:sz w:val="28"/>
          <w:szCs w:val="28"/>
          <w:lang w:val="vi-VN"/>
        </w:rPr>
        <w:t>bit</w:t>
      </w:r>
      <w:proofErr w:type="spellEnd"/>
      <w:r w:rsidRPr="00DC4FDF">
        <w:rPr>
          <w:bCs/>
          <w:color w:val="000000"/>
          <w:sz w:val="28"/>
          <w:szCs w:val="28"/>
          <w:lang w:val="vi-VN"/>
        </w:rPr>
        <w:t xml:space="preserve">. Trước khi đưa vào quá trình mã hóa, 64 </w:t>
      </w:r>
      <w:proofErr w:type="spellStart"/>
      <w:r w:rsidRPr="00DC4FDF">
        <w:rPr>
          <w:bCs/>
          <w:color w:val="000000"/>
          <w:sz w:val="28"/>
          <w:szCs w:val="28"/>
          <w:lang w:val="vi-VN"/>
        </w:rPr>
        <w:t>bit</w:t>
      </w:r>
      <w:proofErr w:type="spellEnd"/>
      <w:r w:rsidRPr="00DC4FDF">
        <w:rPr>
          <w:bCs/>
          <w:color w:val="000000"/>
          <w:sz w:val="28"/>
          <w:szCs w:val="28"/>
          <w:lang w:val="vi-VN"/>
        </w:rPr>
        <w:t xml:space="preserve"> này sẽ được hoán vị theo bảng IP. Trong bảng IP, mỗi số biểu thị vị trí của </w:t>
      </w:r>
      <w:proofErr w:type="spellStart"/>
      <w:r w:rsidRPr="00DC4FDF">
        <w:rPr>
          <w:bCs/>
          <w:color w:val="000000"/>
          <w:sz w:val="28"/>
          <w:szCs w:val="28"/>
          <w:lang w:val="vi-VN"/>
        </w:rPr>
        <w:t>bit</w:t>
      </w:r>
      <w:proofErr w:type="spellEnd"/>
      <w:r w:rsidRPr="00DC4FDF">
        <w:rPr>
          <w:bCs/>
          <w:color w:val="000000"/>
          <w:sz w:val="28"/>
          <w:szCs w:val="28"/>
          <w:lang w:val="vi-VN"/>
        </w:rPr>
        <w:t xml:space="preserve"> trong dữ liệu gốc sẽ được đưa đến vị trí tương ứng trong dữ liệu sau hoán vị</w:t>
      </w:r>
      <w:r w:rsidR="000256AE" w:rsidRPr="00DC4FDF">
        <w:rPr>
          <w:bCs/>
          <w:color w:val="000000"/>
          <w:sz w:val="28"/>
          <w:szCs w:val="28"/>
          <w:lang w:val="vi-VN"/>
        </w:rPr>
        <w:t>.</w:t>
      </w:r>
      <w:r w:rsidR="000256AE" w:rsidRPr="00DC4FDF">
        <w:rPr>
          <w:color w:val="000000"/>
          <w:sz w:val="28"/>
          <w:szCs w:val="28"/>
          <w:lang w:val="vi-VN"/>
        </w:rPr>
        <w:t xml:space="preserve"> </w:t>
      </w:r>
    </w:p>
    <w:p w14:paraId="03B48248" w14:textId="40424A96" w:rsidR="000256AE" w:rsidRPr="00DC4FDF" w:rsidRDefault="000256AE" w:rsidP="000256AE">
      <w:pPr>
        <w:pStyle w:val="oancuaDanhsach"/>
        <w:spacing w:before="60" w:after="60"/>
        <w:ind w:left="0" w:firstLine="720"/>
        <w:jc w:val="both"/>
        <w:rPr>
          <w:color w:val="000000"/>
          <w:sz w:val="28"/>
          <w:szCs w:val="28"/>
          <w:lang w:val="vi-VN"/>
        </w:rPr>
      </w:pPr>
      <w:r w:rsidRPr="00DC4FDF">
        <w:rPr>
          <w:color w:val="000000"/>
          <w:sz w:val="28"/>
          <w:szCs w:val="28"/>
          <w:lang w:val="vi-VN"/>
        </w:rPr>
        <w:t xml:space="preserve">Chuỗi dữ liệu sau hoán vị vẫn giữ nguyên các giá trị </w:t>
      </w:r>
      <w:proofErr w:type="spellStart"/>
      <w:r w:rsidRPr="00DC4FDF">
        <w:rPr>
          <w:color w:val="000000"/>
          <w:sz w:val="28"/>
          <w:szCs w:val="28"/>
          <w:lang w:val="vi-VN"/>
        </w:rPr>
        <w:t>bit</w:t>
      </w:r>
      <w:proofErr w:type="spellEnd"/>
      <w:r w:rsidRPr="00DC4FDF">
        <w:rPr>
          <w:color w:val="000000"/>
          <w:sz w:val="28"/>
          <w:szCs w:val="28"/>
          <w:lang w:val="vi-VN"/>
        </w:rPr>
        <w:t xml:space="preserve"> nhưng thứ tự các </w:t>
      </w:r>
      <w:proofErr w:type="spellStart"/>
      <w:r w:rsidRPr="00DC4FDF">
        <w:rPr>
          <w:color w:val="000000"/>
          <w:sz w:val="28"/>
          <w:szCs w:val="28"/>
          <w:lang w:val="vi-VN"/>
        </w:rPr>
        <w:t>bit</w:t>
      </w:r>
      <w:proofErr w:type="spellEnd"/>
      <w:r w:rsidRPr="00DC4FDF">
        <w:rPr>
          <w:color w:val="000000"/>
          <w:sz w:val="28"/>
          <w:szCs w:val="28"/>
          <w:lang w:val="vi-VN"/>
        </w:rPr>
        <w:t xml:space="preserve"> đã được sắp xếp lại theo quy định của bảng IP.</w:t>
      </w:r>
    </w:p>
    <w:p w14:paraId="37B83BA3" w14:textId="3EF6BAB4" w:rsidR="006141A5" w:rsidRPr="00DC4FDF" w:rsidRDefault="006141A5" w:rsidP="000256AE">
      <w:pPr>
        <w:spacing w:before="60" w:after="60"/>
        <w:ind w:firstLine="720"/>
        <w:jc w:val="both"/>
        <w:rPr>
          <w:bCs/>
          <w:color w:val="000000"/>
          <w:sz w:val="28"/>
          <w:szCs w:val="28"/>
          <w:lang w:val="vi-VN"/>
        </w:rPr>
      </w:pPr>
    </w:p>
    <w:p w14:paraId="514D55A6" w14:textId="77777777" w:rsidR="008564F3" w:rsidRPr="00DC4FDF" w:rsidRDefault="009C1840" w:rsidP="008564F3">
      <w:pPr>
        <w:pStyle w:val="oancuaDanhsach"/>
        <w:spacing w:before="60" w:after="60"/>
        <w:ind w:left="0" w:firstLine="720"/>
        <w:jc w:val="both"/>
        <w:rPr>
          <w:color w:val="000000"/>
          <w:sz w:val="28"/>
          <w:szCs w:val="28"/>
          <w:lang w:val="vi-VN"/>
        </w:rPr>
      </w:pPr>
      <w:r w:rsidRPr="00DC4FDF">
        <w:rPr>
          <w:noProof/>
          <w:color w:val="000000"/>
          <w:sz w:val="28"/>
          <w:szCs w:val="28"/>
          <w:lang w:val="vi-VN"/>
        </w:rPr>
        <w:lastRenderedPageBreak/>
        <w:drawing>
          <wp:inline distT="0" distB="0" distL="0" distR="0" wp14:anchorId="775FC745" wp14:editId="4C516BD2">
            <wp:extent cx="4572000" cy="3228975"/>
            <wp:effectExtent l="0" t="0" r="0" b="0"/>
            <wp:docPr id="1872073810" name="Ảnh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72000" cy="3228975"/>
                    </a:xfrm>
                    <a:prstGeom prst="rect">
                      <a:avLst/>
                    </a:prstGeom>
                    <a:noFill/>
                    <a:ln>
                      <a:noFill/>
                    </a:ln>
                  </pic:spPr>
                </pic:pic>
              </a:graphicData>
            </a:graphic>
          </wp:inline>
        </w:drawing>
      </w:r>
    </w:p>
    <w:p w14:paraId="2CDFF729" w14:textId="77777777" w:rsidR="009267AB" w:rsidRPr="00DC4FDF" w:rsidRDefault="009267AB" w:rsidP="009267AB">
      <w:pPr>
        <w:pStyle w:val="oancuaDanhsach"/>
        <w:spacing w:before="60" w:after="60"/>
        <w:ind w:left="0" w:firstLine="720"/>
        <w:jc w:val="both"/>
        <w:rPr>
          <w:color w:val="000000"/>
          <w:sz w:val="28"/>
          <w:szCs w:val="28"/>
          <w:lang w:val="vi-VN"/>
        </w:rPr>
      </w:pPr>
    </w:p>
    <w:p w14:paraId="7A500961" w14:textId="6F5AED8A" w:rsidR="009267AB" w:rsidRPr="00DC4FDF" w:rsidRDefault="00931B57" w:rsidP="000256AE">
      <w:pPr>
        <w:spacing w:after="0" w:line="240" w:lineRule="auto"/>
        <w:ind w:firstLine="720"/>
        <w:rPr>
          <w:bCs/>
          <w:color w:val="000000"/>
          <w:sz w:val="28"/>
          <w:szCs w:val="28"/>
          <w:lang w:val="vi-VN"/>
        </w:rPr>
      </w:pPr>
      <w:r w:rsidRPr="00DC4FDF">
        <w:rPr>
          <w:bCs/>
          <w:color w:val="000000"/>
          <w:sz w:val="28"/>
          <w:szCs w:val="28"/>
          <w:lang w:val="vi-VN"/>
        </w:rPr>
        <w:t xml:space="preserve">Sau khi thực hiện hoán vị khởi tạo IP, khối dữ liệu 64 </w:t>
      </w:r>
      <w:proofErr w:type="spellStart"/>
      <w:r w:rsidRPr="00DC4FDF">
        <w:rPr>
          <w:bCs/>
          <w:color w:val="000000"/>
          <w:sz w:val="28"/>
          <w:szCs w:val="28"/>
          <w:lang w:val="vi-VN"/>
        </w:rPr>
        <w:t>bit</w:t>
      </w:r>
      <w:proofErr w:type="spellEnd"/>
      <w:r w:rsidRPr="00DC4FDF">
        <w:rPr>
          <w:bCs/>
          <w:color w:val="000000"/>
          <w:sz w:val="28"/>
          <w:szCs w:val="28"/>
          <w:lang w:val="vi-VN"/>
        </w:rPr>
        <w:t xml:space="preserve"> được chia thành hai phần bằng nhau, mỗi phần gồm 32 </w:t>
      </w:r>
      <w:proofErr w:type="spellStart"/>
      <w:r w:rsidRPr="00DC4FDF">
        <w:rPr>
          <w:bCs/>
          <w:color w:val="000000"/>
          <w:sz w:val="28"/>
          <w:szCs w:val="28"/>
          <w:lang w:val="vi-VN"/>
        </w:rPr>
        <w:t>bit</w:t>
      </w:r>
      <w:proofErr w:type="spellEnd"/>
      <w:r w:rsidRPr="00DC4FDF">
        <w:rPr>
          <w:bCs/>
          <w:color w:val="000000"/>
          <w:sz w:val="28"/>
          <w:szCs w:val="28"/>
          <w:lang w:val="vi-VN"/>
        </w:rPr>
        <w:t xml:space="preserve">. Nửa bên trái được ký hiệu là </w:t>
      </w:r>
      <w:r w:rsidRPr="00DC4FDF">
        <w:rPr>
          <w:b/>
          <w:bCs/>
          <w:color w:val="000000"/>
          <w:sz w:val="28"/>
          <w:szCs w:val="28"/>
          <w:lang w:val="vi-VN"/>
        </w:rPr>
        <w:t>L₀</w:t>
      </w:r>
      <w:r w:rsidRPr="00DC4FDF">
        <w:rPr>
          <w:bCs/>
          <w:color w:val="000000"/>
          <w:sz w:val="28"/>
          <w:szCs w:val="28"/>
          <w:lang w:val="vi-VN"/>
        </w:rPr>
        <w:t xml:space="preserve">  và nửa bên phải được ký hiệu là </w:t>
      </w:r>
      <w:r w:rsidRPr="00DC4FDF">
        <w:rPr>
          <w:b/>
          <w:bCs/>
          <w:color w:val="000000"/>
          <w:sz w:val="28"/>
          <w:szCs w:val="28"/>
          <w:lang w:val="vi-VN"/>
        </w:rPr>
        <w:t>R₀</w:t>
      </w:r>
      <w:r w:rsidRPr="00DC4FDF">
        <w:rPr>
          <w:bCs/>
          <w:color w:val="000000"/>
          <w:sz w:val="28"/>
          <w:szCs w:val="28"/>
          <w:lang w:val="vi-VN"/>
        </w:rPr>
        <w:t xml:space="preserve"> . Hai nửa dữ liệu này sẽ là đầu vào cho quá trình mã </w:t>
      </w:r>
      <w:r w:rsidR="000256AE" w:rsidRPr="00DC4FDF">
        <w:rPr>
          <w:bCs/>
          <w:color w:val="000000"/>
          <w:sz w:val="28"/>
          <w:szCs w:val="28"/>
          <w:lang w:val="vi-VN"/>
        </w:rPr>
        <w:t xml:space="preserve"> </w:t>
      </w:r>
      <w:r w:rsidRPr="00DC4FDF">
        <w:rPr>
          <w:bCs/>
          <w:color w:val="000000"/>
          <w:sz w:val="28"/>
          <w:szCs w:val="28"/>
          <w:lang w:val="vi-VN"/>
        </w:rPr>
        <w:t xml:space="preserve">hóa theo cấu trúc </w:t>
      </w:r>
      <w:proofErr w:type="spellStart"/>
      <w:r w:rsidRPr="00DC4FDF">
        <w:rPr>
          <w:bCs/>
          <w:color w:val="000000"/>
          <w:sz w:val="28"/>
          <w:szCs w:val="28"/>
          <w:lang w:val="vi-VN"/>
        </w:rPr>
        <w:t>Feistel</w:t>
      </w:r>
      <w:proofErr w:type="spellEnd"/>
      <w:r w:rsidRPr="00DC4FDF">
        <w:rPr>
          <w:bCs/>
          <w:color w:val="000000"/>
          <w:sz w:val="28"/>
          <w:szCs w:val="28"/>
          <w:lang w:val="vi-VN"/>
        </w:rPr>
        <w:t xml:space="preserve"> của DES.</w:t>
      </w:r>
      <w:r w:rsidR="009267AB" w:rsidRPr="00DC4FDF">
        <w:rPr>
          <w:noProof/>
          <w:sz w:val="28"/>
          <w:szCs w:val="28"/>
          <w:lang w:val="vi-VN"/>
        </w:rPr>
        <w:t xml:space="preserve"> </w:t>
      </w:r>
    </w:p>
    <w:p w14:paraId="1B662B18" w14:textId="69EF55D4" w:rsidR="00EA08CF" w:rsidRPr="00DC4FDF" w:rsidRDefault="00EA08CF" w:rsidP="000256AE">
      <w:pPr>
        <w:spacing w:after="0"/>
        <w:ind w:firstLine="360"/>
        <w:rPr>
          <w:bCs/>
          <w:color w:val="000000"/>
          <w:sz w:val="28"/>
          <w:szCs w:val="28"/>
          <w:lang w:val="vi-VN"/>
        </w:rPr>
      </w:pPr>
      <w:r w:rsidRPr="00DC4FDF">
        <w:rPr>
          <w:bCs/>
          <w:color w:val="000000"/>
          <w:sz w:val="28"/>
          <w:szCs w:val="28"/>
          <w:lang w:val="vi-VN"/>
        </w:rPr>
        <w:t>Trong mỗi vòng lặp mã hóa, nửa trái của vòng kế tiếp sẽ nhận giá trị của nửa phải ở vòng hiện tại, tức là:</w:t>
      </w:r>
    </w:p>
    <w:p w14:paraId="2EFAEB50" w14:textId="77777777" w:rsidR="00EA08CF" w:rsidRPr="00DC4FDF" w:rsidRDefault="00000000" w:rsidP="00EA08CF">
      <w:pPr>
        <w:spacing w:after="0" w:line="240" w:lineRule="auto"/>
        <w:ind w:firstLine="360"/>
        <w:rPr>
          <w:bCs/>
          <w:color w:val="000000"/>
          <w:sz w:val="28"/>
          <w:szCs w:val="28"/>
          <w:lang w:val="vi-VN"/>
        </w:rPr>
      </w:pPr>
      <m:oMathPara>
        <m:oMath>
          <m:sSub>
            <m:sSubPr>
              <m:ctrlPr>
                <w:rPr>
                  <w:rFonts w:ascii="Cambria Math" w:hAnsi="Cambria Math"/>
                  <w:bCs/>
                  <w:color w:val="000000"/>
                  <w:sz w:val="28"/>
                  <w:szCs w:val="28"/>
                </w:rPr>
              </m:ctrlPr>
            </m:sSubPr>
            <m:e>
              <m:r>
                <w:rPr>
                  <w:rFonts w:ascii="Cambria Math" w:hAnsi="Cambria Math"/>
                  <w:color w:val="000000"/>
                  <w:sz w:val="28"/>
                  <w:szCs w:val="28"/>
                </w:rPr>
                <m:t>L</m:t>
              </m:r>
            </m:e>
            <m:sub>
              <m:r>
                <w:rPr>
                  <w:rFonts w:ascii="Cambria Math" w:hAnsi="Cambria Math"/>
                  <w:color w:val="000000"/>
                  <w:sz w:val="28"/>
                  <w:szCs w:val="28"/>
                </w:rPr>
                <m:t>i</m:t>
              </m:r>
            </m:sub>
          </m:sSub>
          <m:r>
            <w:rPr>
              <w:rFonts w:ascii="Cambria Math" w:hAnsi="Cambria Math"/>
              <w:color w:val="000000"/>
              <w:sz w:val="28"/>
              <w:szCs w:val="28"/>
            </w:rPr>
            <m:t>=</m:t>
          </m:r>
          <m:sSub>
            <m:sSubPr>
              <m:ctrlPr>
                <w:rPr>
                  <w:rFonts w:ascii="Cambria Math" w:hAnsi="Cambria Math"/>
                  <w:bCs/>
                  <w:color w:val="000000"/>
                  <w:sz w:val="28"/>
                  <w:szCs w:val="28"/>
                </w:rPr>
              </m:ctrlPr>
            </m:sSubPr>
            <m:e>
              <m:r>
                <w:rPr>
                  <w:rFonts w:ascii="Cambria Math" w:hAnsi="Cambria Math"/>
                  <w:color w:val="000000"/>
                  <w:sz w:val="28"/>
                  <w:szCs w:val="28"/>
                </w:rPr>
                <m:t>R</m:t>
              </m:r>
            </m:e>
            <m:sub>
              <m:r>
                <w:rPr>
                  <w:rFonts w:ascii="Cambria Math" w:hAnsi="Cambria Math"/>
                  <w:color w:val="000000"/>
                  <w:sz w:val="28"/>
                  <w:szCs w:val="28"/>
                </w:rPr>
                <m:t>i-1</m:t>
              </m:r>
            </m:sub>
          </m:sSub>
        </m:oMath>
      </m:oMathPara>
    </w:p>
    <w:p w14:paraId="400B8C42" w14:textId="6766B309" w:rsidR="00EA08CF" w:rsidRPr="00DC4FDF" w:rsidRDefault="00EA08CF" w:rsidP="0037285B">
      <w:pPr>
        <w:spacing w:after="0"/>
        <w:ind w:firstLine="720"/>
        <w:rPr>
          <w:bCs/>
          <w:color w:val="000000"/>
          <w:sz w:val="28"/>
          <w:szCs w:val="28"/>
          <w:lang w:val="vi-VN"/>
        </w:rPr>
      </w:pPr>
      <w:r w:rsidRPr="00DC4FDF">
        <w:rPr>
          <w:bCs/>
          <w:color w:val="000000"/>
          <w:sz w:val="28"/>
          <w:szCs w:val="28"/>
          <w:lang w:val="vi-VN"/>
        </w:rPr>
        <w:t xml:space="preserve">Nửa phải của vòng kế tiếp được tạo ra bằng cách lấy nửa trái của vòng hiện tại thực hiện phép XOR với kết quả của hàm mã hóa </w:t>
      </w:r>
      <w:r w:rsidRPr="00DC4FDF">
        <w:rPr>
          <w:b/>
          <w:bCs/>
          <w:color w:val="000000"/>
          <w:sz w:val="28"/>
          <w:szCs w:val="28"/>
          <w:lang w:val="vi-VN"/>
        </w:rPr>
        <w:t>F</w:t>
      </w:r>
      <w:r w:rsidRPr="00DC4FDF">
        <w:rPr>
          <w:bCs/>
          <w:color w:val="000000"/>
          <w:sz w:val="28"/>
          <w:szCs w:val="28"/>
          <w:lang w:val="vi-VN"/>
        </w:rPr>
        <w:t xml:space="preserve"> áp dụng lên nửa phải và khóa vòng tương ứng:</w:t>
      </w:r>
    </w:p>
    <w:p w14:paraId="374F89C4" w14:textId="232D934E" w:rsidR="00EA08CF" w:rsidRPr="00F32C3C" w:rsidRDefault="00000000" w:rsidP="0089383B">
      <w:pPr>
        <w:spacing w:after="0" w:line="240" w:lineRule="auto"/>
        <w:jc w:val="center"/>
        <w:rPr>
          <w:bCs/>
          <w:color w:val="000000"/>
          <w:sz w:val="28"/>
          <w:szCs w:val="28"/>
          <w:lang w:val="vi-VN"/>
        </w:rPr>
      </w:pPr>
      <m:oMathPara>
        <m:oMath>
          <m:sSub>
            <m:sSubPr>
              <m:ctrlPr>
                <w:rPr>
                  <w:rFonts w:ascii="Cambria Math" w:hAnsi="Cambria Math"/>
                  <w:bCs/>
                  <w:color w:val="000000"/>
                  <w:sz w:val="28"/>
                  <w:szCs w:val="28"/>
                </w:rPr>
              </m:ctrlPr>
            </m:sSubPr>
            <m:e>
              <m:r>
                <w:rPr>
                  <w:rFonts w:ascii="Cambria Math" w:hAnsi="Cambria Math"/>
                  <w:color w:val="000000"/>
                  <w:sz w:val="28"/>
                  <w:szCs w:val="28"/>
                  <w:lang w:val="vi-VN"/>
                </w:rPr>
                <m:t>R</m:t>
              </m:r>
            </m:e>
            <m:sub>
              <m:r>
                <w:rPr>
                  <w:rFonts w:ascii="Cambria Math" w:hAnsi="Cambria Math"/>
                  <w:color w:val="000000"/>
                  <w:sz w:val="28"/>
                  <w:szCs w:val="28"/>
                  <w:lang w:val="vi-VN"/>
                </w:rPr>
                <m:t>i</m:t>
              </m:r>
            </m:sub>
          </m:sSub>
          <m:r>
            <w:rPr>
              <w:rFonts w:ascii="Cambria Math" w:hAnsi="Cambria Math"/>
              <w:color w:val="000000"/>
              <w:sz w:val="28"/>
              <w:szCs w:val="28"/>
              <w:lang w:val="vi-VN"/>
            </w:rPr>
            <m:t>=</m:t>
          </m:r>
          <m:sSub>
            <m:sSubPr>
              <m:ctrlPr>
                <w:rPr>
                  <w:rFonts w:ascii="Cambria Math" w:hAnsi="Cambria Math"/>
                  <w:bCs/>
                  <w:color w:val="000000"/>
                  <w:sz w:val="28"/>
                  <w:szCs w:val="28"/>
                </w:rPr>
              </m:ctrlPr>
            </m:sSubPr>
            <m:e>
              <m:r>
                <w:rPr>
                  <w:rFonts w:ascii="Cambria Math" w:hAnsi="Cambria Math"/>
                  <w:color w:val="000000"/>
                  <w:sz w:val="28"/>
                  <w:szCs w:val="28"/>
                  <w:lang w:val="vi-VN"/>
                </w:rPr>
                <m:t>L</m:t>
              </m:r>
            </m:e>
            <m:sub>
              <m:r>
                <w:rPr>
                  <w:rFonts w:ascii="Cambria Math" w:hAnsi="Cambria Math"/>
                  <w:color w:val="000000"/>
                  <w:sz w:val="28"/>
                  <w:szCs w:val="28"/>
                  <w:lang w:val="vi-VN"/>
                </w:rPr>
                <m:t>i-1</m:t>
              </m:r>
            </m:sub>
          </m:sSub>
          <m:r>
            <w:rPr>
              <w:rFonts w:ascii="Cambria Math" w:hAnsi="Cambria Math"/>
              <w:color w:val="000000"/>
              <w:sz w:val="28"/>
              <w:szCs w:val="28"/>
              <w:lang w:val="vi-VN"/>
            </w:rPr>
            <m:t>⊕F(</m:t>
          </m:r>
          <m:sSub>
            <m:sSubPr>
              <m:ctrlPr>
                <w:rPr>
                  <w:rFonts w:ascii="Cambria Math" w:hAnsi="Cambria Math"/>
                  <w:bCs/>
                  <w:color w:val="000000"/>
                  <w:sz w:val="28"/>
                  <w:szCs w:val="28"/>
                </w:rPr>
              </m:ctrlPr>
            </m:sSubPr>
            <m:e>
              <m:r>
                <w:rPr>
                  <w:rFonts w:ascii="Cambria Math" w:hAnsi="Cambria Math"/>
                  <w:color w:val="000000"/>
                  <w:sz w:val="28"/>
                  <w:szCs w:val="28"/>
                  <w:lang w:val="vi-VN"/>
                </w:rPr>
                <m:t>R</m:t>
              </m:r>
            </m:e>
            <m:sub>
              <m:r>
                <w:rPr>
                  <w:rFonts w:ascii="Cambria Math" w:hAnsi="Cambria Math"/>
                  <w:color w:val="000000"/>
                  <w:sz w:val="28"/>
                  <w:szCs w:val="28"/>
                  <w:lang w:val="vi-VN"/>
                </w:rPr>
                <m:t>i-1</m:t>
              </m:r>
            </m:sub>
          </m:sSub>
          <m:r>
            <w:rPr>
              <w:rFonts w:ascii="Cambria Math" w:hAnsi="Cambria Math"/>
              <w:color w:val="000000"/>
              <w:sz w:val="28"/>
              <w:szCs w:val="28"/>
              <w:lang w:val="vi-VN"/>
            </w:rPr>
            <m:t>,</m:t>
          </m:r>
          <m:sSub>
            <m:sSubPr>
              <m:ctrlPr>
                <w:rPr>
                  <w:rFonts w:ascii="Cambria Math" w:hAnsi="Cambria Math"/>
                  <w:bCs/>
                  <w:color w:val="000000"/>
                  <w:sz w:val="28"/>
                  <w:szCs w:val="28"/>
                </w:rPr>
              </m:ctrlPr>
            </m:sSubPr>
            <m:e>
              <m:r>
                <w:rPr>
                  <w:rFonts w:ascii="Cambria Math" w:hAnsi="Cambria Math"/>
                  <w:color w:val="000000"/>
                  <w:sz w:val="28"/>
                  <w:szCs w:val="28"/>
                  <w:lang w:val="vi-VN"/>
                </w:rPr>
                <m:t>K</m:t>
              </m:r>
            </m:e>
            <m:sub>
              <m:r>
                <w:rPr>
                  <w:rFonts w:ascii="Cambria Math" w:hAnsi="Cambria Math"/>
                  <w:color w:val="000000"/>
                  <w:sz w:val="28"/>
                  <w:szCs w:val="28"/>
                  <w:lang w:val="vi-VN"/>
                </w:rPr>
                <m:t>i</m:t>
              </m:r>
            </m:sub>
          </m:sSub>
          <m:r>
            <w:rPr>
              <w:rFonts w:ascii="Cambria Math" w:hAnsi="Cambria Math"/>
              <w:color w:val="000000"/>
              <w:sz w:val="28"/>
              <w:szCs w:val="28"/>
              <w:lang w:val="vi-VN"/>
            </w:rPr>
            <m:t>)</m:t>
          </m:r>
          <m:r>
            <m:rPr>
              <m:sty m:val="p"/>
            </m:rPr>
            <w:rPr>
              <w:rFonts w:ascii="Cambria Math" w:hAnsi="Cambria Math"/>
              <w:color w:val="000000"/>
              <w:sz w:val="28"/>
              <w:szCs w:val="28"/>
              <w:lang w:val="vi-VN"/>
            </w:rPr>
            <w:br/>
          </m:r>
        </m:oMath>
      </m:oMathPara>
      <w:r w:rsidR="0089383B" w:rsidRPr="00DC4FDF">
        <w:rPr>
          <w:noProof/>
          <w:sz w:val="28"/>
          <w:szCs w:val="28"/>
          <w:lang w:val="vi-VN"/>
        </w:rPr>
        <w:drawing>
          <wp:inline distT="0" distB="0" distL="0" distR="0" wp14:anchorId="4D055D78" wp14:editId="0169CAD5">
            <wp:extent cx="2428875" cy="2004969"/>
            <wp:effectExtent l="0" t="0" r="0" b="0"/>
            <wp:docPr id="2029990776" name="Ảnh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30051" cy="2005940"/>
                    </a:xfrm>
                    <a:prstGeom prst="rect">
                      <a:avLst/>
                    </a:prstGeom>
                    <a:noFill/>
                    <a:ln>
                      <a:noFill/>
                    </a:ln>
                  </pic:spPr>
                </pic:pic>
              </a:graphicData>
            </a:graphic>
          </wp:inline>
        </w:drawing>
      </w:r>
      <w:r w:rsidR="00EA08CF" w:rsidRPr="00F32C3C">
        <w:rPr>
          <w:bCs/>
          <w:color w:val="000000"/>
          <w:sz w:val="28"/>
          <w:szCs w:val="28"/>
          <w:lang w:val="vi-VN"/>
        </w:rPr>
        <w:br/>
      </w:r>
      <w:r w:rsidR="000256AE" w:rsidRPr="00F32C3C">
        <w:rPr>
          <w:bCs/>
          <w:color w:val="000000"/>
          <w:sz w:val="28"/>
          <w:szCs w:val="28"/>
          <w:lang w:val="vi-VN"/>
        </w:rPr>
        <w:t>g</w:t>
      </w:r>
    </w:p>
    <w:p w14:paraId="2567C9D7" w14:textId="77777777" w:rsidR="00EB62E7" w:rsidRPr="00DC4FDF" w:rsidRDefault="00EB62E7" w:rsidP="00EB62E7">
      <w:pPr>
        <w:spacing w:after="0" w:line="240" w:lineRule="auto"/>
        <w:rPr>
          <w:rFonts w:eastAsia="Times New Roman"/>
          <w:b/>
          <w:bCs/>
          <w:sz w:val="28"/>
          <w:szCs w:val="28"/>
          <w:lang w:val="vi-VN"/>
        </w:rPr>
      </w:pPr>
      <w:r w:rsidRPr="00DC4FDF">
        <w:rPr>
          <w:rFonts w:eastAsia="Times New Roman"/>
          <w:b/>
          <w:bCs/>
          <w:sz w:val="28"/>
          <w:szCs w:val="28"/>
          <w:lang w:val="vi-VN"/>
        </w:rPr>
        <w:lastRenderedPageBreak/>
        <w:t>Hàm biến đổi vòng lặp f(R,K)</w:t>
      </w:r>
    </w:p>
    <w:p w14:paraId="1DC1CD11" w14:textId="1B6595B9" w:rsidR="00EB62E7" w:rsidRPr="00DC4FDF" w:rsidRDefault="00D67527" w:rsidP="0037285B">
      <w:pPr>
        <w:spacing w:after="0" w:line="240" w:lineRule="auto"/>
        <w:ind w:firstLine="720"/>
        <w:rPr>
          <w:rFonts w:eastAsia="Times New Roman"/>
          <w:sz w:val="28"/>
          <w:szCs w:val="28"/>
          <w:lang w:val="vi-VN"/>
        </w:rPr>
      </w:pPr>
      <w:r w:rsidRPr="00DC4FDF">
        <w:rPr>
          <w:rFonts w:eastAsia="Times New Roman"/>
          <w:sz w:val="28"/>
          <w:szCs w:val="28"/>
          <w:lang w:val="vi-VN"/>
        </w:rPr>
        <w:t xml:space="preserve">Hàm f(R, K) là thành phần quan trọng nhất trong thuật toán DES, có nhiệm vụ biến đổi nửa phải của khối dữ liệu kết hợp với khóa vòng tương ứng để tạo ra kết quả phục vụ cho quá trình mã hóa. Hàm này nhận đầu vào gồm một khối dữ liệu 32 </w:t>
      </w:r>
      <w:proofErr w:type="spellStart"/>
      <w:r w:rsidRPr="00DC4FDF">
        <w:rPr>
          <w:rFonts w:eastAsia="Times New Roman"/>
          <w:sz w:val="28"/>
          <w:szCs w:val="28"/>
          <w:lang w:val="vi-VN"/>
        </w:rPr>
        <w:t>bit</w:t>
      </w:r>
      <w:proofErr w:type="spellEnd"/>
      <w:r w:rsidRPr="00DC4FDF">
        <w:rPr>
          <w:rFonts w:eastAsia="Times New Roman"/>
          <w:sz w:val="28"/>
          <w:szCs w:val="28"/>
          <w:lang w:val="vi-VN"/>
        </w:rPr>
        <w:t xml:space="preserve"> </w:t>
      </w:r>
      <m:oMath>
        <m:sSub>
          <m:sSubPr>
            <m:ctrlPr>
              <w:rPr>
                <w:rFonts w:ascii="Cambria Math" w:eastAsia="Times New Roman" w:hAnsi="Cambria Math"/>
                <w:sz w:val="28"/>
                <w:szCs w:val="28"/>
              </w:rPr>
            </m:ctrlPr>
          </m:sSubPr>
          <m:e>
            <m:r>
              <w:rPr>
                <w:rFonts w:ascii="Cambria Math" w:eastAsia="Times New Roman" w:hAnsi="Cambria Math"/>
                <w:sz w:val="28"/>
                <w:szCs w:val="28"/>
                <w:lang w:val="vi-VN"/>
              </w:rPr>
              <m:t>R</m:t>
            </m:r>
          </m:e>
          <m:sub>
            <m:r>
              <w:rPr>
                <w:rFonts w:ascii="Cambria Math" w:eastAsia="Times New Roman" w:hAnsi="Cambria Math"/>
                <w:sz w:val="28"/>
                <w:szCs w:val="28"/>
                <w:lang w:val="vi-VN"/>
              </w:rPr>
              <m:t>i-1</m:t>
            </m:r>
          </m:sub>
        </m:sSub>
      </m:oMath>
      <w:r w:rsidRPr="00DC4FDF">
        <w:rPr>
          <w:rFonts w:eastAsia="Times New Roman"/>
          <w:sz w:val="28"/>
          <w:szCs w:val="28"/>
          <w:lang w:val="vi-VN"/>
        </w:rPr>
        <w:t xml:space="preserve">và một khóa vòng 48 bit </w:t>
      </w:r>
      <m:oMath>
        <m:sSub>
          <m:sSubPr>
            <m:ctrlPr>
              <w:rPr>
                <w:rFonts w:ascii="Cambria Math" w:eastAsia="Times New Roman" w:hAnsi="Cambria Math"/>
                <w:sz w:val="28"/>
                <w:szCs w:val="28"/>
              </w:rPr>
            </m:ctrlPr>
          </m:sSubPr>
          <m:e>
            <m:r>
              <w:rPr>
                <w:rFonts w:ascii="Cambria Math" w:eastAsia="Times New Roman" w:hAnsi="Cambria Math"/>
                <w:sz w:val="28"/>
                <w:szCs w:val="28"/>
                <w:lang w:val="vi-VN"/>
              </w:rPr>
              <m:t>K</m:t>
            </m:r>
          </m:e>
          <m:sub>
            <m:r>
              <w:rPr>
                <w:rFonts w:ascii="Cambria Math" w:eastAsia="Times New Roman" w:hAnsi="Cambria Math"/>
                <w:sz w:val="28"/>
                <w:szCs w:val="28"/>
                <w:lang w:val="vi-VN"/>
              </w:rPr>
              <m:t>i</m:t>
            </m:r>
          </m:sub>
        </m:sSub>
      </m:oMath>
      <w:r w:rsidRPr="00DC4FDF">
        <w:rPr>
          <w:rFonts w:eastAsia="Times New Roman"/>
          <w:sz w:val="28"/>
          <w:szCs w:val="28"/>
          <w:lang w:val="vi-VN"/>
        </w:rPr>
        <w:t>, sau đó tạo ra đầu ra là một khối dữ liệu 32 bit.</w:t>
      </w:r>
      <w:r w:rsidR="00EB62E7" w:rsidRPr="00DC4FDF">
        <w:rPr>
          <w:rFonts w:eastAsia="Times New Roman"/>
          <w:sz w:val="28"/>
          <w:szCs w:val="28"/>
          <w:lang w:val="vi-VN"/>
        </w:rPr>
        <w:tab/>
      </w:r>
      <w:r w:rsidR="00EB62E7" w:rsidRPr="00DC4FDF">
        <w:rPr>
          <w:rFonts w:eastAsia="Times New Roman"/>
          <w:sz w:val="28"/>
          <w:szCs w:val="28"/>
          <w:lang w:val="vi-VN"/>
        </w:rPr>
        <w:tab/>
      </w:r>
      <w:r w:rsidR="00EB62E7" w:rsidRPr="00DC4FDF">
        <w:rPr>
          <w:rFonts w:eastAsia="Times New Roman"/>
          <w:sz w:val="28"/>
          <w:szCs w:val="28"/>
          <w:lang w:val="vi-VN"/>
        </w:rPr>
        <w:tab/>
      </w:r>
      <w:r w:rsidR="00EB62E7" w:rsidRPr="00DC4FDF">
        <w:rPr>
          <w:rFonts w:eastAsia="Times New Roman"/>
          <w:sz w:val="28"/>
          <w:szCs w:val="28"/>
          <w:lang w:val="vi-VN"/>
        </w:rPr>
        <w:tab/>
      </w:r>
      <w:r w:rsidR="00EB62E7" w:rsidRPr="00DC4FDF">
        <w:rPr>
          <w:rFonts w:eastAsia="Times New Roman"/>
          <w:noProof/>
          <w:sz w:val="28"/>
          <w:szCs w:val="28"/>
          <w:lang w:val="vi-VN"/>
        </w:rPr>
        <w:drawing>
          <wp:inline distT="0" distB="0" distL="0" distR="0" wp14:anchorId="4B30044A" wp14:editId="0C216387">
            <wp:extent cx="4086225" cy="3571875"/>
            <wp:effectExtent l="0" t="0" r="0" b="0"/>
            <wp:docPr id="153761702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86225" cy="3571875"/>
                    </a:xfrm>
                    <a:prstGeom prst="rect">
                      <a:avLst/>
                    </a:prstGeom>
                    <a:noFill/>
                    <a:ln>
                      <a:noFill/>
                    </a:ln>
                  </pic:spPr>
                </pic:pic>
              </a:graphicData>
            </a:graphic>
          </wp:inline>
        </w:drawing>
      </w:r>
    </w:p>
    <w:p w14:paraId="42765704" w14:textId="77777777" w:rsidR="00955D79" w:rsidRPr="00DC4FDF" w:rsidRDefault="00955D79" w:rsidP="00EB62E7">
      <w:pPr>
        <w:spacing w:after="0" w:line="240" w:lineRule="auto"/>
        <w:ind w:firstLine="720"/>
        <w:rPr>
          <w:rFonts w:eastAsia="Times New Roman"/>
          <w:sz w:val="28"/>
          <w:szCs w:val="28"/>
          <w:lang w:val="vi-VN"/>
        </w:rPr>
      </w:pPr>
    </w:p>
    <w:p w14:paraId="2EE4BE6C" w14:textId="77777777" w:rsidR="00EB62E7" w:rsidRPr="00DC4FDF" w:rsidRDefault="00EB62E7" w:rsidP="00EB62E7">
      <w:pPr>
        <w:spacing w:after="0" w:line="240" w:lineRule="auto"/>
        <w:rPr>
          <w:rFonts w:eastAsia="Times New Roman"/>
          <w:sz w:val="28"/>
          <w:szCs w:val="28"/>
          <w:lang w:val="vi-VN"/>
        </w:rPr>
      </w:pPr>
    </w:p>
    <w:p w14:paraId="7E1B0772" w14:textId="30E1ACA2" w:rsidR="00EB62E7" w:rsidRPr="00DC4FDF" w:rsidRDefault="002335B3" w:rsidP="0037285B">
      <w:pPr>
        <w:spacing w:after="0" w:line="240" w:lineRule="auto"/>
        <w:ind w:firstLine="720"/>
        <w:rPr>
          <w:rFonts w:eastAsia="Times New Roman"/>
          <w:b/>
          <w:bCs/>
          <w:sz w:val="28"/>
          <w:szCs w:val="28"/>
          <w:lang w:val="vi-VN"/>
        </w:rPr>
      </w:pPr>
      <w:r w:rsidRPr="00DC4FDF">
        <w:rPr>
          <w:rFonts w:eastAsia="Times New Roman"/>
          <w:sz w:val="28"/>
          <w:szCs w:val="28"/>
          <w:lang w:val="vi-VN"/>
        </w:rPr>
        <w:t xml:space="preserve">Trước tiên, 32 </w:t>
      </w:r>
      <w:proofErr w:type="spellStart"/>
      <w:r w:rsidRPr="00DC4FDF">
        <w:rPr>
          <w:rFonts w:eastAsia="Times New Roman"/>
          <w:sz w:val="28"/>
          <w:szCs w:val="28"/>
          <w:lang w:val="vi-VN"/>
        </w:rPr>
        <w:t>bit</w:t>
      </w:r>
      <w:proofErr w:type="spellEnd"/>
      <w:r w:rsidRPr="00DC4FDF">
        <w:rPr>
          <w:rFonts w:eastAsia="Times New Roman"/>
          <w:sz w:val="28"/>
          <w:szCs w:val="28"/>
          <w:lang w:val="vi-VN"/>
        </w:rPr>
        <w:t xml:space="preserve"> của </w:t>
      </w:r>
      <m:oMath>
        <m:sSub>
          <m:sSubPr>
            <m:ctrlPr>
              <w:rPr>
                <w:rFonts w:ascii="Cambria Math" w:eastAsia="Times New Roman" w:hAnsi="Cambria Math"/>
                <w:sz w:val="28"/>
                <w:szCs w:val="28"/>
              </w:rPr>
            </m:ctrlPr>
          </m:sSubPr>
          <m:e>
            <m:r>
              <w:rPr>
                <w:rFonts w:ascii="Cambria Math" w:eastAsia="Times New Roman" w:hAnsi="Cambria Math"/>
                <w:sz w:val="28"/>
                <w:szCs w:val="28"/>
                <w:lang w:val="vi-VN"/>
              </w:rPr>
              <m:t>R</m:t>
            </m:r>
          </m:e>
          <m:sub>
            <m:r>
              <w:rPr>
                <w:rFonts w:ascii="Cambria Math" w:eastAsia="Times New Roman" w:hAnsi="Cambria Math"/>
                <w:sz w:val="28"/>
                <w:szCs w:val="28"/>
                <w:lang w:val="vi-VN"/>
              </w:rPr>
              <m:t>i-1</m:t>
            </m:r>
          </m:sub>
        </m:sSub>
      </m:oMath>
      <w:r w:rsidRPr="00DC4FDF">
        <w:rPr>
          <w:rFonts w:eastAsia="Times New Roman"/>
          <w:sz w:val="28"/>
          <w:szCs w:val="28"/>
          <w:lang w:val="vi-VN"/>
        </w:rPr>
        <w:t xml:space="preserve">được đánh số từ 1 đến 32 theo thứ tự từ trái sang phải. Khối dữ liệu này được đưa qua hàm mở rộng </w:t>
      </w:r>
      <w:r w:rsidRPr="00DC4FDF">
        <w:rPr>
          <w:rFonts w:eastAsia="Times New Roman"/>
          <w:b/>
          <w:bCs/>
          <w:sz w:val="28"/>
          <w:szCs w:val="28"/>
          <w:lang w:val="vi-VN"/>
        </w:rPr>
        <w:t>E</w:t>
      </w:r>
      <w:r w:rsidRPr="00DC4FDF">
        <w:rPr>
          <w:rFonts w:eastAsia="Times New Roman"/>
          <w:sz w:val="28"/>
          <w:szCs w:val="28"/>
          <w:lang w:val="vi-VN"/>
        </w:rPr>
        <w:t xml:space="preserve"> để chuyển từ 32 </w:t>
      </w:r>
      <w:proofErr w:type="spellStart"/>
      <w:r w:rsidRPr="00DC4FDF">
        <w:rPr>
          <w:rFonts w:eastAsia="Times New Roman"/>
          <w:sz w:val="28"/>
          <w:szCs w:val="28"/>
          <w:lang w:val="vi-VN"/>
        </w:rPr>
        <w:t>bit</w:t>
      </w:r>
      <w:proofErr w:type="spellEnd"/>
      <w:r w:rsidRPr="00DC4FDF">
        <w:rPr>
          <w:rFonts w:eastAsia="Times New Roman"/>
          <w:sz w:val="28"/>
          <w:szCs w:val="28"/>
          <w:lang w:val="vi-VN"/>
        </w:rPr>
        <w:t xml:space="preserve"> thành 48 </w:t>
      </w:r>
      <w:proofErr w:type="spellStart"/>
      <w:r w:rsidRPr="00DC4FDF">
        <w:rPr>
          <w:rFonts w:eastAsia="Times New Roman"/>
          <w:sz w:val="28"/>
          <w:szCs w:val="28"/>
          <w:lang w:val="vi-VN"/>
        </w:rPr>
        <w:t>bit</w:t>
      </w:r>
      <w:proofErr w:type="spellEnd"/>
      <w:r w:rsidRPr="00DC4FDF">
        <w:rPr>
          <w:rFonts w:eastAsia="Times New Roman"/>
          <w:sz w:val="28"/>
          <w:szCs w:val="28"/>
          <w:lang w:val="vi-VN"/>
        </w:rPr>
        <w:t xml:space="preserve">. Quá trình mở rộng được thực hiện bằng cách sao chép một số </w:t>
      </w:r>
      <w:proofErr w:type="spellStart"/>
      <w:r w:rsidRPr="00DC4FDF">
        <w:rPr>
          <w:rFonts w:eastAsia="Times New Roman"/>
          <w:sz w:val="28"/>
          <w:szCs w:val="28"/>
          <w:lang w:val="vi-VN"/>
        </w:rPr>
        <w:t>bit</w:t>
      </w:r>
      <w:proofErr w:type="spellEnd"/>
      <w:r w:rsidRPr="00DC4FDF">
        <w:rPr>
          <w:rFonts w:eastAsia="Times New Roman"/>
          <w:sz w:val="28"/>
          <w:szCs w:val="28"/>
          <w:lang w:val="vi-VN"/>
        </w:rPr>
        <w:t xml:space="preserve"> ở biên của từng nhóm 4 </w:t>
      </w:r>
      <w:proofErr w:type="spellStart"/>
      <w:r w:rsidRPr="00DC4FDF">
        <w:rPr>
          <w:rFonts w:eastAsia="Times New Roman"/>
          <w:sz w:val="28"/>
          <w:szCs w:val="28"/>
          <w:lang w:val="vi-VN"/>
        </w:rPr>
        <w:t>bit</w:t>
      </w:r>
      <w:proofErr w:type="spellEnd"/>
      <w:r w:rsidRPr="00DC4FDF">
        <w:rPr>
          <w:rFonts w:eastAsia="Times New Roman"/>
          <w:sz w:val="28"/>
          <w:szCs w:val="28"/>
          <w:lang w:val="vi-VN"/>
        </w:rPr>
        <w:t xml:space="preserve"> và chèn chúng vào các vị trí thích hợp.</w:t>
      </w:r>
    </w:p>
    <w:p w14:paraId="6DF9AB67" w14:textId="77777777" w:rsidR="00EB62E7" w:rsidRPr="00DC4FDF" w:rsidRDefault="00EB62E7" w:rsidP="00EB62E7">
      <w:pPr>
        <w:spacing w:after="0" w:line="240" w:lineRule="auto"/>
        <w:ind w:left="360" w:firstLine="720"/>
        <w:rPr>
          <w:rFonts w:eastAsia="Times New Roman"/>
          <w:sz w:val="28"/>
          <w:szCs w:val="28"/>
          <w:lang w:val="vi-VN"/>
        </w:rPr>
      </w:pPr>
      <w:r w:rsidRPr="00DC4FDF">
        <w:rPr>
          <w:rFonts w:eastAsia="Times New Roman"/>
          <w:noProof/>
          <w:sz w:val="28"/>
          <w:szCs w:val="28"/>
          <w:lang w:val="vi-VN"/>
        </w:rPr>
        <w:drawing>
          <wp:inline distT="0" distB="0" distL="0" distR="0" wp14:anchorId="77F3E0F2" wp14:editId="620998E0">
            <wp:extent cx="4371975" cy="2047875"/>
            <wp:effectExtent l="0" t="0" r="0" b="0"/>
            <wp:docPr id="1411822046" name="Ả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71975" cy="2047875"/>
                    </a:xfrm>
                    <a:prstGeom prst="rect">
                      <a:avLst/>
                    </a:prstGeom>
                    <a:noFill/>
                    <a:ln>
                      <a:noFill/>
                    </a:ln>
                  </pic:spPr>
                </pic:pic>
              </a:graphicData>
            </a:graphic>
          </wp:inline>
        </w:drawing>
      </w:r>
    </w:p>
    <w:p w14:paraId="49CF9826" w14:textId="77777777" w:rsidR="006825E7" w:rsidRPr="00DC4FDF" w:rsidRDefault="006825E7" w:rsidP="00EB62E7">
      <w:pPr>
        <w:spacing w:after="0" w:line="240" w:lineRule="auto"/>
        <w:ind w:left="360" w:firstLine="720"/>
        <w:rPr>
          <w:rFonts w:eastAsia="Times New Roman"/>
          <w:sz w:val="28"/>
          <w:szCs w:val="28"/>
          <w:lang w:val="vi-VN"/>
        </w:rPr>
      </w:pPr>
    </w:p>
    <w:p w14:paraId="7264332D" w14:textId="53DF3BC9" w:rsidR="00300D9E" w:rsidRPr="00DC4FDF" w:rsidRDefault="00300D9E" w:rsidP="0037285B">
      <w:pPr>
        <w:spacing w:after="0" w:line="240" w:lineRule="auto"/>
        <w:ind w:firstLine="720"/>
        <w:rPr>
          <w:rFonts w:eastAsia="Times New Roman"/>
          <w:sz w:val="28"/>
          <w:szCs w:val="28"/>
          <w:lang w:val="vi-VN"/>
        </w:rPr>
      </w:pPr>
      <w:r w:rsidRPr="00DC4FDF">
        <w:rPr>
          <w:rFonts w:eastAsia="Times New Roman"/>
          <w:sz w:val="28"/>
          <w:szCs w:val="28"/>
          <w:lang w:val="vi-VN"/>
        </w:rPr>
        <w:lastRenderedPageBreak/>
        <w:t xml:space="preserve">Sau khi thực hiện phép mở rộng E, khối dữ liệu 32 </w:t>
      </w:r>
      <w:proofErr w:type="spellStart"/>
      <w:r w:rsidRPr="00DC4FDF">
        <w:rPr>
          <w:rFonts w:eastAsia="Times New Roman"/>
          <w:sz w:val="28"/>
          <w:szCs w:val="28"/>
          <w:lang w:val="vi-VN"/>
        </w:rPr>
        <w:t>bit</w:t>
      </w:r>
      <w:proofErr w:type="spellEnd"/>
      <w:r w:rsidRPr="00DC4FDF">
        <w:rPr>
          <w:rFonts w:eastAsia="Times New Roman"/>
          <w:sz w:val="28"/>
          <w:szCs w:val="28"/>
          <w:lang w:val="vi-VN"/>
        </w:rPr>
        <w:t xml:space="preserve"> của </w:t>
      </w:r>
      <m:oMath>
        <m:sSub>
          <m:sSubPr>
            <m:ctrlPr>
              <w:rPr>
                <w:rFonts w:ascii="Cambria Math" w:eastAsia="Times New Roman" w:hAnsi="Cambria Math"/>
                <w:sz w:val="28"/>
                <w:szCs w:val="28"/>
              </w:rPr>
            </m:ctrlPr>
          </m:sSubPr>
          <m:e>
            <m:r>
              <w:rPr>
                <w:rFonts w:ascii="Cambria Math" w:eastAsia="Times New Roman" w:hAnsi="Cambria Math"/>
                <w:sz w:val="28"/>
                <w:szCs w:val="28"/>
                <w:lang w:val="vi-VN"/>
              </w:rPr>
              <m:t>R</m:t>
            </m:r>
          </m:e>
          <m:sub>
            <m:r>
              <w:rPr>
                <w:rFonts w:ascii="Cambria Math" w:eastAsia="Times New Roman" w:hAnsi="Cambria Math"/>
                <w:sz w:val="28"/>
                <w:szCs w:val="28"/>
                <w:lang w:val="vi-VN"/>
              </w:rPr>
              <m:t>i-1</m:t>
            </m:r>
          </m:sub>
        </m:sSub>
      </m:oMath>
      <w:r w:rsidRPr="00DC4FDF">
        <w:rPr>
          <w:rFonts w:eastAsia="Times New Roman"/>
          <w:sz w:val="28"/>
          <w:szCs w:val="28"/>
          <w:lang w:val="vi-VN"/>
        </w:rPr>
        <w:t xml:space="preserve">được chuyển thành 48 bit. Khối 48 bit này tiếp tục được thực hiện phép XOR với khóa vòng </w:t>
      </w:r>
      <m:oMath>
        <m:sSub>
          <m:sSubPr>
            <m:ctrlPr>
              <w:rPr>
                <w:rFonts w:ascii="Cambria Math" w:eastAsia="Times New Roman" w:hAnsi="Cambria Math"/>
                <w:sz w:val="28"/>
                <w:szCs w:val="28"/>
              </w:rPr>
            </m:ctrlPr>
          </m:sSubPr>
          <m:e>
            <m:r>
              <w:rPr>
                <w:rFonts w:ascii="Cambria Math" w:eastAsia="Times New Roman" w:hAnsi="Cambria Math"/>
                <w:sz w:val="28"/>
                <w:szCs w:val="28"/>
                <w:lang w:val="vi-VN"/>
              </w:rPr>
              <m:t>K</m:t>
            </m:r>
          </m:e>
          <m:sub>
            <m:r>
              <w:rPr>
                <w:rFonts w:ascii="Cambria Math" w:eastAsia="Times New Roman" w:hAnsi="Cambria Math"/>
                <w:sz w:val="28"/>
                <w:szCs w:val="28"/>
                <w:lang w:val="vi-VN"/>
              </w:rPr>
              <m:t>i</m:t>
            </m:r>
          </m:sub>
        </m:sSub>
      </m:oMath>
      <w:r w:rsidRPr="00DC4FDF">
        <w:rPr>
          <w:rFonts w:eastAsia="Times New Roman"/>
          <w:sz w:val="28"/>
          <w:szCs w:val="28"/>
          <w:lang w:val="vi-VN"/>
        </w:rPr>
        <w:t>có độ dài 48 bit để tạo ra một chuỗi dữ liệu mới:</w:t>
      </w:r>
    </w:p>
    <w:p w14:paraId="08E8D602" w14:textId="77777777" w:rsidR="00242270" w:rsidRPr="00DC4FDF" w:rsidRDefault="00300D9E" w:rsidP="000256AE">
      <w:pPr>
        <w:spacing w:after="0" w:line="240" w:lineRule="auto"/>
        <w:rPr>
          <w:rFonts w:eastAsia="Times New Roman"/>
          <w:sz w:val="28"/>
          <w:szCs w:val="28"/>
          <w:lang w:val="vi-VN"/>
        </w:rPr>
      </w:pPr>
      <m:oMathPara>
        <m:oMath>
          <m:r>
            <w:rPr>
              <w:rFonts w:ascii="Cambria Math" w:eastAsia="Times New Roman" w:hAnsi="Cambria Math"/>
              <w:sz w:val="28"/>
              <w:szCs w:val="28"/>
              <w:lang w:val="vi-VN"/>
            </w:rPr>
            <m:t>E(</m:t>
          </m:r>
          <m:sSub>
            <m:sSubPr>
              <m:ctrlPr>
                <w:rPr>
                  <w:rFonts w:ascii="Cambria Math" w:eastAsia="Times New Roman" w:hAnsi="Cambria Math"/>
                  <w:sz w:val="28"/>
                  <w:szCs w:val="28"/>
                </w:rPr>
              </m:ctrlPr>
            </m:sSubPr>
            <m:e>
              <m:r>
                <w:rPr>
                  <w:rFonts w:ascii="Cambria Math" w:eastAsia="Times New Roman" w:hAnsi="Cambria Math"/>
                  <w:sz w:val="28"/>
                  <w:szCs w:val="28"/>
                  <w:lang w:val="vi-VN"/>
                </w:rPr>
                <m:t>R</m:t>
              </m:r>
            </m:e>
            <m:sub>
              <m:r>
                <w:rPr>
                  <w:rFonts w:ascii="Cambria Math" w:eastAsia="Times New Roman" w:hAnsi="Cambria Math"/>
                  <w:sz w:val="28"/>
                  <w:szCs w:val="28"/>
                  <w:lang w:val="vi-VN"/>
                </w:rPr>
                <m:t>i-1</m:t>
              </m:r>
            </m:sub>
          </m:sSub>
          <m:r>
            <w:rPr>
              <w:rFonts w:ascii="Cambria Math" w:eastAsia="Times New Roman" w:hAnsi="Cambria Math"/>
              <w:sz w:val="28"/>
              <w:szCs w:val="28"/>
              <w:lang w:val="vi-VN"/>
            </w:rPr>
            <m:t>)⊕</m:t>
          </m:r>
          <m:sSub>
            <m:sSubPr>
              <m:ctrlPr>
                <w:rPr>
                  <w:rFonts w:ascii="Cambria Math" w:eastAsia="Times New Roman" w:hAnsi="Cambria Math"/>
                  <w:sz w:val="28"/>
                  <w:szCs w:val="28"/>
                </w:rPr>
              </m:ctrlPr>
            </m:sSubPr>
            <m:e>
              <m:r>
                <w:rPr>
                  <w:rFonts w:ascii="Cambria Math" w:eastAsia="Times New Roman" w:hAnsi="Cambria Math"/>
                  <w:sz w:val="28"/>
                  <w:szCs w:val="28"/>
                  <w:lang w:val="vi-VN"/>
                </w:rPr>
                <m:t>K</m:t>
              </m:r>
            </m:e>
            <m:sub>
              <m:r>
                <w:rPr>
                  <w:rFonts w:ascii="Cambria Math" w:eastAsia="Times New Roman" w:hAnsi="Cambria Math"/>
                  <w:sz w:val="28"/>
                  <w:szCs w:val="28"/>
                  <w:lang w:val="vi-VN"/>
                </w:rPr>
                <m:t>i</m:t>
              </m:r>
            </m:sub>
          </m:sSub>
        </m:oMath>
      </m:oMathPara>
    </w:p>
    <w:p w14:paraId="34767F2F" w14:textId="4C94F0DB" w:rsidR="00300D9E" w:rsidRPr="00DC4FDF" w:rsidRDefault="00300D9E" w:rsidP="0037285B">
      <w:pPr>
        <w:spacing w:after="0" w:line="240" w:lineRule="auto"/>
        <w:ind w:firstLine="720"/>
        <w:rPr>
          <w:rFonts w:eastAsia="Times New Roman"/>
          <w:sz w:val="28"/>
          <w:szCs w:val="28"/>
          <w:lang w:val="vi-VN"/>
        </w:rPr>
      </w:pPr>
      <w:r w:rsidRPr="00DC4FDF">
        <w:rPr>
          <w:rFonts w:eastAsia="Times New Roman"/>
          <w:sz w:val="28"/>
          <w:szCs w:val="28"/>
          <w:lang w:val="vi-VN"/>
        </w:rPr>
        <w:t xml:space="preserve">Kết quả của phép XOR là một chuỗi 48 </w:t>
      </w:r>
      <w:proofErr w:type="spellStart"/>
      <w:r w:rsidRPr="00DC4FDF">
        <w:rPr>
          <w:rFonts w:eastAsia="Times New Roman"/>
          <w:sz w:val="28"/>
          <w:szCs w:val="28"/>
          <w:lang w:val="vi-VN"/>
        </w:rPr>
        <w:t>bit</w:t>
      </w:r>
      <w:proofErr w:type="spellEnd"/>
      <w:r w:rsidRPr="00DC4FDF">
        <w:rPr>
          <w:rFonts w:eastAsia="Times New Roman"/>
          <w:sz w:val="28"/>
          <w:szCs w:val="28"/>
          <w:lang w:val="vi-VN"/>
        </w:rPr>
        <w:t xml:space="preserve">, sau đó được chia thành 8 khối nhỏ liên tiếp, ký hiệu là </w:t>
      </w:r>
      <m:oMath>
        <m:sSub>
          <m:sSubPr>
            <m:ctrlPr>
              <w:rPr>
                <w:rFonts w:ascii="Cambria Math" w:eastAsia="Times New Roman" w:hAnsi="Cambria Math"/>
                <w:sz w:val="28"/>
                <w:szCs w:val="28"/>
              </w:rPr>
            </m:ctrlPr>
          </m:sSubPr>
          <m:e>
            <m:r>
              <w:rPr>
                <w:rFonts w:ascii="Cambria Math" w:eastAsia="Times New Roman" w:hAnsi="Cambria Math"/>
                <w:sz w:val="28"/>
                <w:szCs w:val="28"/>
                <w:lang w:val="vi-VN"/>
              </w:rPr>
              <m:t>B</m:t>
            </m:r>
          </m:e>
          <m:sub>
            <m:r>
              <w:rPr>
                <w:rFonts w:ascii="Cambria Math" w:eastAsia="Times New Roman" w:hAnsi="Cambria Math"/>
                <w:sz w:val="28"/>
                <w:szCs w:val="28"/>
                <w:lang w:val="vi-VN"/>
              </w:rPr>
              <m:t>1</m:t>
            </m:r>
          </m:sub>
        </m:sSub>
        <m:r>
          <w:rPr>
            <w:rFonts w:ascii="Cambria Math" w:eastAsia="Times New Roman" w:hAnsi="Cambria Math"/>
            <w:sz w:val="28"/>
            <w:szCs w:val="28"/>
            <w:lang w:val="vi-VN"/>
          </w:rPr>
          <m:t>,</m:t>
        </m:r>
        <m:sSub>
          <m:sSubPr>
            <m:ctrlPr>
              <w:rPr>
                <w:rFonts w:ascii="Cambria Math" w:eastAsia="Times New Roman" w:hAnsi="Cambria Math"/>
                <w:sz w:val="28"/>
                <w:szCs w:val="28"/>
              </w:rPr>
            </m:ctrlPr>
          </m:sSubPr>
          <m:e>
            <m:r>
              <w:rPr>
                <w:rFonts w:ascii="Cambria Math" w:eastAsia="Times New Roman" w:hAnsi="Cambria Math"/>
                <w:sz w:val="28"/>
                <w:szCs w:val="28"/>
                <w:lang w:val="vi-VN"/>
              </w:rPr>
              <m:t>B</m:t>
            </m:r>
          </m:e>
          <m:sub>
            <m:r>
              <w:rPr>
                <w:rFonts w:ascii="Cambria Math" w:eastAsia="Times New Roman" w:hAnsi="Cambria Math"/>
                <w:sz w:val="28"/>
                <w:szCs w:val="28"/>
                <w:lang w:val="vi-VN"/>
              </w:rPr>
              <m:t>2</m:t>
            </m:r>
          </m:sub>
        </m:sSub>
        <m:r>
          <w:rPr>
            <w:rFonts w:ascii="Cambria Math" w:eastAsia="Times New Roman" w:hAnsi="Cambria Math"/>
            <w:sz w:val="28"/>
            <w:szCs w:val="28"/>
            <w:lang w:val="vi-VN"/>
          </w:rPr>
          <m:t>,</m:t>
        </m:r>
        <m:r>
          <m:rPr>
            <m:sty m:val="p"/>
          </m:rPr>
          <w:rPr>
            <w:rFonts w:ascii="Cambria Math" w:eastAsia="Times New Roman" w:hAnsi="Cambria Math"/>
            <w:sz w:val="28"/>
            <w:szCs w:val="28"/>
            <w:lang w:val="vi-VN"/>
          </w:rPr>
          <m:t>...</m:t>
        </m:r>
        <m:r>
          <w:rPr>
            <w:rFonts w:ascii="Cambria Math" w:eastAsia="Times New Roman" w:hAnsi="Cambria Math"/>
            <w:sz w:val="28"/>
            <w:szCs w:val="28"/>
            <w:lang w:val="vi-VN"/>
          </w:rPr>
          <m:t>,</m:t>
        </m:r>
        <m:sSub>
          <m:sSubPr>
            <m:ctrlPr>
              <w:rPr>
                <w:rFonts w:ascii="Cambria Math" w:eastAsia="Times New Roman" w:hAnsi="Cambria Math"/>
                <w:sz w:val="28"/>
                <w:szCs w:val="28"/>
              </w:rPr>
            </m:ctrlPr>
          </m:sSubPr>
          <m:e>
            <m:r>
              <w:rPr>
                <w:rFonts w:ascii="Cambria Math" w:eastAsia="Times New Roman" w:hAnsi="Cambria Math"/>
                <w:sz w:val="28"/>
                <w:szCs w:val="28"/>
                <w:lang w:val="vi-VN"/>
              </w:rPr>
              <m:t>B</m:t>
            </m:r>
          </m:e>
          <m:sub>
            <m:r>
              <w:rPr>
                <w:rFonts w:ascii="Cambria Math" w:eastAsia="Times New Roman" w:hAnsi="Cambria Math"/>
                <w:sz w:val="28"/>
                <w:szCs w:val="28"/>
                <w:lang w:val="vi-VN"/>
              </w:rPr>
              <m:t>8</m:t>
            </m:r>
          </m:sub>
        </m:sSub>
      </m:oMath>
      <w:r w:rsidRPr="00DC4FDF">
        <w:rPr>
          <w:rFonts w:eastAsia="Times New Roman"/>
          <w:sz w:val="28"/>
          <w:szCs w:val="28"/>
          <w:lang w:val="vi-VN"/>
        </w:rPr>
        <w:t>, mỗi khối gồm 6 bit.</w:t>
      </w:r>
    </w:p>
    <w:p w14:paraId="01ACFCDF" w14:textId="3D6BBDDD" w:rsidR="00371CF3" w:rsidRPr="00DC4FDF" w:rsidRDefault="00300D9E" w:rsidP="000256AE">
      <w:pPr>
        <w:spacing w:after="0" w:line="240" w:lineRule="auto"/>
        <w:ind w:firstLine="720"/>
        <w:rPr>
          <w:rFonts w:eastAsia="Times New Roman"/>
          <w:sz w:val="28"/>
          <w:szCs w:val="28"/>
          <w:lang w:val="vi-VN"/>
        </w:rPr>
      </w:pPr>
      <w:r w:rsidRPr="00DC4FDF">
        <w:rPr>
          <w:rFonts w:eastAsia="Times New Roman"/>
          <w:sz w:val="28"/>
          <w:szCs w:val="28"/>
          <w:lang w:val="vi-VN"/>
        </w:rPr>
        <w:t xml:space="preserve">Mỗi khối 6 </w:t>
      </w:r>
      <w:proofErr w:type="spellStart"/>
      <w:r w:rsidRPr="00DC4FDF">
        <w:rPr>
          <w:rFonts w:eastAsia="Times New Roman"/>
          <w:sz w:val="28"/>
          <w:szCs w:val="28"/>
          <w:lang w:val="vi-VN"/>
        </w:rPr>
        <w:t>bit</w:t>
      </w:r>
      <w:proofErr w:type="spellEnd"/>
      <w:r w:rsidRPr="00DC4FDF">
        <w:rPr>
          <w:rFonts w:eastAsia="Times New Roman"/>
          <w:sz w:val="28"/>
          <w:szCs w:val="28"/>
          <w:lang w:val="vi-VN"/>
        </w:rPr>
        <w:t xml:space="preserve"> sẽ được đưa qua một hộp thế (</w:t>
      </w:r>
      <w:proofErr w:type="spellStart"/>
      <w:r w:rsidRPr="00DC4FDF">
        <w:rPr>
          <w:rFonts w:eastAsia="Times New Roman"/>
          <w:sz w:val="28"/>
          <w:szCs w:val="28"/>
          <w:lang w:val="vi-VN"/>
        </w:rPr>
        <w:t>Substitution</w:t>
      </w:r>
      <w:proofErr w:type="spellEnd"/>
      <w:r w:rsidRPr="00DC4FDF">
        <w:rPr>
          <w:rFonts w:eastAsia="Times New Roman"/>
          <w:sz w:val="28"/>
          <w:szCs w:val="28"/>
          <w:lang w:val="vi-VN"/>
        </w:rPr>
        <w:t xml:space="preserve"> </w:t>
      </w:r>
      <w:proofErr w:type="spellStart"/>
      <w:r w:rsidRPr="00DC4FDF">
        <w:rPr>
          <w:rFonts w:eastAsia="Times New Roman"/>
          <w:sz w:val="28"/>
          <w:szCs w:val="28"/>
          <w:lang w:val="vi-VN"/>
        </w:rPr>
        <w:t>Box</w:t>
      </w:r>
      <w:proofErr w:type="spellEnd"/>
      <w:r w:rsidRPr="00DC4FDF">
        <w:rPr>
          <w:rFonts w:eastAsia="Times New Roman"/>
          <w:sz w:val="28"/>
          <w:szCs w:val="28"/>
          <w:lang w:val="vi-VN"/>
        </w:rPr>
        <w:t xml:space="preserve"> - S-</w:t>
      </w:r>
      <w:proofErr w:type="spellStart"/>
      <w:r w:rsidRPr="00DC4FDF">
        <w:rPr>
          <w:rFonts w:eastAsia="Times New Roman"/>
          <w:sz w:val="28"/>
          <w:szCs w:val="28"/>
          <w:lang w:val="vi-VN"/>
        </w:rPr>
        <w:t>Box</w:t>
      </w:r>
      <w:proofErr w:type="spellEnd"/>
      <w:r w:rsidRPr="00DC4FDF">
        <w:rPr>
          <w:rFonts w:eastAsia="Times New Roman"/>
          <w:sz w:val="28"/>
          <w:szCs w:val="28"/>
          <w:lang w:val="vi-VN"/>
        </w:rPr>
        <w:t>) riêng biệt. DES sử dụng tổng cộng 8 hộp thế, tương ứng với 8 khối dữ liệu, được ký hiệu là S1, S2, S3, S4, S5, S6, S7 và S8. Mỗi S-</w:t>
      </w:r>
      <w:proofErr w:type="spellStart"/>
      <w:r w:rsidRPr="00DC4FDF">
        <w:rPr>
          <w:rFonts w:eastAsia="Times New Roman"/>
          <w:sz w:val="28"/>
          <w:szCs w:val="28"/>
          <w:lang w:val="vi-VN"/>
        </w:rPr>
        <w:t>Box</w:t>
      </w:r>
      <w:proofErr w:type="spellEnd"/>
      <w:r w:rsidRPr="00DC4FDF">
        <w:rPr>
          <w:rFonts w:eastAsia="Times New Roman"/>
          <w:sz w:val="28"/>
          <w:szCs w:val="28"/>
          <w:lang w:val="vi-VN"/>
        </w:rPr>
        <w:t xml:space="preserve"> thực hiện việc ánh xạ một giá trị đầu vào 6 </w:t>
      </w:r>
      <w:proofErr w:type="spellStart"/>
      <w:r w:rsidRPr="00DC4FDF">
        <w:rPr>
          <w:rFonts w:eastAsia="Times New Roman"/>
          <w:sz w:val="28"/>
          <w:szCs w:val="28"/>
          <w:lang w:val="vi-VN"/>
        </w:rPr>
        <w:t>bit</w:t>
      </w:r>
      <w:proofErr w:type="spellEnd"/>
      <w:r w:rsidRPr="00DC4FDF">
        <w:rPr>
          <w:rFonts w:eastAsia="Times New Roman"/>
          <w:sz w:val="28"/>
          <w:szCs w:val="28"/>
          <w:lang w:val="vi-VN"/>
        </w:rPr>
        <w:t xml:space="preserve"> thành một giá trị đầu ra 4 </w:t>
      </w:r>
      <w:proofErr w:type="spellStart"/>
      <w:r w:rsidRPr="00DC4FDF">
        <w:rPr>
          <w:rFonts w:eastAsia="Times New Roman"/>
          <w:sz w:val="28"/>
          <w:szCs w:val="28"/>
          <w:lang w:val="vi-VN"/>
        </w:rPr>
        <w:t>bit</w:t>
      </w:r>
      <w:proofErr w:type="spellEnd"/>
      <w:r w:rsidRPr="00DC4FDF">
        <w:rPr>
          <w:rFonts w:eastAsia="Times New Roman"/>
          <w:sz w:val="28"/>
          <w:szCs w:val="28"/>
          <w:lang w:val="vi-VN"/>
        </w:rPr>
        <w:t xml:space="preserve"> theo các bảng tra cứu được xác định trước.</w:t>
      </w:r>
    </w:p>
    <w:p w14:paraId="6641D8A3" w14:textId="75BBABE3" w:rsidR="006D5C54" w:rsidRPr="00DC4FDF" w:rsidRDefault="006D5C54" w:rsidP="0037285B">
      <w:pPr>
        <w:spacing w:after="0" w:line="240" w:lineRule="auto"/>
        <w:ind w:firstLine="720"/>
        <w:rPr>
          <w:rFonts w:eastAsia="Times New Roman"/>
          <w:sz w:val="28"/>
          <w:szCs w:val="28"/>
          <w:lang w:val="vi-VN"/>
        </w:rPr>
      </w:pPr>
    </w:p>
    <w:p w14:paraId="2FD1C3C8" w14:textId="77777777" w:rsidR="00F224EA" w:rsidRPr="00F32C3C" w:rsidRDefault="00F224EA" w:rsidP="0037285B">
      <w:pPr>
        <w:spacing w:after="0" w:line="240" w:lineRule="auto"/>
        <w:ind w:firstLine="720"/>
        <w:rPr>
          <w:rFonts w:eastAsia="Times New Roman"/>
          <w:noProof/>
          <w:sz w:val="28"/>
          <w:szCs w:val="28"/>
          <w:lang w:val="vi-VN"/>
        </w:rPr>
      </w:pPr>
    </w:p>
    <w:p w14:paraId="51D62081" w14:textId="38CD1CAC" w:rsidR="006D5C54" w:rsidRPr="00DC4FDF" w:rsidRDefault="00560340" w:rsidP="0037285B">
      <w:pPr>
        <w:spacing w:after="0" w:line="240" w:lineRule="auto"/>
        <w:ind w:firstLine="720"/>
        <w:rPr>
          <w:rFonts w:eastAsia="Times New Roman"/>
          <w:sz w:val="28"/>
          <w:szCs w:val="28"/>
          <w:lang w:val="vi-VN"/>
        </w:rPr>
      </w:pPr>
      <w:r w:rsidRPr="00DC4FDF">
        <w:rPr>
          <w:rFonts w:eastAsia="Times New Roman"/>
          <w:noProof/>
          <w:sz w:val="28"/>
          <w:szCs w:val="28"/>
        </w:rPr>
        <w:drawing>
          <wp:inline distT="0" distB="0" distL="0" distR="0" wp14:anchorId="5FEE7CC0" wp14:editId="5D7B8B63">
            <wp:extent cx="4834224" cy="4504888"/>
            <wp:effectExtent l="0" t="0" r="5080" b="0"/>
            <wp:docPr id="252079049" name="Ả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9">
                      <a:extLst>
                        <a:ext uri="{28A0092B-C50C-407E-A947-70E740481C1C}">
                          <a14:useLocalDpi xmlns:a14="http://schemas.microsoft.com/office/drawing/2010/main" val="0"/>
                        </a:ext>
                      </a:extLst>
                    </a:blip>
                    <a:srcRect t="-316" r="196" b="22359"/>
                    <a:stretch>
                      <a:fillRect/>
                    </a:stretch>
                  </pic:blipFill>
                  <pic:spPr bwMode="auto">
                    <a:xfrm>
                      <a:off x="0" y="0"/>
                      <a:ext cx="4835525" cy="4506101"/>
                    </a:xfrm>
                    <a:prstGeom prst="rect">
                      <a:avLst/>
                    </a:prstGeom>
                    <a:noFill/>
                    <a:ln>
                      <a:noFill/>
                    </a:ln>
                    <a:extLst>
                      <a:ext uri="{53640926-AAD7-44D8-BBD7-CCE9431645EC}">
                        <a14:shadowObscured xmlns:a14="http://schemas.microsoft.com/office/drawing/2010/main"/>
                      </a:ext>
                    </a:extLst>
                  </pic:spPr>
                </pic:pic>
              </a:graphicData>
            </a:graphic>
          </wp:inline>
        </w:drawing>
      </w:r>
    </w:p>
    <w:p w14:paraId="10756BFB" w14:textId="77777777" w:rsidR="0037285B" w:rsidRPr="00DC4FDF" w:rsidRDefault="0037285B" w:rsidP="0037285B">
      <w:pPr>
        <w:spacing w:after="0" w:line="240" w:lineRule="auto"/>
        <w:ind w:firstLine="720"/>
        <w:rPr>
          <w:rFonts w:eastAsia="Times New Roman"/>
          <w:sz w:val="28"/>
          <w:szCs w:val="28"/>
          <w:lang w:val="vi-VN"/>
        </w:rPr>
      </w:pPr>
    </w:p>
    <w:p w14:paraId="0BF0A644" w14:textId="77777777" w:rsidR="009116B3" w:rsidRPr="00DC4FDF" w:rsidRDefault="009116B3" w:rsidP="0037285B">
      <w:pPr>
        <w:spacing w:after="0" w:line="240" w:lineRule="auto"/>
        <w:ind w:firstLine="720"/>
        <w:rPr>
          <w:rFonts w:eastAsia="Times New Roman"/>
          <w:sz w:val="28"/>
          <w:szCs w:val="28"/>
          <w:lang w:val="vi-VN"/>
        </w:rPr>
      </w:pPr>
    </w:p>
    <w:p w14:paraId="3E077183" w14:textId="3E9A7A6B" w:rsidR="009116B3" w:rsidRPr="00DC4FDF" w:rsidRDefault="009116B3" w:rsidP="0037285B">
      <w:pPr>
        <w:spacing w:after="0" w:line="240" w:lineRule="auto"/>
        <w:ind w:firstLine="720"/>
        <w:rPr>
          <w:rFonts w:eastAsia="Times New Roman"/>
          <w:sz w:val="28"/>
          <w:szCs w:val="28"/>
          <w:lang w:val="vi-VN"/>
        </w:rPr>
      </w:pPr>
      <w:r w:rsidRPr="00DC4FDF">
        <w:rPr>
          <w:rFonts w:eastAsia="Times New Roman"/>
          <w:noProof/>
          <w:sz w:val="28"/>
          <w:szCs w:val="28"/>
        </w:rPr>
        <w:lastRenderedPageBreak/>
        <w:drawing>
          <wp:inline distT="0" distB="0" distL="0" distR="0" wp14:anchorId="47572DD1" wp14:editId="28CD021E">
            <wp:extent cx="4835097" cy="1316559"/>
            <wp:effectExtent l="0" t="0" r="3810" b="0"/>
            <wp:docPr id="428255964" name="Ả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9">
                      <a:extLst>
                        <a:ext uri="{28A0092B-C50C-407E-A947-70E740481C1C}">
                          <a14:useLocalDpi xmlns:a14="http://schemas.microsoft.com/office/drawing/2010/main" val="0"/>
                        </a:ext>
                      </a:extLst>
                    </a:blip>
                    <a:srcRect t="77191" r="196" b="30"/>
                    <a:stretch>
                      <a:fillRect/>
                    </a:stretch>
                  </pic:blipFill>
                  <pic:spPr bwMode="auto">
                    <a:xfrm>
                      <a:off x="0" y="0"/>
                      <a:ext cx="4835525" cy="1316676"/>
                    </a:xfrm>
                    <a:prstGeom prst="rect">
                      <a:avLst/>
                    </a:prstGeom>
                    <a:noFill/>
                    <a:ln>
                      <a:noFill/>
                    </a:ln>
                    <a:extLst>
                      <a:ext uri="{53640926-AAD7-44D8-BBD7-CCE9431645EC}">
                        <a14:shadowObscured xmlns:a14="http://schemas.microsoft.com/office/drawing/2010/main"/>
                      </a:ext>
                    </a:extLst>
                  </pic:spPr>
                </pic:pic>
              </a:graphicData>
            </a:graphic>
          </wp:inline>
        </w:drawing>
      </w:r>
    </w:p>
    <w:p w14:paraId="6A10B002" w14:textId="6CF7E3C9" w:rsidR="009F0230" w:rsidRPr="00DC4FDF" w:rsidRDefault="009F0230" w:rsidP="0037285B">
      <w:pPr>
        <w:spacing w:after="0" w:line="240" w:lineRule="auto"/>
        <w:ind w:firstLine="720"/>
        <w:rPr>
          <w:rFonts w:eastAsia="Times New Roman"/>
          <w:sz w:val="28"/>
          <w:szCs w:val="28"/>
          <w:lang w:val="vi-VN"/>
        </w:rPr>
      </w:pPr>
      <w:r w:rsidRPr="00DC4FDF">
        <w:rPr>
          <w:rFonts w:eastAsia="Times New Roman"/>
          <w:sz w:val="28"/>
          <w:szCs w:val="28"/>
          <w:lang w:val="vi-VN"/>
        </w:rPr>
        <w:t xml:space="preserve">Sau khi thực hiện phép XOR giữa kết quả mở rộng </w:t>
      </w:r>
      <m:oMath>
        <m:r>
          <w:rPr>
            <w:rFonts w:ascii="Cambria Math" w:eastAsia="Times New Roman" w:hAnsi="Cambria Math"/>
            <w:sz w:val="28"/>
            <w:szCs w:val="28"/>
            <w:lang w:val="vi-VN"/>
          </w:rPr>
          <m:t>E(</m:t>
        </m:r>
        <m:sSub>
          <m:sSubPr>
            <m:ctrlPr>
              <w:rPr>
                <w:rFonts w:ascii="Cambria Math" w:eastAsia="Times New Roman" w:hAnsi="Cambria Math"/>
                <w:sz w:val="28"/>
                <w:szCs w:val="28"/>
              </w:rPr>
            </m:ctrlPr>
          </m:sSubPr>
          <m:e>
            <m:r>
              <w:rPr>
                <w:rFonts w:ascii="Cambria Math" w:eastAsia="Times New Roman" w:hAnsi="Cambria Math"/>
                <w:sz w:val="28"/>
                <w:szCs w:val="28"/>
                <w:lang w:val="vi-VN"/>
              </w:rPr>
              <m:t>R</m:t>
            </m:r>
          </m:e>
          <m:sub>
            <m:r>
              <w:rPr>
                <w:rFonts w:ascii="Cambria Math" w:eastAsia="Times New Roman" w:hAnsi="Cambria Math"/>
                <w:sz w:val="28"/>
                <w:szCs w:val="28"/>
                <w:lang w:val="vi-VN"/>
              </w:rPr>
              <m:t>i-1</m:t>
            </m:r>
          </m:sub>
        </m:sSub>
        <m:r>
          <w:rPr>
            <w:rFonts w:ascii="Cambria Math" w:eastAsia="Times New Roman" w:hAnsi="Cambria Math"/>
            <w:sz w:val="28"/>
            <w:szCs w:val="28"/>
            <w:lang w:val="vi-VN"/>
          </w:rPr>
          <m:t>)</m:t>
        </m:r>
      </m:oMath>
      <w:r w:rsidRPr="00DC4FDF">
        <w:rPr>
          <w:rFonts w:eastAsia="Times New Roman"/>
          <w:sz w:val="28"/>
          <w:szCs w:val="28"/>
          <w:lang w:val="vi-VN"/>
        </w:rPr>
        <w:t xml:space="preserve">và khóa vòng </w:t>
      </w:r>
      <m:oMath>
        <m:sSub>
          <m:sSubPr>
            <m:ctrlPr>
              <w:rPr>
                <w:rFonts w:ascii="Cambria Math" w:eastAsia="Times New Roman" w:hAnsi="Cambria Math"/>
                <w:sz w:val="28"/>
                <w:szCs w:val="28"/>
              </w:rPr>
            </m:ctrlPr>
          </m:sSubPr>
          <m:e>
            <m:r>
              <w:rPr>
                <w:rFonts w:ascii="Cambria Math" w:eastAsia="Times New Roman" w:hAnsi="Cambria Math"/>
                <w:sz w:val="28"/>
                <w:szCs w:val="28"/>
                <w:lang w:val="vi-VN"/>
              </w:rPr>
              <m:t>K</m:t>
            </m:r>
          </m:e>
          <m:sub>
            <m:r>
              <w:rPr>
                <w:rFonts w:ascii="Cambria Math" w:eastAsia="Times New Roman" w:hAnsi="Cambria Math"/>
                <w:sz w:val="28"/>
                <w:szCs w:val="28"/>
                <w:lang w:val="vi-VN"/>
              </w:rPr>
              <m:t>i</m:t>
            </m:r>
          </m:sub>
        </m:sSub>
      </m:oMath>
      <w:r w:rsidRPr="00DC4FDF">
        <w:rPr>
          <w:rFonts w:eastAsia="Times New Roman"/>
          <w:sz w:val="28"/>
          <w:szCs w:val="28"/>
          <w:lang w:val="vi-VN"/>
        </w:rPr>
        <w:t>, chuỗi dữ liệu 48 bit thu được sẽ được chia thành 8 khối, mỗi khối gồm 6 bit. Các khối này lần lượt được đưa vào 8 hộp thế (S-Box) tương ứng là S1, S2, S3, S4, S5, S6, S7 và S8 để thực hiện quá trình thay thế dữ liệu.</w:t>
      </w:r>
    </w:p>
    <w:p w14:paraId="1D3D32E4" w14:textId="77777777" w:rsidR="009F0230" w:rsidRPr="00DC4FDF" w:rsidRDefault="009F0230" w:rsidP="0037285B">
      <w:pPr>
        <w:spacing w:after="0" w:line="240" w:lineRule="auto"/>
        <w:ind w:firstLine="720"/>
        <w:rPr>
          <w:rFonts w:eastAsia="Times New Roman"/>
          <w:sz w:val="28"/>
          <w:szCs w:val="28"/>
          <w:lang w:val="vi-VN"/>
        </w:rPr>
      </w:pPr>
      <w:r w:rsidRPr="00DC4FDF">
        <w:rPr>
          <w:rFonts w:eastAsia="Times New Roman"/>
          <w:sz w:val="28"/>
          <w:szCs w:val="28"/>
          <w:lang w:val="vi-VN"/>
        </w:rPr>
        <w:t xml:space="preserve">Đối với mỗi khối 6 </w:t>
      </w:r>
      <w:proofErr w:type="spellStart"/>
      <w:r w:rsidRPr="00DC4FDF">
        <w:rPr>
          <w:rFonts w:eastAsia="Times New Roman"/>
          <w:sz w:val="28"/>
          <w:szCs w:val="28"/>
          <w:lang w:val="vi-VN"/>
        </w:rPr>
        <w:t>bit</w:t>
      </w:r>
      <w:proofErr w:type="spellEnd"/>
      <w:r w:rsidRPr="00DC4FDF">
        <w:rPr>
          <w:rFonts w:eastAsia="Times New Roman"/>
          <w:sz w:val="28"/>
          <w:szCs w:val="28"/>
          <w:lang w:val="vi-VN"/>
        </w:rPr>
        <w:t>, việc tra cứu giá trị trong S-</w:t>
      </w:r>
      <w:proofErr w:type="spellStart"/>
      <w:r w:rsidRPr="00DC4FDF">
        <w:rPr>
          <w:rFonts w:eastAsia="Times New Roman"/>
          <w:sz w:val="28"/>
          <w:szCs w:val="28"/>
          <w:lang w:val="vi-VN"/>
        </w:rPr>
        <w:t>Box</w:t>
      </w:r>
      <w:proofErr w:type="spellEnd"/>
      <w:r w:rsidRPr="00DC4FDF">
        <w:rPr>
          <w:rFonts w:eastAsia="Times New Roman"/>
          <w:sz w:val="28"/>
          <w:szCs w:val="28"/>
          <w:lang w:val="vi-VN"/>
        </w:rPr>
        <w:t xml:space="preserve"> được thực hiện theo hai bước:</w:t>
      </w:r>
    </w:p>
    <w:p w14:paraId="4FD627D9" w14:textId="1335914D" w:rsidR="009F0230" w:rsidRPr="00DC4FDF" w:rsidRDefault="009116B3" w:rsidP="009116B3">
      <w:pPr>
        <w:spacing w:after="0" w:line="240" w:lineRule="auto"/>
        <w:ind w:left="720" w:firstLine="720"/>
        <w:rPr>
          <w:rFonts w:eastAsia="Times New Roman"/>
          <w:sz w:val="28"/>
          <w:szCs w:val="28"/>
          <w:lang w:val="vi-VN"/>
        </w:rPr>
      </w:pPr>
      <w:r w:rsidRPr="00DC4FDF">
        <w:rPr>
          <w:rFonts w:eastAsia="Times New Roman"/>
          <w:sz w:val="28"/>
          <w:szCs w:val="28"/>
          <w:lang w:val="vi-VN"/>
        </w:rPr>
        <w:t xml:space="preserve">- </w:t>
      </w:r>
      <w:r w:rsidR="009F0230" w:rsidRPr="00DC4FDF">
        <w:rPr>
          <w:rFonts w:eastAsia="Times New Roman"/>
          <w:sz w:val="28"/>
          <w:szCs w:val="28"/>
          <w:lang w:val="vi-VN"/>
        </w:rPr>
        <w:t xml:space="preserve">Xác định hàng: </w:t>
      </w:r>
      <w:proofErr w:type="spellStart"/>
      <w:r w:rsidR="009F0230" w:rsidRPr="00DC4FDF">
        <w:rPr>
          <w:rFonts w:eastAsia="Times New Roman"/>
          <w:sz w:val="28"/>
          <w:szCs w:val="28"/>
          <w:lang w:val="vi-VN"/>
        </w:rPr>
        <w:t>Bit</w:t>
      </w:r>
      <w:proofErr w:type="spellEnd"/>
      <w:r w:rsidR="009F0230" w:rsidRPr="00DC4FDF">
        <w:rPr>
          <w:rFonts w:eastAsia="Times New Roman"/>
          <w:sz w:val="28"/>
          <w:szCs w:val="28"/>
          <w:lang w:val="vi-VN"/>
        </w:rPr>
        <w:t xml:space="preserve"> đầu tiên và </w:t>
      </w:r>
      <w:proofErr w:type="spellStart"/>
      <w:r w:rsidR="009F0230" w:rsidRPr="00DC4FDF">
        <w:rPr>
          <w:rFonts w:eastAsia="Times New Roman"/>
          <w:sz w:val="28"/>
          <w:szCs w:val="28"/>
          <w:lang w:val="vi-VN"/>
        </w:rPr>
        <w:t>bit</w:t>
      </w:r>
      <w:proofErr w:type="spellEnd"/>
      <w:r w:rsidR="009F0230" w:rsidRPr="00DC4FDF">
        <w:rPr>
          <w:rFonts w:eastAsia="Times New Roman"/>
          <w:sz w:val="28"/>
          <w:szCs w:val="28"/>
          <w:lang w:val="vi-VN"/>
        </w:rPr>
        <w:t xml:space="preserve"> cuối cùng của khối 6 </w:t>
      </w:r>
      <w:proofErr w:type="spellStart"/>
      <w:r w:rsidR="009F0230" w:rsidRPr="00DC4FDF">
        <w:rPr>
          <w:rFonts w:eastAsia="Times New Roman"/>
          <w:sz w:val="28"/>
          <w:szCs w:val="28"/>
          <w:lang w:val="vi-VN"/>
        </w:rPr>
        <w:t>bit</w:t>
      </w:r>
      <w:proofErr w:type="spellEnd"/>
      <w:r w:rsidR="009F0230" w:rsidRPr="00DC4FDF">
        <w:rPr>
          <w:rFonts w:eastAsia="Times New Roman"/>
          <w:sz w:val="28"/>
          <w:szCs w:val="28"/>
          <w:lang w:val="vi-VN"/>
        </w:rPr>
        <w:t xml:space="preserve"> được ghép lại thành một số nhị phân 2 </w:t>
      </w:r>
      <w:proofErr w:type="spellStart"/>
      <w:r w:rsidR="009F0230" w:rsidRPr="00DC4FDF">
        <w:rPr>
          <w:rFonts w:eastAsia="Times New Roman"/>
          <w:sz w:val="28"/>
          <w:szCs w:val="28"/>
          <w:lang w:val="vi-VN"/>
        </w:rPr>
        <w:t>bit</w:t>
      </w:r>
      <w:proofErr w:type="spellEnd"/>
      <w:r w:rsidR="009F0230" w:rsidRPr="00DC4FDF">
        <w:rPr>
          <w:rFonts w:eastAsia="Times New Roman"/>
          <w:sz w:val="28"/>
          <w:szCs w:val="28"/>
          <w:lang w:val="vi-VN"/>
        </w:rPr>
        <w:t>. Giá trị này được sử dụng để xác định hàng trong bảng S-</w:t>
      </w:r>
      <w:proofErr w:type="spellStart"/>
      <w:r w:rsidR="009F0230" w:rsidRPr="00DC4FDF">
        <w:rPr>
          <w:rFonts w:eastAsia="Times New Roman"/>
          <w:sz w:val="28"/>
          <w:szCs w:val="28"/>
          <w:lang w:val="vi-VN"/>
        </w:rPr>
        <w:t>Box</w:t>
      </w:r>
      <w:proofErr w:type="spellEnd"/>
      <w:r w:rsidR="009F0230" w:rsidRPr="00DC4FDF">
        <w:rPr>
          <w:rFonts w:eastAsia="Times New Roman"/>
          <w:sz w:val="28"/>
          <w:szCs w:val="28"/>
          <w:lang w:val="vi-VN"/>
        </w:rPr>
        <w:t xml:space="preserve">. Mỗi bảng S có 4 hàng, được đánh số từ 0 đến 3. </w:t>
      </w:r>
    </w:p>
    <w:p w14:paraId="65C3938F" w14:textId="4E49FDC3" w:rsidR="009F0230" w:rsidRPr="00DC4FDF" w:rsidRDefault="009116B3" w:rsidP="009116B3">
      <w:pPr>
        <w:spacing w:after="0" w:line="240" w:lineRule="auto"/>
        <w:ind w:left="720" w:firstLine="720"/>
        <w:rPr>
          <w:rFonts w:eastAsia="Times New Roman"/>
          <w:sz w:val="28"/>
          <w:szCs w:val="28"/>
          <w:lang w:val="vi-VN"/>
        </w:rPr>
      </w:pPr>
      <w:r w:rsidRPr="00DC4FDF">
        <w:rPr>
          <w:rFonts w:eastAsia="Times New Roman"/>
          <w:sz w:val="28"/>
          <w:szCs w:val="28"/>
          <w:lang w:val="vi-VN"/>
        </w:rPr>
        <w:t xml:space="preserve">- </w:t>
      </w:r>
      <w:r w:rsidR="009F0230" w:rsidRPr="00DC4FDF">
        <w:rPr>
          <w:rFonts w:eastAsia="Times New Roman"/>
          <w:sz w:val="28"/>
          <w:szCs w:val="28"/>
          <w:lang w:val="vi-VN"/>
        </w:rPr>
        <w:t xml:space="preserve">Xác định cột: Bốn </w:t>
      </w:r>
      <w:proofErr w:type="spellStart"/>
      <w:r w:rsidR="009F0230" w:rsidRPr="00DC4FDF">
        <w:rPr>
          <w:rFonts w:eastAsia="Times New Roman"/>
          <w:sz w:val="28"/>
          <w:szCs w:val="28"/>
          <w:lang w:val="vi-VN"/>
        </w:rPr>
        <w:t>bit</w:t>
      </w:r>
      <w:proofErr w:type="spellEnd"/>
      <w:r w:rsidR="009F0230" w:rsidRPr="00DC4FDF">
        <w:rPr>
          <w:rFonts w:eastAsia="Times New Roman"/>
          <w:sz w:val="28"/>
          <w:szCs w:val="28"/>
          <w:lang w:val="vi-VN"/>
        </w:rPr>
        <w:t xml:space="preserve"> ở giữa của khối 6 </w:t>
      </w:r>
      <w:proofErr w:type="spellStart"/>
      <w:r w:rsidR="009F0230" w:rsidRPr="00DC4FDF">
        <w:rPr>
          <w:rFonts w:eastAsia="Times New Roman"/>
          <w:sz w:val="28"/>
          <w:szCs w:val="28"/>
          <w:lang w:val="vi-VN"/>
        </w:rPr>
        <w:t>bit</w:t>
      </w:r>
      <w:proofErr w:type="spellEnd"/>
      <w:r w:rsidR="009F0230" w:rsidRPr="00DC4FDF">
        <w:rPr>
          <w:rFonts w:eastAsia="Times New Roman"/>
          <w:sz w:val="28"/>
          <w:szCs w:val="28"/>
          <w:lang w:val="vi-VN"/>
        </w:rPr>
        <w:t xml:space="preserve"> được ghép thành một số nhị phân 4 </w:t>
      </w:r>
      <w:proofErr w:type="spellStart"/>
      <w:r w:rsidR="009F0230" w:rsidRPr="00DC4FDF">
        <w:rPr>
          <w:rFonts w:eastAsia="Times New Roman"/>
          <w:sz w:val="28"/>
          <w:szCs w:val="28"/>
          <w:lang w:val="vi-VN"/>
        </w:rPr>
        <w:t>bit</w:t>
      </w:r>
      <w:proofErr w:type="spellEnd"/>
      <w:r w:rsidR="009F0230" w:rsidRPr="00DC4FDF">
        <w:rPr>
          <w:rFonts w:eastAsia="Times New Roman"/>
          <w:sz w:val="28"/>
          <w:szCs w:val="28"/>
          <w:lang w:val="vi-VN"/>
        </w:rPr>
        <w:t>. Giá trị này được sử dụng để xác định cột trong bảng S-</w:t>
      </w:r>
      <w:proofErr w:type="spellStart"/>
      <w:r w:rsidR="009F0230" w:rsidRPr="00DC4FDF">
        <w:rPr>
          <w:rFonts w:eastAsia="Times New Roman"/>
          <w:sz w:val="28"/>
          <w:szCs w:val="28"/>
          <w:lang w:val="vi-VN"/>
        </w:rPr>
        <w:t>Box</w:t>
      </w:r>
      <w:proofErr w:type="spellEnd"/>
      <w:r w:rsidR="009F0230" w:rsidRPr="00DC4FDF">
        <w:rPr>
          <w:rFonts w:eastAsia="Times New Roman"/>
          <w:sz w:val="28"/>
          <w:szCs w:val="28"/>
          <w:lang w:val="vi-VN"/>
        </w:rPr>
        <w:t xml:space="preserve">. Mỗi bảng S có 16 cột, được đánh số từ 0 đến 15. </w:t>
      </w:r>
    </w:p>
    <w:p w14:paraId="1B00CC16" w14:textId="77777777" w:rsidR="009F0230" w:rsidRPr="00DC4FDF" w:rsidRDefault="009F0230" w:rsidP="0037285B">
      <w:pPr>
        <w:spacing w:after="0" w:line="240" w:lineRule="auto"/>
        <w:ind w:firstLine="720"/>
        <w:rPr>
          <w:rFonts w:eastAsia="Times New Roman"/>
          <w:sz w:val="28"/>
          <w:szCs w:val="28"/>
          <w:lang w:val="vi-VN"/>
        </w:rPr>
      </w:pPr>
      <w:r w:rsidRPr="00DC4FDF">
        <w:rPr>
          <w:rFonts w:eastAsia="Times New Roman"/>
          <w:sz w:val="28"/>
          <w:szCs w:val="28"/>
          <w:lang w:val="vi-VN"/>
        </w:rPr>
        <w:t xml:space="preserve">Tại giao điểm của hàng và cột đã xác định, ta thu được một giá trị thập phân trong khoảng từ 0 đến 15. Giá trị này sau đó được chuyển đổi thành một chuỗi nhị phân 4 </w:t>
      </w:r>
      <w:proofErr w:type="spellStart"/>
      <w:r w:rsidRPr="00DC4FDF">
        <w:rPr>
          <w:rFonts w:eastAsia="Times New Roman"/>
          <w:sz w:val="28"/>
          <w:szCs w:val="28"/>
          <w:lang w:val="vi-VN"/>
        </w:rPr>
        <w:t>bit</w:t>
      </w:r>
      <w:proofErr w:type="spellEnd"/>
      <w:r w:rsidRPr="00DC4FDF">
        <w:rPr>
          <w:rFonts w:eastAsia="Times New Roman"/>
          <w:sz w:val="28"/>
          <w:szCs w:val="28"/>
          <w:lang w:val="vi-VN"/>
        </w:rPr>
        <w:t xml:space="preserve"> để tạo thành đầu ra của S-</w:t>
      </w:r>
      <w:proofErr w:type="spellStart"/>
      <w:r w:rsidRPr="00DC4FDF">
        <w:rPr>
          <w:rFonts w:eastAsia="Times New Roman"/>
          <w:sz w:val="28"/>
          <w:szCs w:val="28"/>
          <w:lang w:val="vi-VN"/>
        </w:rPr>
        <w:t>Box</w:t>
      </w:r>
      <w:proofErr w:type="spellEnd"/>
      <w:r w:rsidRPr="00DC4FDF">
        <w:rPr>
          <w:rFonts w:eastAsia="Times New Roman"/>
          <w:sz w:val="28"/>
          <w:szCs w:val="28"/>
          <w:lang w:val="vi-VN"/>
        </w:rPr>
        <w:t>.</w:t>
      </w:r>
    </w:p>
    <w:p w14:paraId="08A23A7E" w14:textId="77777777" w:rsidR="009F0230" w:rsidRPr="00DC4FDF" w:rsidRDefault="009F0230" w:rsidP="0037285B">
      <w:pPr>
        <w:spacing w:after="0" w:line="240" w:lineRule="auto"/>
        <w:ind w:firstLine="720"/>
        <w:rPr>
          <w:rFonts w:eastAsia="Times New Roman"/>
          <w:sz w:val="28"/>
          <w:szCs w:val="28"/>
          <w:lang w:val="vi-VN"/>
        </w:rPr>
      </w:pPr>
      <w:r w:rsidRPr="00DC4FDF">
        <w:rPr>
          <w:rFonts w:eastAsia="Times New Roman"/>
          <w:sz w:val="28"/>
          <w:szCs w:val="28"/>
          <w:lang w:val="vi-VN"/>
        </w:rPr>
        <w:t>Như vậy, mỗi S-</w:t>
      </w:r>
      <w:proofErr w:type="spellStart"/>
      <w:r w:rsidRPr="00DC4FDF">
        <w:rPr>
          <w:rFonts w:eastAsia="Times New Roman"/>
          <w:sz w:val="28"/>
          <w:szCs w:val="28"/>
          <w:lang w:val="vi-VN"/>
        </w:rPr>
        <w:t>Box</w:t>
      </w:r>
      <w:proofErr w:type="spellEnd"/>
      <w:r w:rsidRPr="00DC4FDF">
        <w:rPr>
          <w:rFonts w:eastAsia="Times New Roman"/>
          <w:sz w:val="28"/>
          <w:szCs w:val="28"/>
          <w:lang w:val="vi-VN"/>
        </w:rPr>
        <w:t xml:space="preserve"> thực hiện phép biến đổi từ 6 </w:t>
      </w:r>
      <w:proofErr w:type="spellStart"/>
      <w:r w:rsidRPr="00DC4FDF">
        <w:rPr>
          <w:rFonts w:eastAsia="Times New Roman"/>
          <w:sz w:val="28"/>
          <w:szCs w:val="28"/>
          <w:lang w:val="vi-VN"/>
        </w:rPr>
        <w:t>bit</w:t>
      </w:r>
      <w:proofErr w:type="spellEnd"/>
      <w:r w:rsidRPr="00DC4FDF">
        <w:rPr>
          <w:rFonts w:eastAsia="Times New Roman"/>
          <w:sz w:val="28"/>
          <w:szCs w:val="28"/>
          <w:lang w:val="vi-VN"/>
        </w:rPr>
        <w:t xml:space="preserve"> đầu vào thành 4 </w:t>
      </w:r>
      <w:proofErr w:type="spellStart"/>
      <w:r w:rsidRPr="00DC4FDF">
        <w:rPr>
          <w:rFonts w:eastAsia="Times New Roman"/>
          <w:sz w:val="28"/>
          <w:szCs w:val="28"/>
          <w:lang w:val="vi-VN"/>
        </w:rPr>
        <w:t>bit</w:t>
      </w:r>
      <w:proofErr w:type="spellEnd"/>
      <w:r w:rsidRPr="00DC4FDF">
        <w:rPr>
          <w:rFonts w:eastAsia="Times New Roman"/>
          <w:sz w:val="28"/>
          <w:szCs w:val="28"/>
          <w:lang w:val="vi-VN"/>
        </w:rPr>
        <w:t xml:space="preserve"> đầu ra. Sau khi cả 8 khối dữ liệu lần lượt đi qua các S-</w:t>
      </w:r>
      <w:proofErr w:type="spellStart"/>
      <w:r w:rsidRPr="00DC4FDF">
        <w:rPr>
          <w:rFonts w:eastAsia="Times New Roman"/>
          <w:sz w:val="28"/>
          <w:szCs w:val="28"/>
          <w:lang w:val="vi-VN"/>
        </w:rPr>
        <w:t>Box</w:t>
      </w:r>
      <w:proofErr w:type="spellEnd"/>
      <w:r w:rsidRPr="00DC4FDF">
        <w:rPr>
          <w:rFonts w:eastAsia="Times New Roman"/>
          <w:sz w:val="28"/>
          <w:szCs w:val="28"/>
          <w:lang w:val="vi-VN"/>
        </w:rPr>
        <w:t xml:space="preserve"> từ S1 đến S8, ta thu được 8 chuỗi nhị phân, mỗi chuỗi dài 4 </w:t>
      </w:r>
      <w:proofErr w:type="spellStart"/>
      <w:r w:rsidRPr="00DC4FDF">
        <w:rPr>
          <w:rFonts w:eastAsia="Times New Roman"/>
          <w:sz w:val="28"/>
          <w:szCs w:val="28"/>
          <w:lang w:val="vi-VN"/>
        </w:rPr>
        <w:t>bit</w:t>
      </w:r>
      <w:proofErr w:type="spellEnd"/>
      <w:r w:rsidRPr="00DC4FDF">
        <w:rPr>
          <w:rFonts w:eastAsia="Times New Roman"/>
          <w:sz w:val="28"/>
          <w:szCs w:val="28"/>
          <w:lang w:val="vi-VN"/>
        </w:rPr>
        <w:t xml:space="preserve">. Các chuỗi này được ghép lại theo thứ tự từ trái sang phải để tạo thành một khối dữ liệu mới có độ dài 32 </w:t>
      </w:r>
      <w:proofErr w:type="spellStart"/>
      <w:r w:rsidRPr="00DC4FDF">
        <w:rPr>
          <w:rFonts w:eastAsia="Times New Roman"/>
          <w:sz w:val="28"/>
          <w:szCs w:val="28"/>
          <w:lang w:val="vi-VN"/>
        </w:rPr>
        <w:t>bit</w:t>
      </w:r>
      <w:proofErr w:type="spellEnd"/>
      <w:r w:rsidRPr="00DC4FDF">
        <w:rPr>
          <w:rFonts w:eastAsia="Times New Roman"/>
          <w:sz w:val="28"/>
          <w:szCs w:val="28"/>
          <w:lang w:val="vi-VN"/>
        </w:rPr>
        <w:t>.</w:t>
      </w:r>
    </w:p>
    <w:p w14:paraId="1A209F60" w14:textId="55248E86" w:rsidR="00C62B3C" w:rsidRPr="00DC4FDF" w:rsidRDefault="00C62B3C" w:rsidP="009116B3">
      <w:pPr>
        <w:spacing w:after="0" w:line="240" w:lineRule="auto"/>
        <w:ind w:firstLine="720"/>
        <w:rPr>
          <w:rFonts w:eastAsia="Times New Roman"/>
          <w:sz w:val="28"/>
          <w:szCs w:val="28"/>
          <w:lang w:val="vi-VN"/>
        </w:rPr>
      </w:pPr>
      <w:r w:rsidRPr="00DC4FDF">
        <w:rPr>
          <w:rFonts w:eastAsia="Times New Roman"/>
          <w:sz w:val="28"/>
          <w:szCs w:val="28"/>
          <w:lang w:val="vi-VN"/>
        </w:rPr>
        <w:t xml:space="preserve">Ví dụ về việc thực hiện chuyển đổi hàm S, giả sử, giá trị </w:t>
      </w:r>
      <w:proofErr w:type="spellStart"/>
      <w:r w:rsidRPr="00DC4FDF">
        <w:rPr>
          <w:rFonts w:eastAsia="Times New Roman"/>
          <w:sz w:val="28"/>
          <w:szCs w:val="28"/>
          <w:lang w:val="vi-VN"/>
        </w:rPr>
        <w:t>block</w:t>
      </w:r>
      <w:proofErr w:type="spellEnd"/>
      <w:r w:rsidRPr="00DC4FDF">
        <w:rPr>
          <w:rFonts w:eastAsia="Times New Roman"/>
          <w:sz w:val="28"/>
          <w:szCs w:val="28"/>
          <w:lang w:val="vi-VN"/>
        </w:rPr>
        <w:t xml:space="preserve"> 6 </w:t>
      </w:r>
      <w:proofErr w:type="spellStart"/>
      <w:r w:rsidRPr="00DC4FDF">
        <w:rPr>
          <w:rFonts w:eastAsia="Times New Roman"/>
          <w:sz w:val="28"/>
          <w:szCs w:val="28"/>
          <w:lang w:val="vi-VN"/>
        </w:rPr>
        <w:t>bit</w:t>
      </w:r>
      <w:proofErr w:type="spellEnd"/>
      <w:r w:rsidRPr="00DC4FDF">
        <w:rPr>
          <w:rFonts w:eastAsia="Times New Roman"/>
          <w:sz w:val="28"/>
          <w:szCs w:val="28"/>
          <w:lang w:val="vi-VN"/>
        </w:rPr>
        <w:t xml:space="preserve"> đầu</w:t>
      </w:r>
    </w:p>
    <w:p w14:paraId="708EE064" w14:textId="77777777" w:rsidR="00C62B3C" w:rsidRPr="00DC4FDF" w:rsidRDefault="00C62B3C" w:rsidP="00C62B3C">
      <w:pPr>
        <w:spacing w:after="0" w:line="240" w:lineRule="auto"/>
        <w:rPr>
          <w:rFonts w:eastAsia="Times New Roman"/>
          <w:sz w:val="28"/>
          <w:szCs w:val="28"/>
          <w:lang w:val="vi-VN"/>
        </w:rPr>
      </w:pPr>
      <w:r w:rsidRPr="00DC4FDF">
        <w:rPr>
          <w:rFonts w:eastAsia="Times New Roman"/>
          <w:sz w:val="28"/>
          <w:szCs w:val="28"/>
          <w:lang w:val="vi-VN"/>
        </w:rPr>
        <w:t>tiên là 011011. Ta tách chuỗi này ra làm hai tổ hợp giá trị là 01 (</w:t>
      </w:r>
      <w:proofErr w:type="spellStart"/>
      <w:r w:rsidRPr="00DC4FDF">
        <w:rPr>
          <w:rFonts w:eastAsia="Times New Roman"/>
          <w:sz w:val="28"/>
          <w:szCs w:val="28"/>
          <w:lang w:val="vi-VN"/>
        </w:rPr>
        <w:t>bit</w:t>
      </w:r>
      <w:proofErr w:type="spellEnd"/>
      <w:r w:rsidRPr="00DC4FDF">
        <w:rPr>
          <w:rFonts w:eastAsia="Times New Roman"/>
          <w:sz w:val="28"/>
          <w:szCs w:val="28"/>
          <w:lang w:val="vi-VN"/>
        </w:rPr>
        <w:t xml:space="preserve"> đầu tiên và</w:t>
      </w:r>
    </w:p>
    <w:p w14:paraId="34435736" w14:textId="77777777" w:rsidR="00C62B3C" w:rsidRPr="00DC4FDF" w:rsidRDefault="00C62B3C" w:rsidP="00C62B3C">
      <w:pPr>
        <w:spacing w:after="0" w:line="240" w:lineRule="auto"/>
        <w:rPr>
          <w:rFonts w:eastAsia="Times New Roman"/>
          <w:sz w:val="28"/>
          <w:szCs w:val="28"/>
          <w:lang w:val="vi-VN"/>
        </w:rPr>
      </w:pPr>
      <w:proofErr w:type="spellStart"/>
      <w:r w:rsidRPr="00DC4FDF">
        <w:rPr>
          <w:rFonts w:eastAsia="Times New Roman"/>
          <w:sz w:val="28"/>
          <w:szCs w:val="28"/>
          <w:lang w:val="vi-VN"/>
        </w:rPr>
        <w:t>bit</w:t>
      </w:r>
      <w:proofErr w:type="spellEnd"/>
      <w:r w:rsidRPr="00DC4FDF">
        <w:rPr>
          <w:rFonts w:eastAsia="Times New Roman"/>
          <w:sz w:val="28"/>
          <w:szCs w:val="28"/>
          <w:lang w:val="vi-VN"/>
        </w:rPr>
        <w:t xml:space="preserve"> cuối cùng) và 1101 (4 </w:t>
      </w:r>
      <w:proofErr w:type="spellStart"/>
      <w:r w:rsidRPr="00DC4FDF">
        <w:rPr>
          <w:rFonts w:eastAsia="Times New Roman"/>
          <w:sz w:val="28"/>
          <w:szCs w:val="28"/>
          <w:lang w:val="vi-VN"/>
        </w:rPr>
        <w:t>bit</w:t>
      </w:r>
      <w:proofErr w:type="spellEnd"/>
      <w:r w:rsidRPr="00DC4FDF">
        <w:rPr>
          <w:rFonts w:eastAsia="Times New Roman"/>
          <w:sz w:val="28"/>
          <w:szCs w:val="28"/>
          <w:lang w:val="vi-VN"/>
        </w:rPr>
        <w:t xml:space="preserve"> ở giữa). Hai tổ hợp này được dùng để chọn hàng và</w:t>
      </w:r>
    </w:p>
    <w:p w14:paraId="16758843" w14:textId="77777777" w:rsidR="00C62B3C" w:rsidRPr="00DC4FDF" w:rsidRDefault="00C62B3C" w:rsidP="00C62B3C">
      <w:pPr>
        <w:spacing w:after="0" w:line="240" w:lineRule="auto"/>
        <w:rPr>
          <w:rFonts w:eastAsia="Times New Roman"/>
          <w:sz w:val="28"/>
          <w:szCs w:val="28"/>
          <w:lang w:val="vi-VN"/>
        </w:rPr>
      </w:pPr>
      <w:r w:rsidRPr="00DC4FDF">
        <w:rPr>
          <w:rFonts w:eastAsia="Times New Roman"/>
          <w:sz w:val="28"/>
          <w:szCs w:val="28"/>
          <w:lang w:val="vi-VN"/>
        </w:rPr>
        <w:t>cột tương ứng như hình minh họa sau:</w:t>
      </w:r>
    </w:p>
    <w:p w14:paraId="7BD14ED4" w14:textId="71BACCEF" w:rsidR="00710EB1" w:rsidRPr="00DC4FDF" w:rsidRDefault="00710EB1" w:rsidP="009F0230">
      <w:pPr>
        <w:spacing w:after="0" w:line="240" w:lineRule="auto"/>
        <w:rPr>
          <w:rFonts w:eastAsia="Times New Roman"/>
          <w:sz w:val="28"/>
          <w:szCs w:val="28"/>
          <w:lang w:val="vi-VN"/>
        </w:rPr>
      </w:pPr>
      <w:r w:rsidRPr="00DC4FDF">
        <w:rPr>
          <w:rFonts w:eastAsia="Times New Roman"/>
          <w:noProof/>
          <w:sz w:val="28"/>
          <w:szCs w:val="28"/>
          <w:lang w:val="vi-VN"/>
        </w:rPr>
        <w:drawing>
          <wp:inline distT="0" distB="0" distL="0" distR="0" wp14:anchorId="53A175C5" wp14:editId="049960A5">
            <wp:extent cx="5791835" cy="1858645"/>
            <wp:effectExtent l="0" t="0" r="0" b="8255"/>
            <wp:docPr id="85832912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29122" name=""/>
                    <pic:cNvPicPr/>
                  </pic:nvPicPr>
                  <pic:blipFill>
                    <a:blip r:embed="rId20"/>
                    <a:stretch>
                      <a:fillRect/>
                    </a:stretch>
                  </pic:blipFill>
                  <pic:spPr>
                    <a:xfrm>
                      <a:off x="0" y="0"/>
                      <a:ext cx="5791835" cy="1858645"/>
                    </a:xfrm>
                    <a:prstGeom prst="rect">
                      <a:avLst/>
                    </a:prstGeom>
                  </pic:spPr>
                </pic:pic>
              </a:graphicData>
            </a:graphic>
          </wp:inline>
        </w:drawing>
      </w:r>
    </w:p>
    <w:p w14:paraId="5B2A5A0D" w14:textId="77777777" w:rsidR="009116B3" w:rsidRPr="00DC4FDF" w:rsidRDefault="009116B3" w:rsidP="009F0230">
      <w:pPr>
        <w:spacing w:after="0" w:line="240" w:lineRule="auto"/>
        <w:rPr>
          <w:rFonts w:eastAsia="Times New Roman"/>
          <w:sz w:val="28"/>
          <w:szCs w:val="28"/>
          <w:lang w:val="vi-VN"/>
        </w:rPr>
      </w:pPr>
    </w:p>
    <w:p w14:paraId="111D2134" w14:textId="41611E25" w:rsidR="00EB62E7" w:rsidRPr="00DC4FDF" w:rsidRDefault="00710EB1" w:rsidP="009116B3">
      <w:pPr>
        <w:spacing w:after="0" w:line="240" w:lineRule="auto"/>
        <w:ind w:firstLine="720"/>
        <w:rPr>
          <w:rFonts w:eastAsia="Times New Roman"/>
          <w:sz w:val="28"/>
          <w:szCs w:val="28"/>
          <w:lang w:val="vi-VN"/>
        </w:rPr>
      </w:pPr>
      <w:r w:rsidRPr="00DC4FDF">
        <w:rPr>
          <w:rFonts w:eastAsia="Times New Roman"/>
          <w:sz w:val="28"/>
          <w:szCs w:val="28"/>
          <w:lang w:val="vi-VN"/>
        </w:rPr>
        <w:lastRenderedPageBreak/>
        <w:t>Tổ hợp 01 sẽ chọn hàng 1, tổ hợp 1101 sẽ chọn cột 13 và kết quả trả về là 5 có</w:t>
      </w:r>
      <w:r w:rsidR="009116B3" w:rsidRPr="00DC4FDF">
        <w:rPr>
          <w:rFonts w:eastAsia="Times New Roman"/>
          <w:sz w:val="28"/>
          <w:szCs w:val="28"/>
          <w:lang w:val="vi-VN"/>
        </w:rPr>
        <w:t xml:space="preserve"> </w:t>
      </w:r>
      <w:r w:rsidRPr="00DC4FDF">
        <w:rPr>
          <w:rFonts w:eastAsia="Times New Roman"/>
          <w:sz w:val="28"/>
          <w:szCs w:val="28"/>
          <w:lang w:val="vi-VN"/>
        </w:rPr>
        <w:t xml:space="preserve">giá trị nhị phân 4 </w:t>
      </w:r>
      <w:proofErr w:type="spellStart"/>
      <w:r w:rsidRPr="00DC4FDF">
        <w:rPr>
          <w:rFonts w:eastAsia="Times New Roman"/>
          <w:sz w:val="28"/>
          <w:szCs w:val="28"/>
          <w:lang w:val="vi-VN"/>
        </w:rPr>
        <w:t>bit</w:t>
      </w:r>
      <w:proofErr w:type="spellEnd"/>
      <w:r w:rsidRPr="00DC4FDF">
        <w:rPr>
          <w:rFonts w:eastAsia="Times New Roman"/>
          <w:sz w:val="28"/>
          <w:szCs w:val="28"/>
          <w:lang w:val="vi-VN"/>
        </w:rPr>
        <w:t xml:space="preserve"> là 0101.</w:t>
      </w:r>
    </w:p>
    <w:p w14:paraId="39EB5709" w14:textId="0E80596C" w:rsidR="00E2336D" w:rsidRPr="00DC4FDF" w:rsidRDefault="00E2336D" w:rsidP="009116B3">
      <w:pPr>
        <w:spacing w:after="0" w:line="240" w:lineRule="auto"/>
        <w:ind w:firstLine="720"/>
        <w:rPr>
          <w:rFonts w:eastAsia="Times New Roman"/>
          <w:sz w:val="28"/>
          <w:szCs w:val="28"/>
          <w:lang w:val="vi-VN"/>
        </w:rPr>
      </w:pPr>
      <w:r w:rsidRPr="00DC4FDF">
        <w:rPr>
          <w:rFonts w:eastAsia="Times New Roman"/>
          <w:sz w:val="28"/>
          <w:szCs w:val="28"/>
          <w:lang w:val="vi-VN"/>
        </w:rPr>
        <w:t>Sau khi đi qua 8 hộp thế S-</w:t>
      </w:r>
      <w:proofErr w:type="spellStart"/>
      <w:r w:rsidRPr="00DC4FDF">
        <w:rPr>
          <w:rFonts w:eastAsia="Times New Roman"/>
          <w:sz w:val="28"/>
          <w:szCs w:val="28"/>
          <w:lang w:val="vi-VN"/>
        </w:rPr>
        <w:t>Box</w:t>
      </w:r>
      <w:proofErr w:type="spellEnd"/>
      <w:r w:rsidRPr="00DC4FDF">
        <w:rPr>
          <w:rFonts w:eastAsia="Times New Roman"/>
          <w:sz w:val="28"/>
          <w:szCs w:val="28"/>
          <w:lang w:val="vi-VN"/>
        </w:rPr>
        <w:t xml:space="preserve">, kết quả thu được là một khối dữ liệu 32 </w:t>
      </w:r>
      <w:proofErr w:type="spellStart"/>
      <w:r w:rsidRPr="00DC4FDF">
        <w:rPr>
          <w:rFonts w:eastAsia="Times New Roman"/>
          <w:sz w:val="28"/>
          <w:szCs w:val="28"/>
          <w:lang w:val="vi-VN"/>
        </w:rPr>
        <w:t>bit</w:t>
      </w:r>
      <w:proofErr w:type="spellEnd"/>
      <w:r w:rsidRPr="00DC4FDF">
        <w:rPr>
          <w:rFonts w:eastAsia="Times New Roman"/>
          <w:sz w:val="28"/>
          <w:szCs w:val="28"/>
          <w:lang w:val="vi-VN"/>
        </w:rPr>
        <w:t xml:space="preserve">. Khối dữ liệu này tiếp tục được đưa qua phép hoán vị P để sắp xếp lại vị trí các </w:t>
      </w:r>
      <w:proofErr w:type="spellStart"/>
      <w:r w:rsidRPr="00DC4FDF">
        <w:rPr>
          <w:rFonts w:eastAsia="Times New Roman"/>
          <w:sz w:val="28"/>
          <w:szCs w:val="28"/>
          <w:lang w:val="vi-VN"/>
        </w:rPr>
        <w:t>bit</w:t>
      </w:r>
      <w:proofErr w:type="spellEnd"/>
      <w:r w:rsidRPr="00DC4FDF">
        <w:rPr>
          <w:rFonts w:eastAsia="Times New Roman"/>
          <w:sz w:val="28"/>
          <w:szCs w:val="28"/>
          <w:lang w:val="vi-VN"/>
        </w:rPr>
        <w:t xml:space="preserve"> theo một quy tắc xác định trước.</w:t>
      </w:r>
    </w:p>
    <w:p w14:paraId="1476BDDA" w14:textId="3F238D58" w:rsidR="00E2336D" w:rsidRPr="00DC4FDF" w:rsidRDefault="00E2336D" w:rsidP="009116B3">
      <w:pPr>
        <w:spacing w:after="0" w:line="240" w:lineRule="auto"/>
        <w:ind w:firstLine="720"/>
        <w:rPr>
          <w:rFonts w:eastAsia="Times New Roman"/>
          <w:sz w:val="28"/>
          <w:szCs w:val="28"/>
          <w:lang w:val="vi-VN"/>
        </w:rPr>
      </w:pPr>
      <w:r w:rsidRPr="00DC4FDF">
        <w:rPr>
          <w:rFonts w:eastAsia="Times New Roman"/>
          <w:sz w:val="28"/>
          <w:szCs w:val="28"/>
          <w:lang w:val="vi-VN"/>
        </w:rPr>
        <w:t xml:space="preserve">Các </w:t>
      </w:r>
      <w:proofErr w:type="spellStart"/>
      <w:r w:rsidRPr="00DC4FDF">
        <w:rPr>
          <w:rFonts w:eastAsia="Times New Roman"/>
          <w:sz w:val="28"/>
          <w:szCs w:val="28"/>
          <w:lang w:val="vi-VN"/>
        </w:rPr>
        <w:t>bit</w:t>
      </w:r>
      <w:proofErr w:type="spellEnd"/>
      <w:r w:rsidRPr="00DC4FDF">
        <w:rPr>
          <w:rFonts w:eastAsia="Times New Roman"/>
          <w:sz w:val="28"/>
          <w:szCs w:val="28"/>
          <w:lang w:val="vi-VN"/>
        </w:rPr>
        <w:t xml:space="preserve"> của đầu vào được đánh số từ 1 đến 32 theo thứ tự từ trái sang phải. Theo bảng hoán vị P, </w:t>
      </w:r>
      <w:proofErr w:type="spellStart"/>
      <w:r w:rsidRPr="00DC4FDF">
        <w:rPr>
          <w:rFonts w:eastAsia="Times New Roman"/>
          <w:sz w:val="28"/>
          <w:szCs w:val="28"/>
          <w:lang w:val="vi-VN"/>
        </w:rPr>
        <w:t>bit</w:t>
      </w:r>
      <w:proofErr w:type="spellEnd"/>
      <w:r w:rsidRPr="00DC4FDF">
        <w:rPr>
          <w:rFonts w:eastAsia="Times New Roman"/>
          <w:sz w:val="28"/>
          <w:szCs w:val="28"/>
          <w:lang w:val="vi-VN"/>
        </w:rPr>
        <w:t xml:space="preserve"> đầu tiên của đầu ra sẽ là </w:t>
      </w:r>
      <w:proofErr w:type="spellStart"/>
      <w:r w:rsidRPr="00DC4FDF">
        <w:rPr>
          <w:rFonts w:eastAsia="Times New Roman"/>
          <w:sz w:val="28"/>
          <w:szCs w:val="28"/>
          <w:lang w:val="vi-VN"/>
        </w:rPr>
        <w:t>bit</w:t>
      </w:r>
      <w:proofErr w:type="spellEnd"/>
      <w:r w:rsidRPr="00DC4FDF">
        <w:rPr>
          <w:rFonts w:eastAsia="Times New Roman"/>
          <w:sz w:val="28"/>
          <w:szCs w:val="28"/>
          <w:lang w:val="vi-VN"/>
        </w:rPr>
        <w:t xml:space="preserve"> thứ 16 của đầu vào, </w:t>
      </w:r>
      <w:proofErr w:type="spellStart"/>
      <w:r w:rsidRPr="00DC4FDF">
        <w:rPr>
          <w:rFonts w:eastAsia="Times New Roman"/>
          <w:sz w:val="28"/>
          <w:szCs w:val="28"/>
          <w:lang w:val="vi-VN"/>
        </w:rPr>
        <w:t>bit</w:t>
      </w:r>
      <w:proofErr w:type="spellEnd"/>
      <w:r w:rsidRPr="00DC4FDF">
        <w:rPr>
          <w:rFonts w:eastAsia="Times New Roman"/>
          <w:sz w:val="28"/>
          <w:szCs w:val="28"/>
          <w:lang w:val="vi-VN"/>
        </w:rPr>
        <w:t xml:space="preserve"> thứ hai là </w:t>
      </w:r>
      <w:proofErr w:type="spellStart"/>
      <w:r w:rsidRPr="00DC4FDF">
        <w:rPr>
          <w:rFonts w:eastAsia="Times New Roman"/>
          <w:sz w:val="28"/>
          <w:szCs w:val="28"/>
          <w:lang w:val="vi-VN"/>
        </w:rPr>
        <w:t>bit</w:t>
      </w:r>
      <w:proofErr w:type="spellEnd"/>
      <w:r w:rsidRPr="00DC4FDF">
        <w:rPr>
          <w:rFonts w:eastAsia="Times New Roman"/>
          <w:sz w:val="28"/>
          <w:szCs w:val="28"/>
          <w:lang w:val="vi-VN"/>
        </w:rPr>
        <w:t xml:space="preserve"> thứ 7 và </w:t>
      </w:r>
      <w:proofErr w:type="spellStart"/>
      <w:r w:rsidRPr="00DC4FDF">
        <w:rPr>
          <w:rFonts w:eastAsia="Times New Roman"/>
          <w:sz w:val="28"/>
          <w:szCs w:val="28"/>
          <w:lang w:val="vi-VN"/>
        </w:rPr>
        <w:t>bit</w:t>
      </w:r>
      <w:proofErr w:type="spellEnd"/>
      <w:r w:rsidRPr="00DC4FDF">
        <w:rPr>
          <w:rFonts w:eastAsia="Times New Roman"/>
          <w:sz w:val="28"/>
          <w:szCs w:val="28"/>
          <w:lang w:val="vi-VN"/>
        </w:rPr>
        <w:t xml:space="preserve"> cuối cùng là </w:t>
      </w:r>
      <w:proofErr w:type="spellStart"/>
      <w:r w:rsidRPr="00DC4FDF">
        <w:rPr>
          <w:rFonts w:eastAsia="Times New Roman"/>
          <w:sz w:val="28"/>
          <w:szCs w:val="28"/>
          <w:lang w:val="vi-VN"/>
        </w:rPr>
        <w:t>bit</w:t>
      </w:r>
      <w:proofErr w:type="spellEnd"/>
      <w:r w:rsidRPr="00DC4FDF">
        <w:rPr>
          <w:rFonts w:eastAsia="Times New Roman"/>
          <w:sz w:val="28"/>
          <w:szCs w:val="28"/>
          <w:lang w:val="vi-VN"/>
        </w:rPr>
        <w:t xml:space="preserve"> thứ 25. Kết quả sau phép hoán vị P chính là giá trị của hàm mã hóa </w:t>
      </w:r>
      <m:oMath>
        <m:r>
          <w:rPr>
            <w:rFonts w:ascii="Cambria Math" w:eastAsia="Times New Roman" w:hAnsi="Cambria Math"/>
            <w:sz w:val="28"/>
            <w:szCs w:val="28"/>
            <w:lang w:val="vi-VN"/>
          </w:rPr>
          <m:t>f(R,K)</m:t>
        </m:r>
      </m:oMath>
      <w:r w:rsidRPr="00DC4FDF">
        <w:rPr>
          <w:rFonts w:eastAsia="Times New Roman"/>
          <w:sz w:val="28"/>
          <w:szCs w:val="28"/>
          <w:lang w:val="vi-VN"/>
        </w:rPr>
        <w:t>.</w:t>
      </w:r>
    </w:p>
    <w:p w14:paraId="4874A09F" w14:textId="77777777" w:rsidR="00E2336D" w:rsidRPr="00DC4FDF" w:rsidRDefault="00E2336D" w:rsidP="00E2336D">
      <w:pPr>
        <w:spacing w:after="0" w:line="240" w:lineRule="auto"/>
        <w:ind w:firstLine="720"/>
        <w:rPr>
          <w:rFonts w:eastAsia="Times New Roman"/>
          <w:sz w:val="28"/>
          <w:szCs w:val="28"/>
          <w:lang w:val="vi-VN"/>
        </w:rPr>
      </w:pPr>
    </w:p>
    <w:p w14:paraId="4532B180" w14:textId="49C4DE63" w:rsidR="00E2336D" w:rsidRPr="00DC4FDF" w:rsidRDefault="00E2336D" w:rsidP="009116B3">
      <w:pPr>
        <w:spacing w:after="0" w:line="240" w:lineRule="auto"/>
        <w:ind w:firstLine="720"/>
        <w:jc w:val="center"/>
        <w:rPr>
          <w:rFonts w:eastAsia="Times New Roman"/>
          <w:sz w:val="28"/>
          <w:szCs w:val="28"/>
          <w:lang w:val="vi-VN"/>
        </w:rPr>
      </w:pPr>
      <w:r w:rsidRPr="00DC4FDF">
        <w:rPr>
          <w:rFonts w:eastAsia="Times New Roman"/>
          <w:noProof/>
          <w:sz w:val="28"/>
          <w:szCs w:val="28"/>
          <w:lang w:val="vi-VN"/>
        </w:rPr>
        <w:drawing>
          <wp:inline distT="0" distB="0" distL="0" distR="0" wp14:anchorId="209454D5" wp14:editId="75873330">
            <wp:extent cx="3895725" cy="1362075"/>
            <wp:effectExtent l="0" t="0" r="0" b="0"/>
            <wp:docPr id="551150788" name="Ả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95725" cy="1362075"/>
                    </a:xfrm>
                    <a:prstGeom prst="rect">
                      <a:avLst/>
                    </a:prstGeom>
                    <a:noFill/>
                    <a:ln>
                      <a:noFill/>
                    </a:ln>
                  </pic:spPr>
                </pic:pic>
              </a:graphicData>
            </a:graphic>
          </wp:inline>
        </w:drawing>
      </w:r>
    </w:p>
    <w:p w14:paraId="0583D202" w14:textId="77777777" w:rsidR="00E2336D" w:rsidRPr="00DC4FDF" w:rsidRDefault="00E2336D" w:rsidP="00E2336D">
      <w:pPr>
        <w:spacing w:after="0" w:line="240" w:lineRule="auto"/>
        <w:ind w:firstLine="720"/>
        <w:rPr>
          <w:rFonts w:eastAsia="Times New Roman"/>
          <w:sz w:val="28"/>
          <w:szCs w:val="28"/>
          <w:lang w:val="vi-VN"/>
        </w:rPr>
      </w:pPr>
    </w:p>
    <w:p w14:paraId="58217191" w14:textId="77777777" w:rsidR="009116B3" w:rsidRPr="00DC4FDF" w:rsidRDefault="00E2336D" w:rsidP="009116B3">
      <w:pPr>
        <w:spacing w:after="0" w:line="240" w:lineRule="auto"/>
        <w:ind w:firstLine="720"/>
        <w:rPr>
          <w:rFonts w:eastAsia="Times New Roman"/>
          <w:sz w:val="28"/>
          <w:szCs w:val="28"/>
          <w:lang w:val="vi-VN"/>
        </w:rPr>
      </w:pPr>
      <w:r w:rsidRPr="00DC4FDF">
        <w:rPr>
          <w:rFonts w:eastAsia="Times New Roman"/>
          <w:sz w:val="28"/>
          <w:szCs w:val="28"/>
          <w:lang w:val="vi-VN"/>
        </w:rPr>
        <w:t>Hàm mã hóa DES được biểu diễn như sau:</w:t>
      </w:r>
    </w:p>
    <w:p w14:paraId="767B4A95" w14:textId="77822DBC" w:rsidR="00E2336D" w:rsidRPr="00DC4FDF" w:rsidRDefault="00E2336D" w:rsidP="009116B3">
      <w:pPr>
        <w:spacing w:after="0" w:line="240" w:lineRule="auto"/>
        <w:ind w:firstLine="720"/>
        <w:rPr>
          <w:rFonts w:eastAsia="Times New Roman"/>
          <w:sz w:val="28"/>
          <w:szCs w:val="28"/>
          <w:lang w:val="vi-VN"/>
        </w:rPr>
      </w:pPr>
      <m:oMathPara>
        <m:oMathParaPr>
          <m:jc m:val="center"/>
        </m:oMathParaPr>
        <m:oMath>
          <m:r>
            <w:rPr>
              <w:rFonts w:ascii="Cambria Math" w:eastAsia="Times New Roman" w:hAnsi="Cambria Math"/>
              <w:sz w:val="28"/>
              <w:szCs w:val="28"/>
            </w:rPr>
            <m:t>f(R,K)=P(S(E(R)⊕K))</m:t>
          </m:r>
          <m:r>
            <m:rPr>
              <m:sty m:val="p"/>
            </m:rPr>
            <w:rPr>
              <w:rFonts w:ascii="Cambria Math" w:eastAsia="Times New Roman" w:hAnsi="Cambria Math"/>
              <w:sz w:val="28"/>
              <w:szCs w:val="28"/>
            </w:rPr>
            <w:br/>
          </m:r>
        </m:oMath>
      </m:oMathPara>
    </w:p>
    <w:p w14:paraId="72E92625" w14:textId="77777777" w:rsidR="00E2336D" w:rsidRPr="00DC4FDF" w:rsidRDefault="00E2336D" w:rsidP="00E2336D">
      <w:pPr>
        <w:spacing w:after="0" w:line="240" w:lineRule="auto"/>
        <w:ind w:firstLine="720"/>
        <w:rPr>
          <w:rFonts w:eastAsia="Times New Roman"/>
          <w:sz w:val="28"/>
          <w:szCs w:val="28"/>
          <w:lang w:val="vi-VN"/>
        </w:rPr>
      </w:pPr>
      <w:r w:rsidRPr="00DC4FDF">
        <w:rPr>
          <w:rFonts w:eastAsia="Times New Roman"/>
          <w:sz w:val="28"/>
          <w:szCs w:val="28"/>
          <w:lang w:val="vi-VN"/>
        </w:rPr>
        <w:t>Trong đó:</w:t>
      </w:r>
    </w:p>
    <w:p w14:paraId="7569488F" w14:textId="6E0EBDCB" w:rsidR="00E2336D" w:rsidRPr="00DC4FDF" w:rsidRDefault="009116B3" w:rsidP="009116B3">
      <w:pPr>
        <w:tabs>
          <w:tab w:val="num" w:pos="720"/>
        </w:tabs>
        <w:spacing w:after="0" w:line="240" w:lineRule="auto"/>
        <w:ind w:left="1440"/>
        <w:rPr>
          <w:rFonts w:eastAsia="Times New Roman"/>
          <w:sz w:val="28"/>
          <w:szCs w:val="28"/>
          <w:lang w:val="vi-VN"/>
        </w:rPr>
      </w:pPr>
      <w:r w:rsidRPr="00DC4FDF">
        <w:rPr>
          <w:rFonts w:eastAsia="Times New Roman"/>
          <w:sz w:val="28"/>
          <w:szCs w:val="28"/>
          <w:lang w:val="vi-VN"/>
        </w:rPr>
        <w:t xml:space="preserve">- </w:t>
      </w:r>
      <m:oMath>
        <m:r>
          <w:rPr>
            <w:rFonts w:ascii="Cambria Math" w:eastAsia="Times New Roman" w:hAnsi="Cambria Math"/>
            <w:sz w:val="28"/>
            <w:szCs w:val="28"/>
            <w:lang w:val="vi-VN"/>
          </w:rPr>
          <m:t>E(R)</m:t>
        </m:r>
      </m:oMath>
      <w:r w:rsidR="00E2336D" w:rsidRPr="00DC4FDF">
        <w:rPr>
          <w:rFonts w:eastAsia="Times New Roman"/>
          <w:sz w:val="28"/>
          <w:szCs w:val="28"/>
          <w:lang w:val="vi-VN"/>
        </w:rPr>
        <w:t xml:space="preserve">: Hàm mở rộng biến đổi dữ liệu từ 32 bit thành 48 bit. </w:t>
      </w:r>
    </w:p>
    <w:p w14:paraId="63117E2C" w14:textId="3A591B93" w:rsidR="00E2336D" w:rsidRPr="00DC4FDF" w:rsidRDefault="009116B3" w:rsidP="009116B3">
      <w:pPr>
        <w:tabs>
          <w:tab w:val="num" w:pos="720"/>
        </w:tabs>
        <w:spacing w:after="0" w:line="240" w:lineRule="auto"/>
        <w:ind w:left="1440"/>
        <w:rPr>
          <w:rFonts w:eastAsia="Times New Roman"/>
          <w:sz w:val="28"/>
          <w:szCs w:val="28"/>
        </w:rPr>
      </w:pPr>
      <w:r w:rsidRPr="00DC4FDF">
        <w:rPr>
          <w:rFonts w:eastAsia="Times New Roman"/>
          <w:sz w:val="28"/>
          <w:szCs w:val="28"/>
          <w:lang w:val="vi-VN"/>
        </w:rPr>
        <w:t xml:space="preserve">- </w:t>
      </w:r>
      <m:oMath>
        <m:r>
          <w:rPr>
            <w:rFonts w:ascii="Cambria Math" w:eastAsia="Times New Roman" w:hAnsi="Cambria Math"/>
            <w:sz w:val="28"/>
            <w:szCs w:val="28"/>
          </w:rPr>
          <m:t>K</m:t>
        </m:r>
      </m:oMath>
      <w:r w:rsidR="00E2336D" w:rsidRPr="00DC4FDF">
        <w:rPr>
          <w:rFonts w:eastAsia="Times New Roman"/>
          <w:sz w:val="28"/>
          <w:szCs w:val="28"/>
        </w:rPr>
        <w:t xml:space="preserve">: Khóa vòng 48 bit. </w:t>
      </w:r>
    </w:p>
    <w:p w14:paraId="3122514D" w14:textId="5FB44739" w:rsidR="00E2336D" w:rsidRPr="00DC4FDF" w:rsidRDefault="009116B3" w:rsidP="009116B3">
      <w:pPr>
        <w:tabs>
          <w:tab w:val="num" w:pos="720"/>
        </w:tabs>
        <w:spacing w:after="0" w:line="240" w:lineRule="auto"/>
        <w:ind w:left="1440"/>
        <w:rPr>
          <w:rFonts w:eastAsia="Times New Roman"/>
          <w:sz w:val="28"/>
          <w:szCs w:val="28"/>
        </w:rPr>
      </w:pPr>
      <w:r w:rsidRPr="00DC4FDF">
        <w:rPr>
          <w:rFonts w:eastAsia="Times New Roman"/>
          <w:sz w:val="28"/>
          <w:szCs w:val="28"/>
          <w:lang w:val="vi-VN"/>
        </w:rPr>
        <w:t xml:space="preserve">- </w:t>
      </w:r>
      <m:oMath>
        <m:r>
          <w:rPr>
            <w:rFonts w:ascii="Cambria Math" w:eastAsia="Times New Roman" w:hAnsi="Cambria Math"/>
            <w:sz w:val="28"/>
            <w:szCs w:val="28"/>
          </w:rPr>
          <m:t>S</m:t>
        </m:r>
      </m:oMath>
      <w:r w:rsidR="00E2336D" w:rsidRPr="00DC4FDF">
        <w:rPr>
          <w:rFonts w:eastAsia="Times New Roman"/>
          <w:sz w:val="28"/>
          <w:szCs w:val="28"/>
        </w:rPr>
        <w:t xml:space="preserve">: Tập hợp 8 hộp thế S-Box. </w:t>
      </w:r>
    </w:p>
    <w:p w14:paraId="0C95BF5B" w14:textId="573CA26F" w:rsidR="00E2336D" w:rsidRPr="00DC4FDF" w:rsidRDefault="009116B3" w:rsidP="009116B3">
      <w:pPr>
        <w:tabs>
          <w:tab w:val="num" w:pos="720"/>
        </w:tabs>
        <w:spacing w:after="0" w:line="240" w:lineRule="auto"/>
        <w:ind w:left="1440"/>
        <w:rPr>
          <w:rFonts w:eastAsia="Times New Roman"/>
          <w:sz w:val="28"/>
          <w:szCs w:val="28"/>
        </w:rPr>
      </w:pPr>
      <w:r w:rsidRPr="00DC4FDF">
        <w:rPr>
          <w:rFonts w:eastAsia="Times New Roman"/>
          <w:sz w:val="28"/>
          <w:szCs w:val="28"/>
          <w:lang w:val="vi-VN"/>
        </w:rPr>
        <w:t xml:space="preserve">- </w:t>
      </w:r>
      <m:oMath>
        <m:r>
          <w:rPr>
            <w:rFonts w:ascii="Cambria Math" w:eastAsia="Times New Roman" w:hAnsi="Cambria Math"/>
            <w:sz w:val="28"/>
            <w:szCs w:val="28"/>
          </w:rPr>
          <m:t>P</m:t>
        </m:r>
      </m:oMath>
      <w:r w:rsidR="00E2336D" w:rsidRPr="00DC4FDF">
        <w:rPr>
          <w:rFonts w:eastAsia="Times New Roman"/>
          <w:sz w:val="28"/>
          <w:szCs w:val="28"/>
        </w:rPr>
        <w:t>: Phép hoán vị P.</w:t>
      </w:r>
    </w:p>
    <w:p w14:paraId="5324B7AB" w14:textId="128F7831" w:rsidR="003743B0" w:rsidRPr="00DC4FDF" w:rsidRDefault="003743B0" w:rsidP="003743B0">
      <w:pPr>
        <w:spacing w:before="60" w:after="60"/>
        <w:jc w:val="both"/>
        <w:rPr>
          <w:b/>
          <w:bCs/>
          <w:color w:val="000000"/>
          <w:sz w:val="28"/>
          <w:szCs w:val="28"/>
        </w:rPr>
      </w:pPr>
      <w:proofErr w:type="spellStart"/>
      <w:r w:rsidRPr="00DC4FDF">
        <w:rPr>
          <w:b/>
          <w:bCs/>
          <w:color w:val="000000"/>
          <w:sz w:val="28"/>
          <w:szCs w:val="28"/>
        </w:rPr>
        <w:t>Tính</w:t>
      </w:r>
      <w:proofErr w:type="spellEnd"/>
      <w:r w:rsidRPr="00DC4FDF">
        <w:rPr>
          <w:b/>
          <w:bCs/>
          <w:color w:val="000000"/>
          <w:sz w:val="28"/>
          <w:szCs w:val="28"/>
        </w:rPr>
        <w:t xml:space="preserve"> </w:t>
      </w:r>
      <w:proofErr w:type="spellStart"/>
      <w:r w:rsidRPr="00DC4FDF">
        <w:rPr>
          <w:b/>
          <w:bCs/>
          <w:color w:val="000000"/>
          <w:sz w:val="28"/>
          <w:szCs w:val="28"/>
        </w:rPr>
        <w:t>khóa</w:t>
      </w:r>
      <w:proofErr w:type="spellEnd"/>
      <w:r w:rsidRPr="00DC4FDF">
        <w:rPr>
          <w:b/>
          <w:bCs/>
          <w:color w:val="000000"/>
          <w:sz w:val="28"/>
          <w:szCs w:val="28"/>
        </w:rPr>
        <w:t xml:space="preserve"> </w:t>
      </w:r>
      <w:proofErr w:type="spellStart"/>
      <w:r w:rsidRPr="00DC4FDF">
        <w:rPr>
          <w:b/>
          <w:bCs/>
          <w:color w:val="000000"/>
          <w:sz w:val="28"/>
          <w:szCs w:val="28"/>
        </w:rPr>
        <w:t>vòng</w:t>
      </w:r>
      <w:proofErr w:type="spellEnd"/>
      <w:r w:rsidRPr="00DC4FDF">
        <w:rPr>
          <w:b/>
          <w:bCs/>
          <w:color w:val="000000"/>
          <w:sz w:val="28"/>
          <w:szCs w:val="28"/>
        </w:rPr>
        <w:t xml:space="preserve"> (Key Schedule - KS)</w:t>
      </w:r>
    </w:p>
    <w:p w14:paraId="42A6EAB2" w14:textId="77777777" w:rsidR="003743B0" w:rsidRPr="00DC4FDF" w:rsidRDefault="003743B0" w:rsidP="003743B0">
      <w:pPr>
        <w:spacing w:before="60" w:after="60"/>
        <w:ind w:firstLine="720"/>
        <w:jc w:val="both"/>
        <w:rPr>
          <w:color w:val="000000"/>
          <w:sz w:val="28"/>
          <w:szCs w:val="28"/>
        </w:rPr>
      </w:pPr>
      <w:r w:rsidRPr="00DC4FDF">
        <w:rPr>
          <w:color w:val="000000"/>
          <w:sz w:val="28"/>
          <w:szCs w:val="28"/>
        </w:rPr>
        <w:t xml:space="preserve">DES </w:t>
      </w:r>
      <w:proofErr w:type="spellStart"/>
      <w:r w:rsidRPr="00DC4FDF">
        <w:rPr>
          <w:color w:val="000000"/>
          <w:sz w:val="28"/>
          <w:szCs w:val="28"/>
        </w:rPr>
        <w:t>sử</w:t>
      </w:r>
      <w:proofErr w:type="spellEnd"/>
      <w:r w:rsidRPr="00DC4FDF">
        <w:rPr>
          <w:color w:val="000000"/>
          <w:sz w:val="28"/>
          <w:szCs w:val="28"/>
        </w:rPr>
        <w:t xml:space="preserve"> </w:t>
      </w:r>
      <w:proofErr w:type="spellStart"/>
      <w:r w:rsidRPr="00DC4FDF">
        <w:rPr>
          <w:color w:val="000000"/>
          <w:sz w:val="28"/>
          <w:szCs w:val="28"/>
        </w:rPr>
        <w:t>dụng</w:t>
      </w:r>
      <w:proofErr w:type="spellEnd"/>
      <w:r w:rsidRPr="00DC4FDF">
        <w:rPr>
          <w:color w:val="000000"/>
          <w:sz w:val="28"/>
          <w:szCs w:val="28"/>
        </w:rPr>
        <w:t xml:space="preserve"> </w:t>
      </w:r>
      <w:proofErr w:type="spellStart"/>
      <w:r w:rsidRPr="00DC4FDF">
        <w:rPr>
          <w:color w:val="000000"/>
          <w:sz w:val="28"/>
          <w:szCs w:val="28"/>
        </w:rPr>
        <w:t>khóa</w:t>
      </w:r>
      <w:proofErr w:type="spellEnd"/>
      <w:r w:rsidRPr="00DC4FDF">
        <w:rPr>
          <w:color w:val="000000"/>
          <w:sz w:val="28"/>
          <w:szCs w:val="28"/>
        </w:rPr>
        <w:t xml:space="preserve"> </w:t>
      </w:r>
      <w:proofErr w:type="spellStart"/>
      <w:r w:rsidRPr="00DC4FDF">
        <w:rPr>
          <w:color w:val="000000"/>
          <w:sz w:val="28"/>
          <w:szCs w:val="28"/>
        </w:rPr>
        <w:t>có</w:t>
      </w:r>
      <w:proofErr w:type="spellEnd"/>
      <w:r w:rsidRPr="00DC4FDF">
        <w:rPr>
          <w:color w:val="000000"/>
          <w:sz w:val="28"/>
          <w:szCs w:val="28"/>
        </w:rPr>
        <w:t xml:space="preserve"> </w:t>
      </w:r>
      <w:proofErr w:type="spellStart"/>
      <w:r w:rsidRPr="00DC4FDF">
        <w:rPr>
          <w:color w:val="000000"/>
          <w:sz w:val="28"/>
          <w:szCs w:val="28"/>
        </w:rPr>
        <w:t>độ</w:t>
      </w:r>
      <w:proofErr w:type="spellEnd"/>
      <w:r w:rsidRPr="00DC4FDF">
        <w:rPr>
          <w:color w:val="000000"/>
          <w:sz w:val="28"/>
          <w:szCs w:val="28"/>
        </w:rPr>
        <w:t xml:space="preserve"> </w:t>
      </w:r>
      <w:proofErr w:type="spellStart"/>
      <w:r w:rsidRPr="00DC4FDF">
        <w:rPr>
          <w:color w:val="000000"/>
          <w:sz w:val="28"/>
          <w:szCs w:val="28"/>
        </w:rPr>
        <w:t>dài</w:t>
      </w:r>
      <w:proofErr w:type="spellEnd"/>
      <w:r w:rsidRPr="00DC4FDF">
        <w:rPr>
          <w:color w:val="000000"/>
          <w:sz w:val="28"/>
          <w:szCs w:val="28"/>
        </w:rPr>
        <w:t xml:space="preserve"> 64 bit, </w:t>
      </w:r>
      <w:proofErr w:type="spellStart"/>
      <w:r w:rsidRPr="00DC4FDF">
        <w:rPr>
          <w:color w:val="000000"/>
          <w:sz w:val="28"/>
          <w:szCs w:val="28"/>
        </w:rPr>
        <w:t>tuy</w:t>
      </w:r>
      <w:proofErr w:type="spellEnd"/>
      <w:r w:rsidRPr="00DC4FDF">
        <w:rPr>
          <w:color w:val="000000"/>
          <w:sz w:val="28"/>
          <w:szCs w:val="28"/>
        </w:rPr>
        <w:t xml:space="preserve"> </w:t>
      </w:r>
      <w:proofErr w:type="spellStart"/>
      <w:r w:rsidRPr="00DC4FDF">
        <w:rPr>
          <w:color w:val="000000"/>
          <w:sz w:val="28"/>
          <w:szCs w:val="28"/>
        </w:rPr>
        <w:t>nhiên</w:t>
      </w:r>
      <w:proofErr w:type="spellEnd"/>
      <w:r w:rsidRPr="00DC4FDF">
        <w:rPr>
          <w:color w:val="000000"/>
          <w:sz w:val="28"/>
          <w:szCs w:val="28"/>
        </w:rPr>
        <w:t xml:space="preserve"> </w:t>
      </w:r>
      <w:proofErr w:type="spellStart"/>
      <w:r w:rsidRPr="00DC4FDF">
        <w:rPr>
          <w:color w:val="000000"/>
          <w:sz w:val="28"/>
          <w:szCs w:val="28"/>
        </w:rPr>
        <w:t>chỉ</w:t>
      </w:r>
      <w:proofErr w:type="spellEnd"/>
      <w:r w:rsidRPr="00DC4FDF">
        <w:rPr>
          <w:color w:val="000000"/>
          <w:sz w:val="28"/>
          <w:szCs w:val="28"/>
        </w:rPr>
        <w:t xml:space="preserve"> </w:t>
      </w:r>
      <w:proofErr w:type="spellStart"/>
      <w:r w:rsidRPr="00DC4FDF">
        <w:rPr>
          <w:color w:val="000000"/>
          <w:sz w:val="28"/>
          <w:szCs w:val="28"/>
        </w:rPr>
        <w:t>có</w:t>
      </w:r>
      <w:proofErr w:type="spellEnd"/>
      <w:r w:rsidRPr="00DC4FDF">
        <w:rPr>
          <w:color w:val="000000"/>
          <w:sz w:val="28"/>
          <w:szCs w:val="28"/>
        </w:rPr>
        <w:t xml:space="preserve"> </w:t>
      </w:r>
      <w:proofErr w:type="gramStart"/>
      <w:r w:rsidRPr="00DC4FDF">
        <w:rPr>
          <w:color w:val="000000"/>
          <w:sz w:val="28"/>
          <w:szCs w:val="28"/>
        </w:rPr>
        <w:t>56 bit</w:t>
      </w:r>
      <w:proofErr w:type="gramEnd"/>
      <w:r w:rsidRPr="00DC4FDF">
        <w:rPr>
          <w:color w:val="000000"/>
          <w:sz w:val="28"/>
          <w:szCs w:val="28"/>
        </w:rPr>
        <w:t xml:space="preserve"> </w:t>
      </w:r>
      <w:proofErr w:type="spellStart"/>
      <w:r w:rsidRPr="00DC4FDF">
        <w:rPr>
          <w:color w:val="000000"/>
          <w:sz w:val="28"/>
          <w:szCs w:val="28"/>
        </w:rPr>
        <w:t>được</w:t>
      </w:r>
      <w:proofErr w:type="spellEnd"/>
      <w:r w:rsidRPr="00DC4FDF">
        <w:rPr>
          <w:color w:val="000000"/>
          <w:sz w:val="28"/>
          <w:szCs w:val="28"/>
        </w:rPr>
        <w:t xml:space="preserve"> </w:t>
      </w:r>
      <w:proofErr w:type="spellStart"/>
      <w:r w:rsidRPr="00DC4FDF">
        <w:rPr>
          <w:color w:val="000000"/>
          <w:sz w:val="28"/>
          <w:szCs w:val="28"/>
        </w:rPr>
        <w:t>dùng</w:t>
      </w:r>
      <w:proofErr w:type="spellEnd"/>
      <w:r w:rsidRPr="00DC4FDF">
        <w:rPr>
          <w:color w:val="000000"/>
          <w:sz w:val="28"/>
          <w:szCs w:val="28"/>
        </w:rPr>
        <w:t xml:space="preserve"> </w:t>
      </w:r>
      <w:proofErr w:type="spellStart"/>
      <w:r w:rsidRPr="00DC4FDF">
        <w:rPr>
          <w:color w:val="000000"/>
          <w:sz w:val="28"/>
          <w:szCs w:val="28"/>
        </w:rPr>
        <w:t>để</w:t>
      </w:r>
      <w:proofErr w:type="spellEnd"/>
      <w:r w:rsidRPr="00DC4FDF">
        <w:rPr>
          <w:color w:val="000000"/>
          <w:sz w:val="28"/>
          <w:szCs w:val="28"/>
        </w:rPr>
        <w:t xml:space="preserve"> </w:t>
      </w:r>
      <w:proofErr w:type="spellStart"/>
      <w:r w:rsidRPr="00DC4FDF">
        <w:rPr>
          <w:color w:val="000000"/>
          <w:sz w:val="28"/>
          <w:szCs w:val="28"/>
        </w:rPr>
        <w:t>tạo</w:t>
      </w:r>
      <w:proofErr w:type="spellEnd"/>
      <w:r w:rsidRPr="00DC4FDF">
        <w:rPr>
          <w:color w:val="000000"/>
          <w:sz w:val="28"/>
          <w:szCs w:val="28"/>
        </w:rPr>
        <w:t xml:space="preserve"> </w:t>
      </w:r>
      <w:proofErr w:type="spellStart"/>
      <w:r w:rsidRPr="00DC4FDF">
        <w:rPr>
          <w:color w:val="000000"/>
          <w:sz w:val="28"/>
          <w:szCs w:val="28"/>
        </w:rPr>
        <w:t>các</w:t>
      </w:r>
      <w:proofErr w:type="spellEnd"/>
      <w:r w:rsidRPr="00DC4FDF">
        <w:rPr>
          <w:color w:val="000000"/>
          <w:sz w:val="28"/>
          <w:szCs w:val="28"/>
        </w:rPr>
        <w:t xml:space="preserve"> </w:t>
      </w:r>
      <w:proofErr w:type="spellStart"/>
      <w:r w:rsidRPr="00DC4FDF">
        <w:rPr>
          <w:color w:val="000000"/>
          <w:sz w:val="28"/>
          <w:szCs w:val="28"/>
        </w:rPr>
        <w:t>khóa</w:t>
      </w:r>
      <w:proofErr w:type="spellEnd"/>
      <w:r w:rsidRPr="00DC4FDF">
        <w:rPr>
          <w:color w:val="000000"/>
          <w:sz w:val="28"/>
          <w:szCs w:val="28"/>
        </w:rPr>
        <w:t xml:space="preserve"> </w:t>
      </w:r>
      <w:proofErr w:type="spellStart"/>
      <w:r w:rsidRPr="00DC4FDF">
        <w:rPr>
          <w:color w:val="000000"/>
          <w:sz w:val="28"/>
          <w:szCs w:val="28"/>
        </w:rPr>
        <w:t>vòng</w:t>
      </w:r>
      <w:proofErr w:type="spellEnd"/>
      <w:r w:rsidRPr="00DC4FDF">
        <w:rPr>
          <w:color w:val="000000"/>
          <w:sz w:val="28"/>
          <w:szCs w:val="28"/>
        </w:rPr>
        <w:t xml:space="preserve">. </w:t>
      </w:r>
      <w:proofErr w:type="gramStart"/>
      <w:r w:rsidRPr="00DC4FDF">
        <w:rPr>
          <w:color w:val="000000"/>
          <w:sz w:val="28"/>
          <w:szCs w:val="28"/>
        </w:rPr>
        <w:t>8 bit</w:t>
      </w:r>
      <w:proofErr w:type="gramEnd"/>
      <w:r w:rsidRPr="00DC4FDF">
        <w:rPr>
          <w:color w:val="000000"/>
          <w:sz w:val="28"/>
          <w:szCs w:val="28"/>
        </w:rPr>
        <w:t xml:space="preserve"> </w:t>
      </w:r>
      <w:proofErr w:type="spellStart"/>
      <w:r w:rsidRPr="00DC4FDF">
        <w:rPr>
          <w:color w:val="000000"/>
          <w:sz w:val="28"/>
          <w:szCs w:val="28"/>
        </w:rPr>
        <w:t>còn</w:t>
      </w:r>
      <w:proofErr w:type="spellEnd"/>
      <w:r w:rsidRPr="00DC4FDF">
        <w:rPr>
          <w:color w:val="000000"/>
          <w:sz w:val="28"/>
          <w:szCs w:val="28"/>
        </w:rPr>
        <w:t xml:space="preserve"> </w:t>
      </w:r>
      <w:proofErr w:type="spellStart"/>
      <w:r w:rsidRPr="00DC4FDF">
        <w:rPr>
          <w:color w:val="000000"/>
          <w:sz w:val="28"/>
          <w:szCs w:val="28"/>
        </w:rPr>
        <w:t>lại</w:t>
      </w:r>
      <w:proofErr w:type="spellEnd"/>
      <w:r w:rsidRPr="00DC4FDF">
        <w:rPr>
          <w:color w:val="000000"/>
          <w:sz w:val="28"/>
          <w:szCs w:val="28"/>
        </w:rPr>
        <w:t xml:space="preserve"> </w:t>
      </w:r>
      <w:proofErr w:type="spellStart"/>
      <w:r w:rsidRPr="00DC4FDF">
        <w:rPr>
          <w:color w:val="000000"/>
          <w:sz w:val="28"/>
          <w:szCs w:val="28"/>
        </w:rPr>
        <w:t>là</w:t>
      </w:r>
      <w:proofErr w:type="spellEnd"/>
      <w:r w:rsidRPr="00DC4FDF">
        <w:rPr>
          <w:color w:val="000000"/>
          <w:sz w:val="28"/>
          <w:szCs w:val="28"/>
        </w:rPr>
        <w:t xml:space="preserve"> </w:t>
      </w:r>
      <w:proofErr w:type="spellStart"/>
      <w:r w:rsidRPr="00DC4FDF">
        <w:rPr>
          <w:color w:val="000000"/>
          <w:sz w:val="28"/>
          <w:szCs w:val="28"/>
        </w:rPr>
        <w:t>các</w:t>
      </w:r>
      <w:proofErr w:type="spellEnd"/>
      <w:r w:rsidRPr="00DC4FDF">
        <w:rPr>
          <w:color w:val="000000"/>
          <w:sz w:val="28"/>
          <w:szCs w:val="28"/>
        </w:rPr>
        <w:t xml:space="preserve"> bit </w:t>
      </w:r>
      <w:proofErr w:type="spellStart"/>
      <w:r w:rsidRPr="00DC4FDF">
        <w:rPr>
          <w:color w:val="000000"/>
          <w:sz w:val="28"/>
          <w:szCs w:val="28"/>
        </w:rPr>
        <w:t>kiểm</w:t>
      </w:r>
      <w:proofErr w:type="spellEnd"/>
      <w:r w:rsidRPr="00DC4FDF">
        <w:rPr>
          <w:color w:val="000000"/>
          <w:sz w:val="28"/>
          <w:szCs w:val="28"/>
        </w:rPr>
        <w:t xml:space="preserve"> </w:t>
      </w:r>
      <w:proofErr w:type="spellStart"/>
      <w:r w:rsidRPr="00DC4FDF">
        <w:rPr>
          <w:color w:val="000000"/>
          <w:sz w:val="28"/>
          <w:szCs w:val="28"/>
        </w:rPr>
        <w:t>tra</w:t>
      </w:r>
      <w:proofErr w:type="spellEnd"/>
      <w:r w:rsidRPr="00DC4FDF">
        <w:rPr>
          <w:color w:val="000000"/>
          <w:sz w:val="28"/>
          <w:szCs w:val="28"/>
        </w:rPr>
        <w:t xml:space="preserve"> </w:t>
      </w:r>
      <w:proofErr w:type="spellStart"/>
      <w:r w:rsidRPr="00DC4FDF">
        <w:rPr>
          <w:color w:val="000000"/>
          <w:sz w:val="28"/>
          <w:szCs w:val="28"/>
        </w:rPr>
        <w:t>chẵn</w:t>
      </w:r>
      <w:proofErr w:type="spellEnd"/>
      <w:r w:rsidRPr="00DC4FDF">
        <w:rPr>
          <w:color w:val="000000"/>
          <w:sz w:val="28"/>
          <w:szCs w:val="28"/>
        </w:rPr>
        <w:t xml:space="preserve"> </w:t>
      </w:r>
      <w:proofErr w:type="spellStart"/>
      <w:r w:rsidRPr="00DC4FDF">
        <w:rPr>
          <w:color w:val="000000"/>
          <w:sz w:val="28"/>
          <w:szCs w:val="28"/>
        </w:rPr>
        <w:t>lẻ</w:t>
      </w:r>
      <w:proofErr w:type="spellEnd"/>
      <w:r w:rsidRPr="00DC4FDF">
        <w:rPr>
          <w:color w:val="000000"/>
          <w:sz w:val="28"/>
          <w:szCs w:val="28"/>
        </w:rPr>
        <w:t xml:space="preserve"> (parity bit), </w:t>
      </w:r>
      <w:proofErr w:type="spellStart"/>
      <w:r w:rsidRPr="00DC4FDF">
        <w:rPr>
          <w:color w:val="000000"/>
          <w:sz w:val="28"/>
          <w:szCs w:val="28"/>
        </w:rPr>
        <w:t>được</w:t>
      </w:r>
      <w:proofErr w:type="spellEnd"/>
      <w:r w:rsidRPr="00DC4FDF">
        <w:rPr>
          <w:color w:val="000000"/>
          <w:sz w:val="28"/>
          <w:szCs w:val="28"/>
        </w:rPr>
        <w:t xml:space="preserve"> </w:t>
      </w:r>
      <w:proofErr w:type="spellStart"/>
      <w:r w:rsidRPr="00DC4FDF">
        <w:rPr>
          <w:color w:val="000000"/>
          <w:sz w:val="28"/>
          <w:szCs w:val="28"/>
        </w:rPr>
        <w:t>đặt</w:t>
      </w:r>
      <w:proofErr w:type="spellEnd"/>
      <w:r w:rsidRPr="00DC4FDF">
        <w:rPr>
          <w:color w:val="000000"/>
          <w:sz w:val="28"/>
          <w:szCs w:val="28"/>
        </w:rPr>
        <w:t xml:space="preserve"> </w:t>
      </w:r>
      <w:proofErr w:type="spellStart"/>
      <w:r w:rsidRPr="00DC4FDF">
        <w:rPr>
          <w:color w:val="000000"/>
          <w:sz w:val="28"/>
          <w:szCs w:val="28"/>
        </w:rPr>
        <w:t>tại</w:t>
      </w:r>
      <w:proofErr w:type="spellEnd"/>
      <w:r w:rsidRPr="00DC4FDF">
        <w:rPr>
          <w:color w:val="000000"/>
          <w:sz w:val="28"/>
          <w:szCs w:val="28"/>
        </w:rPr>
        <w:t xml:space="preserve"> </w:t>
      </w:r>
      <w:proofErr w:type="spellStart"/>
      <w:r w:rsidRPr="00DC4FDF">
        <w:rPr>
          <w:color w:val="000000"/>
          <w:sz w:val="28"/>
          <w:szCs w:val="28"/>
        </w:rPr>
        <w:t>các</w:t>
      </w:r>
      <w:proofErr w:type="spellEnd"/>
      <w:r w:rsidRPr="00DC4FDF">
        <w:rPr>
          <w:color w:val="000000"/>
          <w:sz w:val="28"/>
          <w:szCs w:val="28"/>
        </w:rPr>
        <w:t xml:space="preserve"> </w:t>
      </w:r>
      <w:proofErr w:type="spellStart"/>
      <w:r w:rsidRPr="00DC4FDF">
        <w:rPr>
          <w:color w:val="000000"/>
          <w:sz w:val="28"/>
          <w:szCs w:val="28"/>
        </w:rPr>
        <w:t>vị</w:t>
      </w:r>
      <w:proofErr w:type="spellEnd"/>
      <w:r w:rsidRPr="00DC4FDF">
        <w:rPr>
          <w:color w:val="000000"/>
          <w:sz w:val="28"/>
          <w:szCs w:val="28"/>
        </w:rPr>
        <w:t xml:space="preserve"> </w:t>
      </w:r>
      <w:proofErr w:type="spellStart"/>
      <w:r w:rsidRPr="00DC4FDF">
        <w:rPr>
          <w:color w:val="000000"/>
          <w:sz w:val="28"/>
          <w:szCs w:val="28"/>
        </w:rPr>
        <w:t>trí</w:t>
      </w:r>
      <w:proofErr w:type="spellEnd"/>
      <w:r w:rsidRPr="00DC4FDF">
        <w:rPr>
          <w:color w:val="000000"/>
          <w:sz w:val="28"/>
          <w:szCs w:val="28"/>
        </w:rPr>
        <w:t xml:space="preserve"> 8, 16, 24, 32, 40, 48, 56 </w:t>
      </w:r>
      <w:proofErr w:type="spellStart"/>
      <w:r w:rsidRPr="00DC4FDF">
        <w:rPr>
          <w:color w:val="000000"/>
          <w:sz w:val="28"/>
          <w:szCs w:val="28"/>
        </w:rPr>
        <w:t>và</w:t>
      </w:r>
      <w:proofErr w:type="spellEnd"/>
      <w:r w:rsidRPr="00DC4FDF">
        <w:rPr>
          <w:color w:val="000000"/>
          <w:sz w:val="28"/>
          <w:szCs w:val="28"/>
        </w:rPr>
        <w:t xml:space="preserve"> 64. Các bit </w:t>
      </w:r>
      <w:proofErr w:type="spellStart"/>
      <w:r w:rsidRPr="00DC4FDF">
        <w:rPr>
          <w:color w:val="000000"/>
          <w:sz w:val="28"/>
          <w:szCs w:val="28"/>
        </w:rPr>
        <w:t>này</w:t>
      </w:r>
      <w:proofErr w:type="spellEnd"/>
      <w:r w:rsidRPr="00DC4FDF">
        <w:rPr>
          <w:color w:val="000000"/>
          <w:sz w:val="28"/>
          <w:szCs w:val="28"/>
        </w:rPr>
        <w:t xml:space="preserve"> </w:t>
      </w:r>
      <w:proofErr w:type="spellStart"/>
      <w:r w:rsidRPr="00DC4FDF">
        <w:rPr>
          <w:color w:val="000000"/>
          <w:sz w:val="28"/>
          <w:szCs w:val="28"/>
        </w:rPr>
        <w:t>được</w:t>
      </w:r>
      <w:proofErr w:type="spellEnd"/>
      <w:r w:rsidRPr="00DC4FDF">
        <w:rPr>
          <w:color w:val="000000"/>
          <w:sz w:val="28"/>
          <w:szCs w:val="28"/>
        </w:rPr>
        <w:t xml:space="preserve"> </w:t>
      </w:r>
      <w:proofErr w:type="spellStart"/>
      <w:r w:rsidRPr="00DC4FDF">
        <w:rPr>
          <w:color w:val="000000"/>
          <w:sz w:val="28"/>
          <w:szCs w:val="28"/>
        </w:rPr>
        <w:t>sử</w:t>
      </w:r>
      <w:proofErr w:type="spellEnd"/>
      <w:r w:rsidRPr="00DC4FDF">
        <w:rPr>
          <w:color w:val="000000"/>
          <w:sz w:val="28"/>
          <w:szCs w:val="28"/>
        </w:rPr>
        <w:t xml:space="preserve"> </w:t>
      </w:r>
      <w:proofErr w:type="spellStart"/>
      <w:r w:rsidRPr="00DC4FDF">
        <w:rPr>
          <w:color w:val="000000"/>
          <w:sz w:val="28"/>
          <w:szCs w:val="28"/>
        </w:rPr>
        <w:t>dụng</w:t>
      </w:r>
      <w:proofErr w:type="spellEnd"/>
      <w:r w:rsidRPr="00DC4FDF">
        <w:rPr>
          <w:color w:val="000000"/>
          <w:sz w:val="28"/>
          <w:szCs w:val="28"/>
        </w:rPr>
        <w:t xml:space="preserve"> </w:t>
      </w:r>
      <w:proofErr w:type="spellStart"/>
      <w:r w:rsidRPr="00DC4FDF">
        <w:rPr>
          <w:color w:val="000000"/>
          <w:sz w:val="28"/>
          <w:szCs w:val="28"/>
        </w:rPr>
        <w:t>để</w:t>
      </w:r>
      <w:proofErr w:type="spellEnd"/>
      <w:r w:rsidRPr="00DC4FDF">
        <w:rPr>
          <w:color w:val="000000"/>
          <w:sz w:val="28"/>
          <w:szCs w:val="28"/>
        </w:rPr>
        <w:t xml:space="preserve"> </w:t>
      </w:r>
      <w:proofErr w:type="spellStart"/>
      <w:r w:rsidRPr="00DC4FDF">
        <w:rPr>
          <w:color w:val="000000"/>
          <w:sz w:val="28"/>
          <w:szCs w:val="28"/>
        </w:rPr>
        <w:t>kiểm</w:t>
      </w:r>
      <w:proofErr w:type="spellEnd"/>
      <w:r w:rsidRPr="00DC4FDF">
        <w:rPr>
          <w:color w:val="000000"/>
          <w:sz w:val="28"/>
          <w:szCs w:val="28"/>
        </w:rPr>
        <w:t xml:space="preserve"> </w:t>
      </w:r>
      <w:proofErr w:type="spellStart"/>
      <w:r w:rsidRPr="00DC4FDF">
        <w:rPr>
          <w:color w:val="000000"/>
          <w:sz w:val="28"/>
          <w:szCs w:val="28"/>
        </w:rPr>
        <w:t>tra</w:t>
      </w:r>
      <w:proofErr w:type="spellEnd"/>
      <w:r w:rsidRPr="00DC4FDF">
        <w:rPr>
          <w:color w:val="000000"/>
          <w:sz w:val="28"/>
          <w:szCs w:val="28"/>
        </w:rPr>
        <w:t xml:space="preserve"> </w:t>
      </w:r>
      <w:proofErr w:type="spellStart"/>
      <w:r w:rsidRPr="00DC4FDF">
        <w:rPr>
          <w:color w:val="000000"/>
          <w:sz w:val="28"/>
          <w:szCs w:val="28"/>
        </w:rPr>
        <w:t>lỗi</w:t>
      </w:r>
      <w:proofErr w:type="spellEnd"/>
      <w:r w:rsidRPr="00DC4FDF">
        <w:rPr>
          <w:color w:val="000000"/>
          <w:sz w:val="28"/>
          <w:szCs w:val="28"/>
        </w:rPr>
        <w:t xml:space="preserve"> </w:t>
      </w:r>
      <w:proofErr w:type="spellStart"/>
      <w:r w:rsidRPr="00DC4FDF">
        <w:rPr>
          <w:color w:val="000000"/>
          <w:sz w:val="28"/>
          <w:szCs w:val="28"/>
        </w:rPr>
        <w:t>trong</w:t>
      </w:r>
      <w:proofErr w:type="spellEnd"/>
      <w:r w:rsidRPr="00DC4FDF">
        <w:rPr>
          <w:color w:val="000000"/>
          <w:sz w:val="28"/>
          <w:szCs w:val="28"/>
        </w:rPr>
        <w:t xml:space="preserve"> </w:t>
      </w:r>
      <w:proofErr w:type="spellStart"/>
      <w:r w:rsidRPr="00DC4FDF">
        <w:rPr>
          <w:color w:val="000000"/>
          <w:sz w:val="28"/>
          <w:szCs w:val="28"/>
        </w:rPr>
        <w:t>quá</w:t>
      </w:r>
      <w:proofErr w:type="spellEnd"/>
      <w:r w:rsidRPr="00DC4FDF">
        <w:rPr>
          <w:color w:val="000000"/>
          <w:sz w:val="28"/>
          <w:szCs w:val="28"/>
        </w:rPr>
        <w:t xml:space="preserve"> </w:t>
      </w:r>
      <w:proofErr w:type="spellStart"/>
      <w:r w:rsidRPr="00DC4FDF">
        <w:rPr>
          <w:color w:val="000000"/>
          <w:sz w:val="28"/>
          <w:szCs w:val="28"/>
        </w:rPr>
        <w:t>trình</w:t>
      </w:r>
      <w:proofErr w:type="spellEnd"/>
      <w:r w:rsidRPr="00DC4FDF">
        <w:rPr>
          <w:color w:val="000000"/>
          <w:sz w:val="28"/>
          <w:szCs w:val="28"/>
        </w:rPr>
        <w:t xml:space="preserve"> </w:t>
      </w:r>
      <w:proofErr w:type="spellStart"/>
      <w:r w:rsidRPr="00DC4FDF">
        <w:rPr>
          <w:color w:val="000000"/>
          <w:sz w:val="28"/>
          <w:szCs w:val="28"/>
        </w:rPr>
        <w:t>truyền</w:t>
      </w:r>
      <w:proofErr w:type="spellEnd"/>
      <w:r w:rsidRPr="00DC4FDF">
        <w:rPr>
          <w:color w:val="000000"/>
          <w:sz w:val="28"/>
          <w:szCs w:val="28"/>
        </w:rPr>
        <w:t xml:space="preserve"> </w:t>
      </w:r>
      <w:proofErr w:type="spellStart"/>
      <w:r w:rsidRPr="00DC4FDF">
        <w:rPr>
          <w:color w:val="000000"/>
          <w:sz w:val="28"/>
          <w:szCs w:val="28"/>
        </w:rPr>
        <w:t>khóa</w:t>
      </w:r>
      <w:proofErr w:type="spellEnd"/>
      <w:r w:rsidRPr="00DC4FDF">
        <w:rPr>
          <w:color w:val="000000"/>
          <w:sz w:val="28"/>
          <w:szCs w:val="28"/>
        </w:rPr>
        <w:t xml:space="preserve"> </w:t>
      </w:r>
      <w:proofErr w:type="spellStart"/>
      <w:r w:rsidRPr="00DC4FDF">
        <w:rPr>
          <w:color w:val="000000"/>
          <w:sz w:val="28"/>
          <w:szCs w:val="28"/>
        </w:rPr>
        <w:t>và</w:t>
      </w:r>
      <w:proofErr w:type="spellEnd"/>
      <w:r w:rsidRPr="00DC4FDF">
        <w:rPr>
          <w:color w:val="000000"/>
          <w:sz w:val="28"/>
          <w:szCs w:val="28"/>
        </w:rPr>
        <w:t xml:space="preserve"> </w:t>
      </w:r>
      <w:proofErr w:type="spellStart"/>
      <w:r w:rsidRPr="00DC4FDF">
        <w:rPr>
          <w:color w:val="000000"/>
          <w:sz w:val="28"/>
          <w:szCs w:val="28"/>
        </w:rPr>
        <w:t>không</w:t>
      </w:r>
      <w:proofErr w:type="spellEnd"/>
      <w:r w:rsidRPr="00DC4FDF">
        <w:rPr>
          <w:color w:val="000000"/>
          <w:sz w:val="28"/>
          <w:szCs w:val="28"/>
        </w:rPr>
        <w:t xml:space="preserve"> </w:t>
      </w:r>
      <w:proofErr w:type="spellStart"/>
      <w:r w:rsidRPr="00DC4FDF">
        <w:rPr>
          <w:color w:val="000000"/>
          <w:sz w:val="28"/>
          <w:szCs w:val="28"/>
        </w:rPr>
        <w:t>tham</w:t>
      </w:r>
      <w:proofErr w:type="spellEnd"/>
      <w:r w:rsidRPr="00DC4FDF">
        <w:rPr>
          <w:color w:val="000000"/>
          <w:sz w:val="28"/>
          <w:szCs w:val="28"/>
        </w:rPr>
        <w:t xml:space="preserve"> </w:t>
      </w:r>
      <w:proofErr w:type="spellStart"/>
      <w:r w:rsidRPr="00DC4FDF">
        <w:rPr>
          <w:color w:val="000000"/>
          <w:sz w:val="28"/>
          <w:szCs w:val="28"/>
        </w:rPr>
        <w:t>gia</w:t>
      </w:r>
      <w:proofErr w:type="spellEnd"/>
      <w:r w:rsidRPr="00DC4FDF">
        <w:rPr>
          <w:color w:val="000000"/>
          <w:sz w:val="28"/>
          <w:szCs w:val="28"/>
        </w:rPr>
        <w:t xml:space="preserve"> </w:t>
      </w:r>
      <w:proofErr w:type="spellStart"/>
      <w:r w:rsidRPr="00DC4FDF">
        <w:rPr>
          <w:color w:val="000000"/>
          <w:sz w:val="28"/>
          <w:szCs w:val="28"/>
        </w:rPr>
        <w:t>vào</w:t>
      </w:r>
      <w:proofErr w:type="spellEnd"/>
      <w:r w:rsidRPr="00DC4FDF">
        <w:rPr>
          <w:color w:val="000000"/>
          <w:sz w:val="28"/>
          <w:szCs w:val="28"/>
        </w:rPr>
        <w:t xml:space="preserve"> </w:t>
      </w:r>
      <w:proofErr w:type="spellStart"/>
      <w:r w:rsidRPr="00DC4FDF">
        <w:rPr>
          <w:color w:val="000000"/>
          <w:sz w:val="28"/>
          <w:szCs w:val="28"/>
        </w:rPr>
        <w:t>quá</w:t>
      </w:r>
      <w:proofErr w:type="spellEnd"/>
      <w:r w:rsidRPr="00DC4FDF">
        <w:rPr>
          <w:color w:val="000000"/>
          <w:sz w:val="28"/>
          <w:szCs w:val="28"/>
        </w:rPr>
        <w:t xml:space="preserve"> </w:t>
      </w:r>
      <w:proofErr w:type="spellStart"/>
      <w:r w:rsidRPr="00DC4FDF">
        <w:rPr>
          <w:color w:val="000000"/>
          <w:sz w:val="28"/>
          <w:szCs w:val="28"/>
        </w:rPr>
        <w:t>trình</w:t>
      </w:r>
      <w:proofErr w:type="spellEnd"/>
      <w:r w:rsidRPr="00DC4FDF">
        <w:rPr>
          <w:color w:val="000000"/>
          <w:sz w:val="28"/>
          <w:szCs w:val="28"/>
        </w:rPr>
        <w:t xml:space="preserve"> </w:t>
      </w:r>
      <w:proofErr w:type="spellStart"/>
      <w:r w:rsidRPr="00DC4FDF">
        <w:rPr>
          <w:color w:val="000000"/>
          <w:sz w:val="28"/>
          <w:szCs w:val="28"/>
        </w:rPr>
        <w:t>mã</w:t>
      </w:r>
      <w:proofErr w:type="spellEnd"/>
      <w:r w:rsidRPr="00DC4FDF">
        <w:rPr>
          <w:color w:val="000000"/>
          <w:sz w:val="28"/>
          <w:szCs w:val="28"/>
        </w:rPr>
        <w:t xml:space="preserve"> </w:t>
      </w:r>
      <w:proofErr w:type="spellStart"/>
      <w:r w:rsidRPr="00DC4FDF">
        <w:rPr>
          <w:color w:val="000000"/>
          <w:sz w:val="28"/>
          <w:szCs w:val="28"/>
        </w:rPr>
        <w:t>hóa</w:t>
      </w:r>
      <w:proofErr w:type="spellEnd"/>
      <w:r w:rsidRPr="00DC4FDF">
        <w:rPr>
          <w:color w:val="000000"/>
          <w:sz w:val="28"/>
          <w:szCs w:val="28"/>
        </w:rPr>
        <w:t>.</w:t>
      </w:r>
    </w:p>
    <w:p w14:paraId="188684C2" w14:textId="6C57C057" w:rsidR="003743B0" w:rsidRPr="00DC4FDF" w:rsidRDefault="003743B0" w:rsidP="003743B0">
      <w:pPr>
        <w:spacing w:before="60" w:after="60"/>
        <w:ind w:firstLine="720"/>
        <w:jc w:val="both"/>
        <w:rPr>
          <w:color w:val="000000"/>
          <w:sz w:val="28"/>
          <w:szCs w:val="28"/>
        </w:rPr>
      </w:pPr>
      <w:proofErr w:type="spellStart"/>
      <w:r w:rsidRPr="00DC4FDF">
        <w:rPr>
          <w:color w:val="000000"/>
          <w:sz w:val="28"/>
          <w:szCs w:val="28"/>
        </w:rPr>
        <w:t>Từ</w:t>
      </w:r>
      <w:proofErr w:type="spellEnd"/>
      <w:r w:rsidRPr="00DC4FDF">
        <w:rPr>
          <w:color w:val="000000"/>
          <w:sz w:val="28"/>
          <w:szCs w:val="28"/>
        </w:rPr>
        <w:t xml:space="preserve"> </w:t>
      </w:r>
      <w:proofErr w:type="spellStart"/>
      <w:r w:rsidRPr="00DC4FDF">
        <w:rPr>
          <w:color w:val="000000"/>
          <w:sz w:val="28"/>
          <w:szCs w:val="28"/>
        </w:rPr>
        <w:t>khóa</w:t>
      </w:r>
      <w:proofErr w:type="spellEnd"/>
      <w:r w:rsidRPr="00DC4FDF">
        <w:rPr>
          <w:color w:val="000000"/>
          <w:sz w:val="28"/>
          <w:szCs w:val="28"/>
        </w:rPr>
        <w:t xml:space="preserve"> </w:t>
      </w:r>
      <w:proofErr w:type="spellStart"/>
      <w:r w:rsidRPr="00DC4FDF">
        <w:rPr>
          <w:color w:val="000000"/>
          <w:sz w:val="28"/>
          <w:szCs w:val="28"/>
        </w:rPr>
        <w:t>gốc</w:t>
      </w:r>
      <w:proofErr w:type="spellEnd"/>
      <w:r w:rsidRPr="00DC4FDF">
        <w:rPr>
          <w:color w:val="000000"/>
          <w:sz w:val="28"/>
          <w:szCs w:val="28"/>
        </w:rPr>
        <w:t xml:space="preserve"> 56 bit, </w:t>
      </w:r>
      <w:proofErr w:type="spellStart"/>
      <w:r w:rsidRPr="00DC4FDF">
        <w:rPr>
          <w:color w:val="000000"/>
          <w:sz w:val="28"/>
          <w:szCs w:val="28"/>
        </w:rPr>
        <w:t>thuật</w:t>
      </w:r>
      <w:proofErr w:type="spellEnd"/>
      <w:r w:rsidRPr="00DC4FDF">
        <w:rPr>
          <w:color w:val="000000"/>
          <w:sz w:val="28"/>
          <w:szCs w:val="28"/>
        </w:rPr>
        <w:t xml:space="preserve"> </w:t>
      </w:r>
      <w:proofErr w:type="spellStart"/>
      <w:r w:rsidRPr="00DC4FDF">
        <w:rPr>
          <w:color w:val="000000"/>
          <w:sz w:val="28"/>
          <w:szCs w:val="28"/>
        </w:rPr>
        <w:t>toán</w:t>
      </w:r>
      <w:proofErr w:type="spellEnd"/>
      <w:r w:rsidRPr="00DC4FDF">
        <w:rPr>
          <w:color w:val="000000"/>
          <w:sz w:val="28"/>
          <w:szCs w:val="28"/>
        </w:rPr>
        <w:t xml:space="preserve"> DES </w:t>
      </w:r>
      <w:proofErr w:type="spellStart"/>
      <w:r w:rsidRPr="00DC4FDF">
        <w:rPr>
          <w:color w:val="000000"/>
          <w:sz w:val="28"/>
          <w:szCs w:val="28"/>
        </w:rPr>
        <w:t>sinh</w:t>
      </w:r>
      <w:proofErr w:type="spellEnd"/>
      <w:r w:rsidRPr="00DC4FDF">
        <w:rPr>
          <w:color w:val="000000"/>
          <w:sz w:val="28"/>
          <w:szCs w:val="28"/>
        </w:rPr>
        <w:t xml:space="preserve"> </w:t>
      </w:r>
      <w:proofErr w:type="spellStart"/>
      <w:r w:rsidRPr="00DC4FDF">
        <w:rPr>
          <w:color w:val="000000"/>
          <w:sz w:val="28"/>
          <w:szCs w:val="28"/>
        </w:rPr>
        <w:t>ra</w:t>
      </w:r>
      <w:proofErr w:type="spellEnd"/>
      <w:r w:rsidRPr="00DC4FDF">
        <w:rPr>
          <w:color w:val="000000"/>
          <w:sz w:val="28"/>
          <w:szCs w:val="28"/>
        </w:rPr>
        <w:t xml:space="preserve"> 16 </w:t>
      </w:r>
      <w:proofErr w:type="spellStart"/>
      <w:r w:rsidRPr="00DC4FDF">
        <w:rPr>
          <w:color w:val="000000"/>
          <w:sz w:val="28"/>
          <w:szCs w:val="28"/>
        </w:rPr>
        <w:t>khóa</w:t>
      </w:r>
      <w:proofErr w:type="spellEnd"/>
      <w:r w:rsidRPr="00DC4FDF">
        <w:rPr>
          <w:color w:val="000000"/>
          <w:sz w:val="28"/>
          <w:szCs w:val="28"/>
        </w:rPr>
        <w:t xml:space="preserve"> </w:t>
      </w:r>
      <w:proofErr w:type="spellStart"/>
      <w:r w:rsidRPr="00DC4FDF">
        <w:rPr>
          <w:color w:val="000000"/>
          <w:sz w:val="28"/>
          <w:szCs w:val="28"/>
        </w:rPr>
        <w:t>vòng</w:t>
      </w:r>
      <w:proofErr w:type="spellEnd"/>
      <w:r w:rsidRPr="00DC4FDF">
        <w:rPr>
          <w:color w:val="000000"/>
          <w:sz w:val="28"/>
          <w:szCs w:val="28"/>
        </w:rPr>
        <w:t xml:space="preserve"> </w:t>
      </w:r>
      <m:oMath>
        <m:sSub>
          <m:sSubPr>
            <m:ctrlPr>
              <w:rPr>
                <w:rFonts w:ascii="Cambria Math" w:hAnsi="Cambria Math"/>
                <w:color w:val="000000"/>
                <w:sz w:val="28"/>
                <w:szCs w:val="28"/>
              </w:rPr>
            </m:ctrlPr>
          </m:sSubPr>
          <m:e>
            <m:r>
              <w:rPr>
                <w:rFonts w:ascii="Cambria Math" w:hAnsi="Cambria Math"/>
                <w:color w:val="000000"/>
                <w:sz w:val="28"/>
                <w:szCs w:val="28"/>
              </w:rPr>
              <m:t>K</m:t>
            </m:r>
          </m:e>
          <m:sub>
            <m:r>
              <w:rPr>
                <w:rFonts w:ascii="Cambria Math" w:hAnsi="Cambria Math"/>
                <w:color w:val="000000"/>
                <w:sz w:val="28"/>
                <w:szCs w:val="28"/>
              </w:rPr>
              <m:t>1</m:t>
            </m:r>
          </m:sub>
        </m:sSub>
        <m:r>
          <w:rPr>
            <w:rFonts w:ascii="Cambria Math" w:hAnsi="Cambria Math"/>
            <w:color w:val="000000"/>
            <w:sz w:val="28"/>
            <w:szCs w:val="28"/>
          </w:rPr>
          <m:t>,</m:t>
        </m:r>
        <m:sSub>
          <m:sSubPr>
            <m:ctrlPr>
              <w:rPr>
                <w:rFonts w:ascii="Cambria Math" w:hAnsi="Cambria Math"/>
                <w:color w:val="000000"/>
                <w:sz w:val="28"/>
                <w:szCs w:val="28"/>
              </w:rPr>
            </m:ctrlPr>
          </m:sSubPr>
          <m:e>
            <m:r>
              <w:rPr>
                <w:rFonts w:ascii="Cambria Math" w:hAnsi="Cambria Math"/>
                <w:color w:val="000000"/>
                <w:sz w:val="28"/>
                <w:szCs w:val="28"/>
              </w:rPr>
              <m:t>K</m:t>
            </m:r>
          </m:e>
          <m:sub>
            <m:r>
              <w:rPr>
                <w:rFonts w:ascii="Cambria Math" w:hAnsi="Cambria Math"/>
                <w:color w:val="000000"/>
                <w:sz w:val="28"/>
                <w:szCs w:val="28"/>
              </w:rPr>
              <m:t>2</m:t>
            </m:r>
          </m:sub>
        </m:sSub>
        <m:r>
          <w:rPr>
            <w:rFonts w:ascii="Cambria Math" w:hAnsi="Cambria Math"/>
            <w:color w:val="000000"/>
            <w:sz w:val="28"/>
            <w:szCs w:val="28"/>
          </w:rPr>
          <m:t>,</m:t>
        </m:r>
        <m:r>
          <m:rPr>
            <m:sty m:val="p"/>
          </m:rPr>
          <w:rPr>
            <w:rFonts w:ascii="Cambria Math" w:hAnsi="Cambria Math"/>
            <w:color w:val="000000"/>
            <w:sz w:val="28"/>
            <w:szCs w:val="28"/>
          </w:rPr>
          <m:t>...</m:t>
        </m:r>
        <m:r>
          <w:rPr>
            <w:rFonts w:ascii="Cambria Math" w:hAnsi="Cambria Math"/>
            <w:color w:val="000000"/>
            <w:sz w:val="28"/>
            <w:szCs w:val="28"/>
          </w:rPr>
          <m:t>,</m:t>
        </m:r>
        <m:sSub>
          <m:sSubPr>
            <m:ctrlPr>
              <w:rPr>
                <w:rFonts w:ascii="Cambria Math" w:hAnsi="Cambria Math"/>
                <w:color w:val="000000"/>
                <w:sz w:val="28"/>
                <w:szCs w:val="28"/>
              </w:rPr>
            </m:ctrlPr>
          </m:sSubPr>
          <m:e>
            <m:r>
              <w:rPr>
                <w:rFonts w:ascii="Cambria Math" w:hAnsi="Cambria Math"/>
                <w:color w:val="000000"/>
                <w:sz w:val="28"/>
                <w:szCs w:val="28"/>
              </w:rPr>
              <m:t>K</m:t>
            </m:r>
          </m:e>
          <m:sub>
            <m:r>
              <w:rPr>
                <w:rFonts w:ascii="Cambria Math" w:hAnsi="Cambria Math"/>
                <w:color w:val="000000"/>
                <w:sz w:val="28"/>
                <w:szCs w:val="28"/>
              </w:rPr>
              <m:t>16</m:t>
            </m:r>
          </m:sub>
        </m:sSub>
      </m:oMath>
      <w:r w:rsidRPr="00DC4FDF">
        <w:rPr>
          <w:color w:val="000000"/>
          <w:sz w:val="28"/>
          <w:szCs w:val="28"/>
        </w:rPr>
        <w:t xml:space="preserve">, </w:t>
      </w:r>
      <w:proofErr w:type="spellStart"/>
      <w:r w:rsidRPr="00DC4FDF">
        <w:rPr>
          <w:color w:val="000000"/>
          <w:sz w:val="28"/>
          <w:szCs w:val="28"/>
        </w:rPr>
        <w:t>mỗi</w:t>
      </w:r>
      <w:proofErr w:type="spellEnd"/>
      <w:r w:rsidRPr="00DC4FDF">
        <w:rPr>
          <w:color w:val="000000"/>
          <w:sz w:val="28"/>
          <w:szCs w:val="28"/>
        </w:rPr>
        <w:t xml:space="preserve"> </w:t>
      </w:r>
      <w:proofErr w:type="spellStart"/>
      <w:r w:rsidRPr="00DC4FDF">
        <w:rPr>
          <w:color w:val="000000"/>
          <w:sz w:val="28"/>
          <w:szCs w:val="28"/>
        </w:rPr>
        <w:t>khóa</w:t>
      </w:r>
      <w:proofErr w:type="spellEnd"/>
      <w:r w:rsidRPr="00DC4FDF">
        <w:rPr>
          <w:color w:val="000000"/>
          <w:sz w:val="28"/>
          <w:szCs w:val="28"/>
        </w:rPr>
        <w:t xml:space="preserve"> </w:t>
      </w:r>
      <w:proofErr w:type="spellStart"/>
      <w:r w:rsidRPr="00DC4FDF">
        <w:rPr>
          <w:color w:val="000000"/>
          <w:sz w:val="28"/>
          <w:szCs w:val="28"/>
        </w:rPr>
        <w:t>có</w:t>
      </w:r>
      <w:proofErr w:type="spellEnd"/>
      <w:r w:rsidRPr="00DC4FDF">
        <w:rPr>
          <w:color w:val="000000"/>
          <w:sz w:val="28"/>
          <w:szCs w:val="28"/>
        </w:rPr>
        <w:t xml:space="preserve"> </w:t>
      </w:r>
      <w:proofErr w:type="spellStart"/>
      <w:r w:rsidRPr="00DC4FDF">
        <w:rPr>
          <w:color w:val="000000"/>
          <w:sz w:val="28"/>
          <w:szCs w:val="28"/>
        </w:rPr>
        <w:t>độ</w:t>
      </w:r>
      <w:proofErr w:type="spellEnd"/>
      <w:r w:rsidRPr="00DC4FDF">
        <w:rPr>
          <w:color w:val="000000"/>
          <w:sz w:val="28"/>
          <w:szCs w:val="28"/>
        </w:rPr>
        <w:t xml:space="preserve"> </w:t>
      </w:r>
      <w:proofErr w:type="spellStart"/>
      <w:r w:rsidRPr="00DC4FDF">
        <w:rPr>
          <w:color w:val="000000"/>
          <w:sz w:val="28"/>
          <w:szCs w:val="28"/>
        </w:rPr>
        <w:t>dài</w:t>
      </w:r>
      <w:proofErr w:type="spellEnd"/>
      <w:r w:rsidRPr="00DC4FDF">
        <w:rPr>
          <w:color w:val="000000"/>
          <w:sz w:val="28"/>
          <w:szCs w:val="28"/>
        </w:rPr>
        <w:t xml:space="preserve"> 48 bit. Các </w:t>
      </w:r>
      <w:proofErr w:type="spellStart"/>
      <w:r w:rsidRPr="00DC4FDF">
        <w:rPr>
          <w:color w:val="000000"/>
          <w:sz w:val="28"/>
          <w:szCs w:val="28"/>
        </w:rPr>
        <w:t>khóa</w:t>
      </w:r>
      <w:proofErr w:type="spellEnd"/>
      <w:r w:rsidRPr="00DC4FDF">
        <w:rPr>
          <w:color w:val="000000"/>
          <w:sz w:val="28"/>
          <w:szCs w:val="28"/>
        </w:rPr>
        <w:t xml:space="preserve"> </w:t>
      </w:r>
      <w:proofErr w:type="spellStart"/>
      <w:r w:rsidRPr="00DC4FDF">
        <w:rPr>
          <w:color w:val="000000"/>
          <w:sz w:val="28"/>
          <w:szCs w:val="28"/>
        </w:rPr>
        <w:t>vòng</w:t>
      </w:r>
      <w:proofErr w:type="spellEnd"/>
      <w:r w:rsidRPr="00DC4FDF">
        <w:rPr>
          <w:color w:val="000000"/>
          <w:sz w:val="28"/>
          <w:szCs w:val="28"/>
        </w:rPr>
        <w:t xml:space="preserve"> </w:t>
      </w:r>
      <w:proofErr w:type="spellStart"/>
      <w:r w:rsidRPr="00DC4FDF">
        <w:rPr>
          <w:color w:val="000000"/>
          <w:sz w:val="28"/>
          <w:szCs w:val="28"/>
        </w:rPr>
        <w:t>này</w:t>
      </w:r>
      <w:proofErr w:type="spellEnd"/>
      <w:r w:rsidRPr="00DC4FDF">
        <w:rPr>
          <w:color w:val="000000"/>
          <w:sz w:val="28"/>
          <w:szCs w:val="28"/>
        </w:rPr>
        <w:t xml:space="preserve"> </w:t>
      </w:r>
      <w:proofErr w:type="spellStart"/>
      <w:r w:rsidRPr="00DC4FDF">
        <w:rPr>
          <w:color w:val="000000"/>
          <w:sz w:val="28"/>
          <w:szCs w:val="28"/>
        </w:rPr>
        <w:t>được</w:t>
      </w:r>
      <w:proofErr w:type="spellEnd"/>
      <w:r w:rsidRPr="00DC4FDF">
        <w:rPr>
          <w:color w:val="000000"/>
          <w:sz w:val="28"/>
          <w:szCs w:val="28"/>
        </w:rPr>
        <w:t xml:space="preserve"> </w:t>
      </w:r>
      <w:proofErr w:type="spellStart"/>
      <w:r w:rsidRPr="00DC4FDF">
        <w:rPr>
          <w:color w:val="000000"/>
          <w:sz w:val="28"/>
          <w:szCs w:val="28"/>
        </w:rPr>
        <w:t>sử</w:t>
      </w:r>
      <w:proofErr w:type="spellEnd"/>
      <w:r w:rsidRPr="00DC4FDF">
        <w:rPr>
          <w:color w:val="000000"/>
          <w:sz w:val="28"/>
          <w:szCs w:val="28"/>
        </w:rPr>
        <w:t xml:space="preserve"> </w:t>
      </w:r>
      <w:proofErr w:type="spellStart"/>
      <w:r w:rsidRPr="00DC4FDF">
        <w:rPr>
          <w:color w:val="000000"/>
          <w:sz w:val="28"/>
          <w:szCs w:val="28"/>
        </w:rPr>
        <w:t>dụng</w:t>
      </w:r>
      <w:proofErr w:type="spellEnd"/>
      <w:r w:rsidRPr="00DC4FDF">
        <w:rPr>
          <w:color w:val="000000"/>
          <w:sz w:val="28"/>
          <w:szCs w:val="28"/>
        </w:rPr>
        <w:t xml:space="preserve"> </w:t>
      </w:r>
      <w:proofErr w:type="spellStart"/>
      <w:r w:rsidRPr="00DC4FDF">
        <w:rPr>
          <w:color w:val="000000"/>
          <w:sz w:val="28"/>
          <w:szCs w:val="28"/>
        </w:rPr>
        <w:t>tương</w:t>
      </w:r>
      <w:proofErr w:type="spellEnd"/>
      <w:r w:rsidRPr="00DC4FDF">
        <w:rPr>
          <w:color w:val="000000"/>
          <w:sz w:val="28"/>
          <w:szCs w:val="28"/>
        </w:rPr>
        <w:t xml:space="preserve"> </w:t>
      </w:r>
      <w:proofErr w:type="spellStart"/>
      <w:r w:rsidRPr="00DC4FDF">
        <w:rPr>
          <w:color w:val="000000"/>
          <w:sz w:val="28"/>
          <w:szCs w:val="28"/>
        </w:rPr>
        <w:t>ứng</w:t>
      </w:r>
      <w:proofErr w:type="spellEnd"/>
      <w:r w:rsidRPr="00DC4FDF">
        <w:rPr>
          <w:color w:val="000000"/>
          <w:sz w:val="28"/>
          <w:szCs w:val="28"/>
        </w:rPr>
        <w:t xml:space="preserve"> </w:t>
      </w:r>
      <w:proofErr w:type="spellStart"/>
      <w:r w:rsidRPr="00DC4FDF">
        <w:rPr>
          <w:color w:val="000000"/>
          <w:sz w:val="28"/>
          <w:szCs w:val="28"/>
        </w:rPr>
        <w:t>trong</w:t>
      </w:r>
      <w:proofErr w:type="spellEnd"/>
      <w:r w:rsidRPr="00DC4FDF">
        <w:rPr>
          <w:color w:val="000000"/>
          <w:sz w:val="28"/>
          <w:szCs w:val="28"/>
        </w:rPr>
        <w:t xml:space="preserve"> 16 </w:t>
      </w:r>
      <w:proofErr w:type="spellStart"/>
      <w:r w:rsidRPr="00DC4FDF">
        <w:rPr>
          <w:color w:val="000000"/>
          <w:sz w:val="28"/>
          <w:szCs w:val="28"/>
        </w:rPr>
        <w:t>vòng</w:t>
      </w:r>
      <w:proofErr w:type="spellEnd"/>
      <w:r w:rsidRPr="00DC4FDF">
        <w:rPr>
          <w:color w:val="000000"/>
          <w:sz w:val="28"/>
          <w:szCs w:val="28"/>
        </w:rPr>
        <w:t xml:space="preserve"> </w:t>
      </w:r>
      <w:proofErr w:type="spellStart"/>
      <w:r w:rsidRPr="00DC4FDF">
        <w:rPr>
          <w:color w:val="000000"/>
          <w:sz w:val="28"/>
          <w:szCs w:val="28"/>
        </w:rPr>
        <w:t>mã</w:t>
      </w:r>
      <w:proofErr w:type="spellEnd"/>
      <w:r w:rsidRPr="00DC4FDF">
        <w:rPr>
          <w:color w:val="000000"/>
          <w:sz w:val="28"/>
          <w:szCs w:val="28"/>
        </w:rPr>
        <w:t xml:space="preserve"> </w:t>
      </w:r>
      <w:proofErr w:type="spellStart"/>
      <w:r w:rsidRPr="00DC4FDF">
        <w:rPr>
          <w:color w:val="000000"/>
          <w:sz w:val="28"/>
          <w:szCs w:val="28"/>
        </w:rPr>
        <w:t>hóa</w:t>
      </w:r>
      <w:proofErr w:type="spellEnd"/>
      <w:r w:rsidRPr="00DC4FDF">
        <w:rPr>
          <w:color w:val="000000"/>
          <w:sz w:val="28"/>
          <w:szCs w:val="28"/>
        </w:rPr>
        <w:t xml:space="preserve"> </w:t>
      </w:r>
      <w:proofErr w:type="spellStart"/>
      <w:r w:rsidRPr="00DC4FDF">
        <w:rPr>
          <w:color w:val="000000"/>
          <w:sz w:val="28"/>
          <w:szCs w:val="28"/>
        </w:rPr>
        <w:t>của</w:t>
      </w:r>
      <w:proofErr w:type="spellEnd"/>
      <w:r w:rsidRPr="00DC4FDF">
        <w:rPr>
          <w:color w:val="000000"/>
          <w:sz w:val="28"/>
          <w:szCs w:val="28"/>
        </w:rPr>
        <w:t xml:space="preserve"> DES.</w:t>
      </w:r>
    </w:p>
    <w:p w14:paraId="068F6D4E" w14:textId="29354194" w:rsidR="00331432" w:rsidRPr="00DC4FDF" w:rsidRDefault="00331432" w:rsidP="006C169E">
      <w:pPr>
        <w:pStyle w:val="oancuaDanhsach"/>
        <w:spacing w:before="60" w:after="60"/>
        <w:ind w:firstLine="720"/>
        <w:jc w:val="both"/>
        <w:rPr>
          <w:bCs/>
          <w:color w:val="000000"/>
          <w:sz w:val="28"/>
          <w:szCs w:val="28"/>
          <w:lang w:val="vi-VN"/>
        </w:rPr>
      </w:pPr>
      <w:r w:rsidRPr="00DC4FDF">
        <w:rPr>
          <w:bCs/>
          <w:color w:val="000000"/>
          <w:sz w:val="28"/>
          <w:szCs w:val="28"/>
          <w:lang w:val="vi-VN"/>
        </w:rPr>
        <w:lastRenderedPageBreak/>
        <w:tab/>
      </w:r>
      <w:r w:rsidRPr="00DC4FDF">
        <w:rPr>
          <w:bCs/>
          <w:color w:val="000000"/>
          <w:sz w:val="28"/>
          <w:szCs w:val="28"/>
          <w:lang w:val="vi-VN"/>
        </w:rPr>
        <w:tab/>
      </w:r>
      <w:r w:rsidRPr="00DC4FDF">
        <w:rPr>
          <w:bCs/>
          <w:color w:val="000000"/>
          <w:sz w:val="28"/>
          <w:szCs w:val="28"/>
          <w:lang w:val="vi-VN"/>
        </w:rPr>
        <w:tab/>
      </w:r>
      <w:r w:rsidR="001A76BC" w:rsidRPr="00DC4FDF">
        <w:rPr>
          <w:bCs/>
          <w:color w:val="000000"/>
          <w:sz w:val="28"/>
          <w:szCs w:val="28"/>
          <w:lang w:val="vi-VN"/>
        </w:rPr>
        <w:tab/>
      </w:r>
      <w:r w:rsidRPr="00DC4FDF">
        <w:rPr>
          <w:bCs/>
          <w:color w:val="000000"/>
          <w:sz w:val="28"/>
          <w:szCs w:val="28"/>
          <w:lang w:val="vi-VN"/>
        </w:rPr>
        <w:tab/>
      </w:r>
      <w:r w:rsidR="006C169E" w:rsidRPr="00DC4FDF">
        <w:rPr>
          <w:noProof/>
          <w:sz w:val="28"/>
          <w:szCs w:val="28"/>
          <w:lang w:val="vi-VN"/>
        </w:rPr>
        <w:drawing>
          <wp:inline distT="0" distB="0" distL="0" distR="0" wp14:anchorId="5D7116AB" wp14:editId="7E2AE203">
            <wp:extent cx="4267200" cy="4142858"/>
            <wp:effectExtent l="0" t="0" r="0" b="0"/>
            <wp:docPr id="56436491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364915" name=""/>
                    <pic:cNvPicPr/>
                  </pic:nvPicPr>
                  <pic:blipFill>
                    <a:blip r:embed="rId22"/>
                    <a:stretch>
                      <a:fillRect/>
                    </a:stretch>
                  </pic:blipFill>
                  <pic:spPr>
                    <a:xfrm>
                      <a:off x="0" y="0"/>
                      <a:ext cx="4271719" cy="4147245"/>
                    </a:xfrm>
                    <a:prstGeom prst="rect">
                      <a:avLst/>
                    </a:prstGeom>
                  </pic:spPr>
                </pic:pic>
              </a:graphicData>
            </a:graphic>
          </wp:inline>
        </w:drawing>
      </w:r>
    </w:p>
    <w:p w14:paraId="60549790" w14:textId="77777777" w:rsidR="009116B3" w:rsidRPr="00DC4FDF" w:rsidRDefault="009116B3" w:rsidP="006C169E">
      <w:pPr>
        <w:pStyle w:val="oancuaDanhsach"/>
        <w:spacing w:before="60" w:after="60"/>
        <w:ind w:firstLine="720"/>
        <w:jc w:val="both"/>
        <w:rPr>
          <w:bCs/>
          <w:color w:val="000000"/>
          <w:sz w:val="28"/>
          <w:szCs w:val="28"/>
          <w:lang w:val="vi-VN"/>
        </w:rPr>
      </w:pPr>
    </w:p>
    <w:p w14:paraId="4BA96305" w14:textId="51FEE9A4" w:rsidR="00644B05" w:rsidRPr="00DC4FDF" w:rsidRDefault="007E4A29" w:rsidP="009116B3">
      <w:pPr>
        <w:shd w:val="clear" w:color="auto" w:fill="FFFFFF"/>
        <w:spacing w:after="0" w:line="240" w:lineRule="auto"/>
        <w:ind w:firstLine="720"/>
        <w:rPr>
          <w:rFonts w:eastAsia="Times New Roman"/>
          <w:color w:val="000000"/>
          <w:sz w:val="28"/>
          <w:szCs w:val="28"/>
          <w:lang w:val="vi-VN"/>
        </w:rPr>
      </w:pPr>
      <w:proofErr w:type="spellStart"/>
      <w:r w:rsidRPr="00DC4FDF">
        <w:rPr>
          <w:rFonts w:eastAsia="Times New Roman"/>
          <w:color w:val="000000"/>
          <w:sz w:val="28"/>
          <w:szCs w:val="28"/>
          <w:lang w:val="vi-VN"/>
        </w:rPr>
        <w:t>Key</w:t>
      </w:r>
      <w:proofErr w:type="spellEnd"/>
      <w:r w:rsidRPr="00DC4FDF">
        <w:rPr>
          <w:rFonts w:eastAsia="Times New Roman"/>
          <w:color w:val="000000"/>
          <w:sz w:val="28"/>
          <w:szCs w:val="28"/>
          <w:lang w:val="vi-VN"/>
        </w:rPr>
        <w:t xml:space="preserve"> gốc sẽ được thực hiện hoán vị lựa chọn PC-1. </w:t>
      </w:r>
      <w:proofErr w:type="spellStart"/>
      <w:r w:rsidRPr="00DC4FDF">
        <w:rPr>
          <w:rFonts w:eastAsia="Times New Roman"/>
          <w:color w:val="000000"/>
          <w:sz w:val="28"/>
          <w:szCs w:val="28"/>
          <w:lang w:val="vi-VN"/>
        </w:rPr>
        <w:t>Key</w:t>
      </w:r>
      <w:proofErr w:type="spellEnd"/>
      <w:r w:rsidRPr="00DC4FDF">
        <w:rPr>
          <w:rFonts w:eastAsia="Times New Roman"/>
          <w:color w:val="000000"/>
          <w:sz w:val="28"/>
          <w:szCs w:val="28"/>
          <w:lang w:val="vi-VN"/>
        </w:rPr>
        <w:t xml:space="preserve"> được đánh số từ 1 đến 64theo thứ tự từ trái qua phải.</w:t>
      </w:r>
      <w:r w:rsidRPr="00DC4FDF">
        <w:rPr>
          <w:rFonts w:eastAsia="Times New Roman"/>
          <w:color w:val="000000"/>
          <w:sz w:val="28"/>
          <w:szCs w:val="28"/>
          <w:lang w:val="vi-VN"/>
        </w:rPr>
        <w:tab/>
      </w:r>
      <w:r w:rsidR="00AF60E3" w:rsidRPr="00DC4FDF">
        <w:rPr>
          <w:bCs/>
          <w:color w:val="000000"/>
          <w:sz w:val="28"/>
          <w:szCs w:val="28"/>
          <w:lang w:val="vi-VN"/>
        </w:rPr>
        <w:tab/>
      </w:r>
    </w:p>
    <w:p w14:paraId="477E7A7E" w14:textId="7CCAB5C3" w:rsidR="007B083E" w:rsidRPr="00DC4FDF" w:rsidRDefault="009C1840" w:rsidP="00B11AAA">
      <w:pPr>
        <w:spacing w:after="0" w:line="240" w:lineRule="auto"/>
        <w:ind w:left="360" w:firstLine="720"/>
        <w:rPr>
          <w:b/>
          <w:noProof/>
          <w:color w:val="FF0000"/>
          <w:sz w:val="28"/>
          <w:szCs w:val="28"/>
          <w:lang w:val="vi-VN"/>
        </w:rPr>
      </w:pPr>
      <w:r w:rsidRPr="00DC4FDF">
        <w:rPr>
          <w:b/>
          <w:noProof/>
          <w:color w:val="FF0000"/>
          <w:sz w:val="28"/>
          <w:szCs w:val="28"/>
          <w:lang w:val="vi-VN"/>
        </w:rPr>
        <w:drawing>
          <wp:inline distT="0" distB="0" distL="0" distR="0" wp14:anchorId="04184F1E" wp14:editId="2ECCAB0C">
            <wp:extent cx="4448175" cy="2771775"/>
            <wp:effectExtent l="0" t="0" r="0" b="0"/>
            <wp:docPr id="1322935502" name="Ả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48175" cy="2771775"/>
                    </a:xfrm>
                    <a:prstGeom prst="rect">
                      <a:avLst/>
                    </a:prstGeom>
                    <a:noFill/>
                    <a:ln>
                      <a:noFill/>
                    </a:ln>
                  </pic:spPr>
                </pic:pic>
              </a:graphicData>
            </a:graphic>
          </wp:inline>
        </w:drawing>
      </w:r>
    </w:p>
    <w:p w14:paraId="52C84396" w14:textId="7C15BD2B" w:rsidR="009116B3" w:rsidRPr="00DC4FDF" w:rsidRDefault="009116B3" w:rsidP="00B11AAA">
      <w:pPr>
        <w:spacing w:after="0" w:line="240" w:lineRule="auto"/>
        <w:ind w:left="360" w:firstLine="720"/>
        <w:rPr>
          <w:b/>
          <w:noProof/>
          <w:color w:val="FF0000"/>
          <w:sz w:val="28"/>
          <w:szCs w:val="28"/>
          <w:lang w:val="vi-VN"/>
        </w:rPr>
      </w:pPr>
    </w:p>
    <w:p w14:paraId="621697AF" w14:textId="7D522A9F" w:rsidR="00D950E0" w:rsidRPr="00DC4FDF" w:rsidRDefault="00D950E0" w:rsidP="009116B3">
      <w:pPr>
        <w:spacing w:after="0" w:line="240" w:lineRule="auto"/>
        <w:ind w:firstLine="720"/>
        <w:rPr>
          <w:rFonts w:eastAsia="Times New Roman"/>
          <w:sz w:val="28"/>
          <w:szCs w:val="28"/>
          <w:lang w:val="vi-VN"/>
        </w:rPr>
      </w:pPr>
      <w:r w:rsidRPr="00DC4FDF">
        <w:rPr>
          <w:rFonts w:eastAsia="Times New Roman"/>
          <w:sz w:val="28"/>
          <w:szCs w:val="28"/>
          <w:lang w:val="vi-VN"/>
        </w:rPr>
        <w:lastRenderedPageBreak/>
        <w:t xml:space="preserve">Đầu tiên, khóa gốc 64 </w:t>
      </w:r>
      <w:proofErr w:type="spellStart"/>
      <w:r w:rsidRPr="00DC4FDF">
        <w:rPr>
          <w:rFonts w:eastAsia="Times New Roman"/>
          <w:sz w:val="28"/>
          <w:szCs w:val="28"/>
          <w:lang w:val="vi-VN"/>
        </w:rPr>
        <w:t>bit</w:t>
      </w:r>
      <w:proofErr w:type="spellEnd"/>
      <w:r w:rsidRPr="00DC4FDF">
        <w:rPr>
          <w:rFonts w:eastAsia="Times New Roman"/>
          <w:sz w:val="28"/>
          <w:szCs w:val="28"/>
          <w:lang w:val="vi-VN"/>
        </w:rPr>
        <w:t xml:space="preserve"> được đưa qua phép hoán vị lựa chọn thứ nhất PC-1 (</w:t>
      </w:r>
      <w:proofErr w:type="spellStart"/>
      <w:r w:rsidRPr="00DC4FDF">
        <w:rPr>
          <w:rFonts w:eastAsia="Times New Roman"/>
          <w:sz w:val="28"/>
          <w:szCs w:val="28"/>
          <w:lang w:val="vi-VN"/>
        </w:rPr>
        <w:t>Permuted</w:t>
      </w:r>
      <w:proofErr w:type="spellEnd"/>
      <w:r w:rsidRPr="00DC4FDF">
        <w:rPr>
          <w:rFonts w:eastAsia="Times New Roman"/>
          <w:sz w:val="28"/>
          <w:szCs w:val="28"/>
          <w:lang w:val="vi-VN"/>
        </w:rPr>
        <w:t xml:space="preserve"> </w:t>
      </w:r>
      <w:proofErr w:type="spellStart"/>
      <w:r w:rsidRPr="00DC4FDF">
        <w:rPr>
          <w:rFonts w:eastAsia="Times New Roman"/>
          <w:sz w:val="28"/>
          <w:szCs w:val="28"/>
          <w:lang w:val="vi-VN"/>
        </w:rPr>
        <w:t>Choice</w:t>
      </w:r>
      <w:proofErr w:type="spellEnd"/>
      <w:r w:rsidRPr="00DC4FDF">
        <w:rPr>
          <w:rFonts w:eastAsia="Times New Roman"/>
          <w:sz w:val="28"/>
          <w:szCs w:val="28"/>
          <w:lang w:val="vi-VN"/>
        </w:rPr>
        <w:t xml:space="preserve"> 1). Phép hoán vị này loại bỏ 8 </w:t>
      </w:r>
      <w:proofErr w:type="spellStart"/>
      <w:r w:rsidRPr="00DC4FDF">
        <w:rPr>
          <w:rFonts w:eastAsia="Times New Roman"/>
          <w:sz w:val="28"/>
          <w:szCs w:val="28"/>
          <w:lang w:val="vi-VN"/>
        </w:rPr>
        <w:t>bit</w:t>
      </w:r>
      <w:proofErr w:type="spellEnd"/>
      <w:r w:rsidRPr="00DC4FDF">
        <w:rPr>
          <w:rFonts w:eastAsia="Times New Roman"/>
          <w:sz w:val="28"/>
          <w:szCs w:val="28"/>
          <w:lang w:val="vi-VN"/>
        </w:rPr>
        <w:t xml:space="preserve"> </w:t>
      </w:r>
      <w:proofErr w:type="spellStart"/>
      <w:r w:rsidRPr="00DC4FDF">
        <w:rPr>
          <w:rFonts w:eastAsia="Times New Roman"/>
          <w:sz w:val="28"/>
          <w:szCs w:val="28"/>
          <w:lang w:val="vi-VN"/>
        </w:rPr>
        <w:t>parity</w:t>
      </w:r>
      <w:proofErr w:type="spellEnd"/>
      <w:r w:rsidRPr="00DC4FDF">
        <w:rPr>
          <w:rFonts w:eastAsia="Times New Roman"/>
          <w:sz w:val="28"/>
          <w:szCs w:val="28"/>
          <w:lang w:val="vi-VN"/>
        </w:rPr>
        <w:t xml:space="preserve"> và sắp xếp lại 56 </w:t>
      </w:r>
      <w:proofErr w:type="spellStart"/>
      <w:r w:rsidRPr="00DC4FDF">
        <w:rPr>
          <w:rFonts w:eastAsia="Times New Roman"/>
          <w:sz w:val="28"/>
          <w:szCs w:val="28"/>
          <w:lang w:val="vi-VN"/>
        </w:rPr>
        <w:t>bit</w:t>
      </w:r>
      <w:proofErr w:type="spellEnd"/>
      <w:r w:rsidRPr="00DC4FDF">
        <w:rPr>
          <w:rFonts w:eastAsia="Times New Roman"/>
          <w:sz w:val="28"/>
          <w:szCs w:val="28"/>
          <w:lang w:val="vi-VN"/>
        </w:rPr>
        <w:t xml:space="preserve"> còn lại theo một thứ tự xác định trước. Kết quả thu được </w:t>
      </w:r>
      <w:proofErr w:type="spellStart"/>
      <w:r w:rsidRPr="00DC4FDF">
        <w:rPr>
          <w:rFonts w:eastAsia="Times New Roman"/>
          <w:sz w:val="28"/>
          <w:szCs w:val="28"/>
          <w:lang w:val="vi-VN"/>
        </w:rPr>
        <w:t>được</w:t>
      </w:r>
      <w:proofErr w:type="spellEnd"/>
      <w:r w:rsidRPr="00DC4FDF">
        <w:rPr>
          <w:rFonts w:eastAsia="Times New Roman"/>
          <w:sz w:val="28"/>
          <w:szCs w:val="28"/>
          <w:lang w:val="vi-VN"/>
        </w:rPr>
        <w:t xml:space="preserve"> chia thành hai nửa bằng nhau:</w:t>
      </w:r>
    </w:p>
    <w:p w14:paraId="17C600A0" w14:textId="7EFF2DD8" w:rsidR="00D950E0" w:rsidRPr="00DC4FDF" w:rsidRDefault="00D950E0" w:rsidP="009116B3">
      <w:pPr>
        <w:spacing w:after="0" w:line="240" w:lineRule="auto"/>
        <w:jc w:val="center"/>
        <w:rPr>
          <w:rFonts w:eastAsia="Times New Roman"/>
          <w:sz w:val="28"/>
          <w:szCs w:val="28"/>
          <w:lang w:val="vi-VN"/>
        </w:rPr>
      </w:pPr>
      <w:r w:rsidRPr="00DC4FDF">
        <w:rPr>
          <w:rFonts w:eastAsia="Times New Roman"/>
          <w:sz w:val="28"/>
          <w:szCs w:val="28"/>
          <w:lang w:val="vi-VN"/>
        </w:rPr>
        <w:t xml:space="preserve">C₀: gồm 28 </w:t>
      </w:r>
      <w:proofErr w:type="spellStart"/>
      <w:r w:rsidRPr="00DC4FDF">
        <w:rPr>
          <w:rFonts w:eastAsia="Times New Roman"/>
          <w:sz w:val="28"/>
          <w:szCs w:val="28"/>
          <w:lang w:val="vi-VN"/>
        </w:rPr>
        <w:t>bit</w:t>
      </w:r>
      <w:proofErr w:type="spellEnd"/>
      <w:r w:rsidRPr="00DC4FDF">
        <w:rPr>
          <w:rFonts w:eastAsia="Times New Roman"/>
          <w:sz w:val="28"/>
          <w:szCs w:val="28"/>
          <w:lang w:val="vi-VN"/>
        </w:rPr>
        <w:t xml:space="preserve"> bên trái.</w:t>
      </w:r>
    </w:p>
    <w:p w14:paraId="2212AAC1" w14:textId="646E1020" w:rsidR="00D950E0" w:rsidRPr="00DC4FDF" w:rsidRDefault="00D950E0" w:rsidP="009116B3">
      <w:pPr>
        <w:tabs>
          <w:tab w:val="num" w:pos="720"/>
        </w:tabs>
        <w:spacing w:after="0" w:line="240" w:lineRule="auto"/>
        <w:jc w:val="center"/>
        <w:rPr>
          <w:rFonts w:eastAsia="Times New Roman"/>
          <w:sz w:val="28"/>
          <w:szCs w:val="28"/>
          <w:lang w:val="vi-VN"/>
        </w:rPr>
      </w:pPr>
      <w:r w:rsidRPr="00DC4FDF">
        <w:rPr>
          <w:rFonts w:eastAsia="Times New Roman"/>
          <w:sz w:val="28"/>
          <w:szCs w:val="28"/>
          <w:lang w:val="vi-VN"/>
        </w:rPr>
        <w:t xml:space="preserve">D₀: gồm 28 </w:t>
      </w:r>
      <w:proofErr w:type="spellStart"/>
      <w:r w:rsidRPr="00DC4FDF">
        <w:rPr>
          <w:rFonts w:eastAsia="Times New Roman"/>
          <w:sz w:val="28"/>
          <w:szCs w:val="28"/>
          <w:lang w:val="vi-VN"/>
        </w:rPr>
        <w:t>bit</w:t>
      </w:r>
      <w:proofErr w:type="spellEnd"/>
      <w:r w:rsidRPr="00DC4FDF">
        <w:rPr>
          <w:rFonts w:eastAsia="Times New Roman"/>
          <w:sz w:val="28"/>
          <w:szCs w:val="28"/>
          <w:lang w:val="vi-VN"/>
        </w:rPr>
        <w:t xml:space="preserve"> bên phải.</w:t>
      </w:r>
    </w:p>
    <w:p w14:paraId="35394983" w14:textId="5549D2E4" w:rsidR="00331432" w:rsidRPr="00DC4FDF" w:rsidRDefault="00C910E6" w:rsidP="00C910E6">
      <w:pPr>
        <w:spacing w:after="0" w:line="240" w:lineRule="auto"/>
        <w:rPr>
          <w:rFonts w:eastAsia="Times New Roman"/>
          <w:sz w:val="28"/>
          <w:szCs w:val="28"/>
          <w:lang w:val="vi-VN"/>
        </w:rPr>
      </w:pPr>
      <w:r w:rsidRPr="00DC4FDF">
        <w:rPr>
          <w:rFonts w:eastAsia="Times New Roman"/>
          <w:sz w:val="28"/>
          <w:szCs w:val="28"/>
          <w:lang w:val="vi-VN"/>
        </w:rPr>
        <w:t xml:space="preserve">   </w:t>
      </w:r>
      <w:r w:rsidR="00242270" w:rsidRPr="00DC4FDF">
        <w:rPr>
          <w:rFonts w:eastAsia="Times New Roman"/>
          <w:sz w:val="28"/>
          <w:szCs w:val="28"/>
          <w:lang w:val="vi-VN"/>
        </w:rPr>
        <w:tab/>
      </w:r>
      <w:r w:rsidRPr="00DC4FDF">
        <w:rPr>
          <w:rFonts w:eastAsia="Times New Roman"/>
          <w:sz w:val="28"/>
          <w:szCs w:val="28"/>
          <w:lang w:val="vi-VN"/>
        </w:rPr>
        <w:t xml:space="preserve">  </w:t>
      </w:r>
      <w:r w:rsidR="004D0589" w:rsidRPr="00DC4FDF">
        <w:rPr>
          <w:rFonts w:eastAsia="Times New Roman"/>
          <w:sz w:val="28"/>
          <w:szCs w:val="28"/>
          <w:lang w:val="vi-VN"/>
        </w:rPr>
        <w:t>Sau khi xác định được C₀ và D₀, các khóa vòng K₁, K₂, ..., K₁₆ được tạo ra thông qua quá trình dịch vòng trái (</w:t>
      </w:r>
      <w:proofErr w:type="spellStart"/>
      <w:r w:rsidR="004D0589" w:rsidRPr="00DC4FDF">
        <w:rPr>
          <w:rFonts w:eastAsia="Times New Roman"/>
          <w:sz w:val="28"/>
          <w:szCs w:val="28"/>
          <w:lang w:val="vi-VN"/>
        </w:rPr>
        <w:t>Left</w:t>
      </w:r>
      <w:proofErr w:type="spellEnd"/>
      <w:r w:rsidR="004D0589" w:rsidRPr="00DC4FDF">
        <w:rPr>
          <w:rFonts w:eastAsia="Times New Roman"/>
          <w:sz w:val="28"/>
          <w:szCs w:val="28"/>
          <w:lang w:val="vi-VN"/>
        </w:rPr>
        <w:t xml:space="preserve"> </w:t>
      </w:r>
      <w:proofErr w:type="spellStart"/>
      <w:r w:rsidR="004D0589" w:rsidRPr="00DC4FDF">
        <w:rPr>
          <w:rFonts w:eastAsia="Times New Roman"/>
          <w:sz w:val="28"/>
          <w:szCs w:val="28"/>
          <w:lang w:val="vi-VN"/>
        </w:rPr>
        <w:t>Circular</w:t>
      </w:r>
      <w:proofErr w:type="spellEnd"/>
      <w:r w:rsidR="004D0589" w:rsidRPr="00DC4FDF">
        <w:rPr>
          <w:rFonts w:eastAsia="Times New Roman"/>
          <w:sz w:val="28"/>
          <w:szCs w:val="28"/>
          <w:lang w:val="vi-VN"/>
        </w:rPr>
        <w:t xml:space="preserve"> </w:t>
      </w:r>
      <w:proofErr w:type="spellStart"/>
      <w:r w:rsidR="004D0589" w:rsidRPr="00DC4FDF">
        <w:rPr>
          <w:rFonts w:eastAsia="Times New Roman"/>
          <w:sz w:val="28"/>
          <w:szCs w:val="28"/>
          <w:lang w:val="vi-VN"/>
        </w:rPr>
        <w:t>Shift</w:t>
      </w:r>
      <w:proofErr w:type="spellEnd"/>
      <w:r w:rsidR="004D0589" w:rsidRPr="00DC4FDF">
        <w:rPr>
          <w:rFonts w:eastAsia="Times New Roman"/>
          <w:sz w:val="28"/>
          <w:szCs w:val="28"/>
          <w:lang w:val="vi-VN"/>
        </w:rPr>
        <w:t xml:space="preserve">). Trong mỗi vòng lặp thứ i (1 ≤ i ≤ 16), hai giá trị Cᵢ₋₁ và Dᵢ₋₁ được dịch vòng trái một hoặc hai </w:t>
      </w:r>
      <w:proofErr w:type="spellStart"/>
      <w:r w:rsidR="004D0589" w:rsidRPr="00DC4FDF">
        <w:rPr>
          <w:rFonts w:eastAsia="Times New Roman"/>
          <w:sz w:val="28"/>
          <w:szCs w:val="28"/>
          <w:lang w:val="vi-VN"/>
        </w:rPr>
        <w:t>bit</w:t>
      </w:r>
      <w:proofErr w:type="spellEnd"/>
      <w:r w:rsidR="004D0589" w:rsidRPr="00DC4FDF">
        <w:rPr>
          <w:rFonts w:eastAsia="Times New Roman"/>
          <w:sz w:val="28"/>
          <w:szCs w:val="28"/>
          <w:lang w:val="vi-VN"/>
        </w:rPr>
        <w:t xml:space="preserve"> theo quy định của DES để tạo thành:</w:t>
      </w:r>
    </w:p>
    <w:p w14:paraId="3D85FE3C" w14:textId="58770BCD" w:rsidR="009116B3" w:rsidRPr="00DC4FDF" w:rsidRDefault="00660856" w:rsidP="009116B3">
      <w:pPr>
        <w:spacing w:after="0" w:line="240" w:lineRule="auto"/>
        <w:jc w:val="center"/>
        <w:rPr>
          <w:rFonts w:eastAsia="Times New Roman"/>
          <w:sz w:val="28"/>
          <w:szCs w:val="28"/>
          <w:lang w:val="vi-VN"/>
        </w:rPr>
      </w:pPr>
      <w:r w:rsidRPr="00DC4FDF">
        <w:rPr>
          <w:rFonts w:eastAsia="Times New Roman"/>
          <w:sz w:val="28"/>
          <w:szCs w:val="28"/>
          <w:lang w:val="vi-VN"/>
        </w:rPr>
        <w:t>Cᵢ = LSᵢ(Cᵢ₋₁)</w:t>
      </w:r>
    </w:p>
    <w:p w14:paraId="0366845B" w14:textId="6A0CA6AA" w:rsidR="005A22BB" w:rsidRPr="00DC4FDF" w:rsidRDefault="00660856" w:rsidP="009116B3">
      <w:pPr>
        <w:spacing w:after="0" w:line="240" w:lineRule="auto"/>
        <w:jc w:val="center"/>
        <w:rPr>
          <w:rFonts w:eastAsia="Times New Roman"/>
          <w:sz w:val="28"/>
          <w:szCs w:val="28"/>
          <w:lang w:val="vi-VN"/>
        </w:rPr>
      </w:pPr>
      <w:r w:rsidRPr="00DC4FDF">
        <w:rPr>
          <w:rFonts w:eastAsia="Times New Roman"/>
          <w:sz w:val="28"/>
          <w:szCs w:val="28"/>
          <w:lang w:val="vi-VN"/>
        </w:rPr>
        <w:t>Dᵢ = LSᵢ(Dᵢ₋₁)</w:t>
      </w:r>
    </w:p>
    <w:p w14:paraId="0453A01C" w14:textId="35F4BE16" w:rsidR="00660856" w:rsidRPr="00DC4FDF" w:rsidRDefault="00660856" w:rsidP="005A22BB">
      <w:pPr>
        <w:spacing w:after="0" w:line="240" w:lineRule="auto"/>
        <w:ind w:firstLine="720"/>
        <w:rPr>
          <w:rFonts w:eastAsia="Times New Roman"/>
          <w:sz w:val="28"/>
          <w:szCs w:val="28"/>
          <w:lang w:val="vi-VN"/>
        </w:rPr>
      </w:pPr>
      <w:r w:rsidRPr="00DC4FDF">
        <w:rPr>
          <w:rFonts w:eastAsia="Times New Roman"/>
          <w:sz w:val="28"/>
          <w:szCs w:val="28"/>
          <w:lang w:val="vi-VN"/>
        </w:rPr>
        <w:t xml:space="preserve">Trong đó LSᵢ là phép dịch vòng trái ở vòng thứ i. Việc dịch vòng trái được hiểu là </w:t>
      </w:r>
      <w:proofErr w:type="spellStart"/>
      <w:r w:rsidRPr="00DC4FDF">
        <w:rPr>
          <w:rFonts w:eastAsia="Times New Roman"/>
          <w:sz w:val="28"/>
          <w:szCs w:val="28"/>
          <w:lang w:val="vi-VN"/>
        </w:rPr>
        <w:t>bit</w:t>
      </w:r>
      <w:proofErr w:type="spellEnd"/>
      <w:r w:rsidRPr="00DC4FDF">
        <w:rPr>
          <w:rFonts w:eastAsia="Times New Roman"/>
          <w:sz w:val="28"/>
          <w:szCs w:val="28"/>
          <w:lang w:val="vi-VN"/>
        </w:rPr>
        <w:t xml:space="preserve"> ngoài cùng bên trái sẽ được đưa về cuối chuỗi thay vì bị loại bỏ.</w:t>
      </w:r>
      <w:r w:rsidRPr="00DC4FDF">
        <w:rPr>
          <w:rFonts w:eastAsia="Times New Roman"/>
          <w:sz w:val="28"/>
          <w:szCs w:val="28"/>
          <w:lang w:val="vi-VN"/>
        </w:rPr>
        <w:tab/>
      </w:r>
    </w:p>
    <w:p w14:paraId="68CB099F" w14:textId="61C23334" w:rsidR="00716F28" w:rsidRPr="00DC4FDF" w:rsidRDefault="009C1840" w:rsidP="00716F28">
      <w:pPr>
        <w:spacing w:after="0" w:line="240" w:lineRule="auto"/>
        <w:rPr>
          <w:rFonts w:eastAsia="Times New Roman"/>
          <w:sz w:val="28"/>
          <w:szCs w:val="28"/>
          <w:lang w:val="vi-VN"/>
        </w:rPr>
      </w:pPr>
      <w:r w:rsidRPr="00DC4FDF">
        <w:rPr>
          <w:rFonts w:eastAsia="Times New Roman"/>
          <w:noProof/>
          <w:sz w:val="28"/>
          <w:szCs w:val="28"/>
          <w:lang w:val="vi-VN"/>
        </w:rPr>
        <w:drawing>
          <wp:inline distT="0" distB="0" distL="0" distR="0" wp14:anchorId="517AC4A7" wp14:editId="61C675C3">
            <wp:extent cx="5791200" cy="923925"/>
            <wp:effectExtent l="0" t="0" r="0" b="0"/>
            <wp:docPr id="1996793385" name="Ả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91200" cy="923925"/>
                    </a:xfrm>
                    <a:prstGeom prst="rect">
                      <a:avLst/>
                    </a:prstGeom>
                    <a:noFill/>
                    <a:ln>
                      <a:noFill/>
                    </a:ln>
                  </pic:spPr>
                </pic:pic>
              </a:graphicData>
            </a:graphic>
          </wp:inline>
        </w:drawing>
      </w:r>
    </w:p>
    <w:p w14:paraId="761DFC2D" w14:textId="77777777" w:rsidR="009116B3" w:rsidRPr="00DC4FDF" w:rsidRDefault="009116B3" w:rsidP="00716F28">
      <w:pPr>
        <w:spacing w:after="0" w:line="240" w:lineRule="auto"/>
        <w:rPr>
          <w:rFonts w:eastAsia="Times New Roman"/>
          <w:sz w:val="28"/>
          <w:szCs w:val="28"/>
          <w:lang w:val="vi-VN"/>
        </w:rPr>
      </w:pPr>
    </w:p>
    <w:p w14:paraId="02AE54EF" w14:textId="1925153B" w:rsidR="00DB19AC" w:rsidRPr="00DC4FDF" w:rsidRDefault="00DB19AC" w:rsidP="005A22BB">
      <w:pPr>
        <w:spacing w:after="0" w:line="240" w:lineRule="auto"/>
        <w:ind w:firstLine="720"/>
        <w:rPr>
          <w:rFonts w:eastAsia="Times New Roman"/>
          <w:sz w:val="28"/>
          <w:szCs w:val="28"/>
          <w:lang w:val="vi-VN"/>
        </w:rPr>
      </w:pPr>
      <w:r w:rsidRPr="00DC4FDF">
        <w:rPr>
          <w:rFonts w:eastAsia="Times New Roman"/>
          <w:sz w:val="28"/>
          <w:szCs w:val="28"/>
          <w:lang w:val="vi-VN"/>
        </w:rPr>
        <w:t>Ví dụ, theo bảng trên, C3 và D3 có được từ C2 và D2 bằng cách dịch trái 2</w:t>
      </w:r>
    </w:p>
    <w:p w14:paraId="74FCFD5C" w14:textId="77777777" w:rsidR="00DB19AC" w:rsidRPr="00DC4FDF" w:rsidRDefault="00DB19AC" w:rsidP="00DB19AC">
      <w:pPr>
        <w:spacing w:after="0" w:line="240" w:lineRule="auto"/>
        <w:rPr>
          <w:rFonts w:eastAsia="Times New Roman"/>
          <w:sz w:val="28"/>
          <w:szCs w:val="28"/>
          <w:lang w:val="vi-VN"/>
        </w:rPr>
      </w:pPr>
      <w:proofErr w:type="spellStart"/>
      <w:r w:rsidRPr="00DC4FDF">
        <w:rPr>
          <w:rFonts w:eastAsia="Times New Roman"/>
          <w:sz w:val="28"/>
          <w:szCs w:val="28"/>
          <w:lang w:val="vi-VN"/>
        </w:rPr>
        <w:t>bit</w:t>
      </w:r>
      <w:proofErr w:type="spellEnd"/>
      <w:r w:rsidRPr="00DC4FDF">
        <w:rPr>
          <w:rFonts w:eastAsia="Times New Roman"/>
          <w:sz w:val="28"/>
          <w:szCs w:val="28"/>
          <w:lang w:val="vi-VN"/>
        </w:rPr>
        <w:t xml:space="preserve">. Hay C16 và D16 có được từ C15 và D15 bằng cách dịch trái 1 </w:t>
      </w:r>
      <w:proofErr w:type="spellStart"/>
      <w:r w:rsidRPr="00DC4FDF">
        <w:rPr>
          <w:rFonts w:eastAsia="Times New Roman"/>
          <w:sz w:val="28"/>
          <w:szCs w:val="28"/>
          <w:lang w:val="vi-VN"/>
        </w:rPr>
        <w:t>bit</w:t>
      </w:r>
      <w:proofErr w:type="spellEnd"/>
      <w:r w:rsidRPr="00DC4FDF">
        <w:rPr>
          <w:rFonts w:eastAsia="Times New Roman"/>
          <w:sz w:val="28"/>
          <w:szCs w:val="28"/>
          <w:lang w:val="vi-VN"/>
        </w:rPr>
        <w:t>. Dịch trái</w:t>
      </w:r>
    </w:p>
    <w:p w14:paraId="28909688" w14:textId="77777777" w:rsidR="00DB19AC" w:rsidRPr="00DC4FDF" w:rsidRDefault="00DB19AC" w:rsidP="00DB19AC">
      <w:pPr>
        <w:spacing w:after="0" w:line="240" w:lineRule="auto"/>
        <w:rPr>
          <w:rFonts w:eastAsia="Times New Roman"/>
          <w:sz w:val="28"/>
          <w:szCs w:val="28"/>
          <w:lang w:val="vi-VN"/>
        </w:rPr>
      </w:pPr>
      <w:r w:rsidRPr="00DC4FDF">
        <w:rPr>
          <w:rFonts w:eastAsia="Times New Roman"/>
          <w:sz w:val="28"/>
          <w:szCs w:val="28"/>
          <w:lang w:val="vi-VN"/>
        </w:rPr>
        <w:t>ở đây được hiểu là quay trái như minh họa sau đây:</w:t>
      </w:r>
    </w:p>
    <w:p w14:paraId="6E026A3F" w14:textId="7DAA4EA3" w:rsidR="00DB19AC" w:rsidRPr="00DC4FDF" w:rsidRDefault="00010447" w:rsidP="00716F28">
      <w:pPr>
        <w:spacing w:after="0" w:line="240" w:lineRule="auto"/>
        <w:rPr>
          <w:rFonts w:eastAsia="Times New Roman"/>
          <w:sz w:val="28"/>
          <w:szCs w:val="28"/>
          <w:lang w:val="vi-VN"/>
        </w:rPr>
      </w:pPr>
      <w:r w:rsidRPr="00DC4FDF">
        <w:rPr>
          <w:rFonts w:eastAsia="Times New Roman"/>
          <w:noProof/>
          <w:sz w:val="28"/>
          <w:szCs w:val="28"/>
          <w:lang w:val="vi-VN"/>
        </w:rPr>
        <w:drawing>
          <wp:inline distT="0" distB="0" distL="0" distR="0" wp14:anchorId="4BB87859" wp14:editId="70A870D7">
            <wp:extent cx="5791835" cy="1752600"/>
            <wp:effectExtent l="0" t="0" r="0" b="0"/>
            <wp:docPr id="62423233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232332" name=""/>
                    <pic:cNvPicPr/>
                  </pic:nvPicPr>
                  <pic:blipFill>
                    <a:blip r:embed="rId25"/>
                    <a:stretch>
                      <a:fillRect/>
                    </a:stretch>
                  </pic:blipFill>
                  <pic:spPr>
                    <a:xfrm>
                      <a:off x="0" y="0"/>
                      <a:ext cx="5791835" cy="1752600"/>
                    </a:xfrm>
                    <a:prstGeom prst="rect">
                      <a:avLst/>
                    </a:prstGeom>
                  </pic:spPr>
                </pic:pic>
              </a:graphicData>
            </a:graphic>
          </wp:inline>
        </w:drawing>
      </w:r>
    </w:p>
    <w:p w14:paraId="200E9787" w14:textId="77777777" w:rsidR="009116B3" w:rsidRPr="00DC4FDF" w:rsidRDefault="009116B3" w:rsidP="00716F28">
      <w:pPr>
        <w:spacing w:after="0" w:line="240" w:lineRule="auto"/>
        <w:rPr>
          <w:rFonts w:eastAsia="Times New Roman"/>
          <w:sz w:val="28"/>
          <w:szCs w:val="28"/>
          <w:lang w:val="vi-VN"/>
        </w:rPr>
      </w:pPr>
    </w:p>
    <w:p w14:paraId="07F254FD" w14:textId="6E815016" w:rsidR="00DC4E39" w:rsidRPr="00DC4FDF" w:rsidRDefault="00010447" w:rsidP="00010447">
      <w:pPr>
        <w:spacing w:after="0" w:line="240" w:lineRule="auto"/>
        <w:ind w:firstLine="720"/>
        <w:rPr>
          <w:rFonts w:eastAsia="Times New Roman"/>
          <w:color w:val="000000"/>
          <w:sz w:val="28"/>
          <w:szCs w:val="28"/>
          <w:lang w:val="vi-VN"/>
        </w:rPr>
      </w:pPr>
      <w:r w:rsidRPr="00DC4FDF">
        <w:rPr>
          <w:rFonts w:eastAsia="Times New Roman"/>
          <w:color w:val="000000"/>
          <w:sz w:val="28"/>
          <w:szCs w:val="28"/>
          <w:lang w:val="vi-VN"/>
        </w:rPr>
        <w:t xml:space="preserve">Sau khi dịch vòng trái, hai phần Cᵢ và Dᵢ được ghép lại thành một chuỗi 56 </w:t>
      </w:r>
      <w:proofErr w:type="spellStart"/>
      <w:r w:rsidRPr="00DC4FDF">
        <w:rPr>
          <w:rFonts w:eastAsia="Times New Roman"/>
          <w:color w:val="000000"/>
          <w:sz w:val="28"/>
          <w:szCs w:val="28"/>
          <w:lang w:val="vi-VN"/>
        </w:rPr>
        <w:t>bit</w:t>
      </w:r>
      <w:proofErr w:type="spellEnd"/>
      <w:r w:rsidRPr="00DC4FDF">
        <w:rPr>
          <w:rFonts w:eastAsia="Times New Roman"/>
          <w:color w:val="000000"/>
          <w:sz w:val="28"/>
          <w:szCs w:val="28"/>
          <w:lang w:val="vi-VN"/>
        </w:rPr>
        <w:t xml:space="preserve">. Chuỗi này tiếp tục được đưa qua phép hoán vị lựa chọn thứ hai. Phép hoán vị PC-2 sẽ lựa chọn và sắp xếp lại 48 </w:t>
      </w:r>
      <w:proofErr w:type="spellStart"/>
      <w:r w:rsidRPr="00DC4FDF">
        <w:rPr>
          <w:rFonts w:eastAsia="Times New Roman"/>
          <w:color w:val="000000"/>
          <w:sz w:val="28"/>
          <w:szCs w:val="28"/>
          <w:lang w:val="vi-VN"/>
        </w:rPr>
        <w:t>bit</w:t>
      </w:r>
      <w:proofErr w:type="spellEnd"/>
      <w:r w:rsidRPr="00DC4FDF">
        <w:rPr>
          <w:rFonts w:eastAsia="Times New Roman"/>
          <w:color w:val="000000"/>
          <w:sz w:val="28"/>
          <w:szCs w:val="28"/>
          <w:lang w:val="vi-VN"/>
        </w:rPr>
        <w:t xml:space="preserve"> từ chuỗi 56 </w:t>
      </w:r>
      <w:proofErr w:type="spellStart"/>
      <w:r w:rsidRPr="00DC4FDF">
        <w:rPr>
          <w:rFonts w:eastAsia="Times New Roman"/>
          <w:color w:val="000000"/>
          <w:sz w:val="28"/>
          <w:szCs w:val="28"/>
          <w:lang w:val="vi-VN"/>
        </w:rPr>
        <w:t>bit</w:t>
      </w:r>
      <w:proofErr w:type="spellEnd"/>
      <w:r w:rsidRPr="00DC4FDF">
        <w:rPr>
          <w:rFonts w:eastAsia="Times New Roman"/>
          <w:color w:val="000000"/>
          <w:sz w:val="28"/>
          <w:szCs w:val="28"/>
          <w:lang w:val="vi-VN"/>
        </w:rPr>
        <w:t xml:space="preserve"> để tạo thành khóa vòng Kᵢ.</w:t>
      </w:r>
    </w:p>
    <w:p w14:paraId="493FE262" w14:textId="77777777" w:rsidR="00A05241" w:rsidRPr="00DC4FDF" w:rsidRDefault="00A05241" w:rsidP="00010447">
      <w:pPr>
        <w:spacing w:after="0" w:line="240" w:lineRule="auto"/>
        <w:ind w:firstLine="720"/>
        <w:rPr>
          <w:rFonts w:eastAsia="Times New Roman"/>
          <w:color w:val="000000"/>
          <w:sz w:val="28"/>
          <w:szCs w:val="28"/>
          <w:lang w:val="vi-VN"/>
        </w:rPr>
      </w:pPr>
    </w:p>
    <w:p w14:paraId="501D6FC2" w14:textId="2C4C9BB5" w:rsidR="00DC4E39" w:rsidRPr="00DC4FDF" w:rsidRDefault="009C1840" w:rsidP="00C910E6">
      <w:pPr>
        <w:spacing w:after="0" w:line="240" w:lineRule="auto"/>
        <w:ind w:left="720"/>
        <w:rPr>
          <w:rFonts w:eastAsia="Times New Roman"/>
          <w:b/>
          <w:bCs/>
          <w:color w:val="EE0000"/>
          <w:sz w:val="28"/>
          <w:szCs w:val="28"/>
          <w:lang w:val="vi-VN"/>
        </w:rPr>
      </w:pPr>
      <w:r w:rsidRPr="00DC4FDF">
        <w:rPr>
          <w:rFonts w:eastAsia="Times New Roman"/>
          <w:b/>
          <w:noProof/>
          <w:color w:val="EE0000"/>
          <w:sz w:val="28"/>
          <w:szCs w:val="28"/>
          <w:lang w:val="vi-VN"/>
        </w:rPr>
        <w:lastRenderedPageBreak/>
        <w:drawing>
          <wp:inline distT="0" distB="0" distL="0" distR="0" wp14:anchorId="3D4CEA91" wp14:editId="0DEF318D">
            <wp:extent cx="4657725" cy="2438400"/>
            <wp:effectExtent l="0" t="0" r="0" b="0"/>
            <wp:docPr id="1518288897" name="Ả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57725" cy="2438400"/>
                    </a:xfrm>
                    <a:prstGeom prst="rect">
                      <a:avLst/>
                    </a:prstGeom>
                    <a:noFill/>
                    <a:ln>
                      <a:noFill/>
                    </a:ln>
                  </pic:spPr>
                </pic:pic>
              </a:graphicData>
            </a:graphic>
          </wp:inline>
        </w:drawing>
      </w:r>
    </w:p>
    <w:p w14:paraId="516EB8E2" w14:textId="77777777" w:rsidR="009116B3" w:rsidRPr="00DC4FDF" w:rsidRDefault="009116B3" w:rsidP="00C910E6">
      <w:pPr>
        <w:spacing w:after="0" w:line="240" w:lineRule="auto"/>
        <w:ind w:left="720"/>
        <w:rPr>
          <w:rFonts w:eastAsia="Times New Roman"/>
          <w:b/>
          <w:bCs/>
          <w:color w:val="EE0000"/>
          <w:sz w:val="28"/>
          <w:szCs w:val="28"/>
          <w:lang w:val="vi-VN"/>
        </w:rPr>
      </w:pPr>
    </w:p>
    <w:p w14:paraId="31253588" w14:textId="71DB27DD" w:rsidR="0079248C" w:rsidRPr="00DC4FDF" w:rsidRDefault="0079248C" w:rsidP="0079248C">
      <w:pPr>
        <w:spacing w:after="0" w:line="240" w:lineRule="auto"/>
        <w:ind w:firstLine="720"/>
        <w:rPr>
          <w:rFonts w:eastAsia="Times New Roman"/>
          <w:sz w:val="28"/>
          <w:szCs w:val="28"/>
          <w:lang w:val="vi-VN"/>
        </w:rPr>
      </w:pPr>
      <w:r w:rsidRPr="00DC4FDF">
        <w:rPr>
          <w:rFonts w:eastAsia="Times New Roman"/>
          <w:sz w:val="28"/>
          <w:szCs w:val="28"/>
          <w:lang w:val="vi-VN"/>
        </w:rPr>
        <w:t xml:space="preserve">Bảng PC-2 thực hiện việc lựa chọn và sắp xếp lại 48 </w:t>
      </w:r>
      <w:proofErr w:type="spellStart"/>
      <w:r w:rsidRPr="00DC4FDF">
        <w:rPr>
          <w:rFonts w:eastAsia="Times New Roman"/>
          <w:sz w:val="28"/>
          <w:szCs w:val="28"/>
          <w:lang w:val="vi-VN"/>
        </w:rPr>
        <w:t>bit</w:t>
      </w:r>
      <w:proofErr w:type="spellEnd"/>
      <w:r w:rsidRPr="00DC4FDF">
        <w:rPr>
          <w:rFonts w:eastAsia="Times New Roman"/>
          <w:sz w:val="28"/>
          <w:szCs w:val="28"/>
          <w:lang w:val="vi-VN"/>
        </w:rPr>
        <w:t xml:space="preserve"> từ chuỗi </w:t>
      </w:r>
      <m:oMath>
        <m:sSub>
          <m:sSubPr>
            <m:ctrlPr>
              <w:rPr>
                <w:rFonts w:ascii="Cambria Math" w:eastAsia="Times New Roman" w:hAnsi="Cambria Math"/>
                <w:sz w:val="28"/>
                <w:szCs w:val="28"/>
              </w:rPr>
            </m:ctrlPr>
          </m:sSubPr>
          <m:e>
            <m:r>
              <w:rPr>
                <w:rFonts w:ascii="Cambria Math" w:eastAsia="Times New Roman" w:hAnsi="Cambria Math"/>
                <w:sz w:val="28"/>
                <w:szCs w:val="28"/>
                <w:lang w:val="vi-VN"/>
              </w:rPr>
              <m:t>C</m:t>
            </m:r>
          </m:e>
          <m:sub>
            <m:r>
              <w:rPr>
                <w:rFonts w:ascii="Cambria Math" w:eastAsia="Times New Roman" w:hAnsi="Cambria Math"/>
                <w:sz w:val="28"/>
                <w:szCs w:val="28"/>
                <w:lang w:val="vi-VN"/>
              </w:rPr>
              <m:t>i</m:t>
            </m:r>
          </m:sub>
        </m:sSub>
        <m:sSub>
          <m:sSubPr>
            <m:ctrlPr>
              <w:rPr>
                <w:rFonts w:ascii="Cambria Math" w:eastAsia="Times New Roman" w:hAnsi="Cambria Math"/>
                <w:sz w:val="28"/>
                <w:szCs w:val="28"/>
              </w:rPr>
            </m:ctrlPr>
          </m:sSubPr>
          <m:e>
            <m:r>
              <w:rPr>
                <w:rFonts w:ascii="Cambria Math" w:eastAsia="Times New Roman" w:hAnsi="Cambria Math"/>
                <w:sz w:val="28"/>
                <w:szCs w:val="28"/>
                <w:lang w:val="vi-VN"/>
              </w:rPr>
              <m:t>D</m:t>
            </m:r>
          </m:e>
          <m:sub>
            <m:r>
              <w:rPr>
                <w:rFonts w:ascii="Cambria Math" w:eastAsia="Times New Roman" w:hAnsi="Cambria Math"/>
                <w:sz w:val="28"/>
                <w:szCs w:val="28"/>
                <w:lang w:val="vi-VN"/>
              </w:rPr>
              <m:t>i</m:t>
            </m:r>
          </m:sub>
        </m:sSub>
      </m:oMath>
      <w:r w:rsidRPr="00DC4FDF">
        <w:rPr>
          <w:rFonts w:eastAsia="Times New Roman"/>
          <w:sz w:val="28"/>
          <w:szCs w:val="28"/>
          <w:lang w:val="vi-VN"/>
        </w:rPr>
        <w:t xml:space="preserve">. Các bit được lấy theo thứ tự quy định trong bảng, ví dụ bit đầu tiên của khóa vòng là bit thứ 14 của chuỗi </w:t>
      </w:r>
      <m:oMath>
        <m:sSub>
          <m:sSubPr>
            <m:ctrlPr>
              <w:rPr>
                <w:rFonts w:ascii="Cambria Math" w:eastAsia="Times New Roman" w:hAnsi="Cambria Math"/>
                <w:sz w:val="28"/>
                <w:szCs w:val="28"/>
              </w:rPr>
            </m:ctrlPr>
          </m:sSubPr>
          <m:e>
            <m:r>
              <w:rPr>
                <w:rFonts w:ascii="Cambria Math" w:eastAsia="Times New Roman" w:hAnsi="Cambria Math"/>
                <w:sz w:val="28"/>
                <w:szCs w:val="28"/>
                <w:lang w:val="vi-VN"/>
              </w:rPr>
              <m:t>C</m:t>
            </m:r>
          </m:e>
          <m:sub>
            <m:r>
              <w:rPr>
                <w:rFonts w:ascii="Cambria Math" w:eastAsia="Times New Roman" w:hAnsi="Cambria Math"/>
                <w:sz w:val="28"/>
                <w:szCs w:val="28"/>
                <w:lang w:val="vi-VN"/>
              </w:rPr>
              <m:t>i</m:t>
            </m:r>
          </m:sub>
        </m:sSub>
        <m:sSub>
          <m:sSubPr>
            <m:ctrlPr>
              <w:rPr>
                <w:rFonts w:ascii="Cambria Math" w:eastAsia="Times New Roman" w:hAnsi="Cambria Math"/>
                <w:sz w:val="28"/>
                <w:szCs w:val="28"/>
              </w:rPr>
            </m:ctrlPr>
          </m:sSubPr>
          <m:e>
            <m:r>
              <w:rPr>
                <w:rFonts w:ascii="Cambria Math" w:eastAsia="Times New Roman" w:hAnsi="Cambria Math"/>
                <w:sz w:val="28"/>
                <w:szCs w:val="28"/>
                <w:lang w:val="vi-VN"/>
              </w:rPr>
              <m:t>D</m:t>
            </m:r>
          </m:e>
          <m:sub>
            <m:r>
              <w:rPr>
                <w:rFonts w:ascii="Cambria Math" w:eastAsia="Times New Roman" w:hAnsi="Cambria Math"/>
                <w:sz w:val="28"/>
                <w:szCs w:val="28"/>
                <w:lang w:val="vi-VN"/>
              </w:rPr>
              <m:t>i</m:t>
            </m:r>
          </m:sub>
        </m:sSub>
      </m:oMath>
      <w:r w:rsidRPr="00DC4FDF">
        <w:rPr>
          <w:rFonts w:eastAsia="Times New Roman"/>
          <w:sz w:val="28"/>
          <w:szCs w:val="28"/>
          <w:lang w:val="vi-VN"/>
        </w:rPr>
        <w:t>, bit thứ hai là bit thứ 17, bit thứ ba là bit thứ 11 và bit cuối cùng là bit thứ 32.</w:t>
      </w:r>
    </w:p>
    <w:p w14:paraId="1EEFF5D5" w14:textId="77777777" w:rsidR="009116B3" w:rsidRPr="00DC4FDF" w:rsidRDefault="0079248C" w:rsidP="009116B3">
      <w:pPr>
        <w:spacing w:after="0" w:line="240" w:lineRule="auto"/>
        <w:ind w:firstLine="720"/>
        <w:rPr>
          <w:rFonts w:eastAsia="Times New Roman"/>
          <w:sz w:val="28"/>
          <w:szCs w:val="28"/>
          <w:lang w:val="vi-VN"/>
        </w:rPr>
      </w:pPr>
      <w:r w:rsidRPr="00DC4FDF">
        <w:rPr>
          <w:rFonts w:eastAsia="Times New Roman"/>
          <w:sz w:val="28"/>
          <w:szCs w:val="28"/>
          <w:lang w:val="vi-VN"/>
        </w:rPr>
        <w:t xml:space="preserve">Kết quả của phép hoán vị PC-2 là khóa vòng </w:t>
      </w:r>
      <m:oMath>
        <m:sSub>
          <m:sSubPr>
            <m:ctrlPr>
              <w:rPr>
                <w:rFonts w:ascii="Cambria Math" w:eastAsia="Times New Roman" w:hAnsi="Cambria Math"/>
                <w:sz w:val="28"/>
                <w:szCs w:val="28"/>
              </w:rPr>
            </m:ctrlPr>
          </m:sSubPr>
          <m:e>
            <m:r>
              <w:rPr>
                <w:rFonts w:ascii="Cambria Math" w:eastAsia="Times New Roman" w:hAnsi="Cambria Math"/>
                <w:sz w:val="28"/>
                <w:szCs w:val="28"/>
                <w:lang w:val="vi-VN"/>
              </w:rPr>
              <m:t>K</m:t>
            </m:r>
          </m:e>
          <m:sub>
            <m:r>
              <w:rPr>
                <w:rFonts w:ascii="Cambria Math" w:eastAsia="Times New Roman" w:hAnsi="Cambria Math"/>
                <w:sz w:val="28"/>
                <w:szCs w:val="28"/>
                <w:lang w:val="vi-VN"/>
              </w:rPr>
              <m:t>i</m:t>
            </m:r>
          </m:sub>
        </m:sSub>
      </m:oMath>
      <w:r w:rsidRPr="00DC4FDF">
        <w:rPr>
          <w:rFonts w:eastAsia="Times New Roman"/>
          <w:sz w:val="28"/>
          <w:szCs w:val="28"/>
          <w:lang w:val="vi-VN"/>
        </w:rPr>
        <w:t xml:space="preserve">gồm 48 </w:t>
      </w:r>
      <w:proofErr w:type="spellStart"/>
      <w:r w:rsidRPr="00DC4FDF">
        <w:rPr>
          <w:rFonts w:eastAsia="Times New Roman"/>
          <w:sz w:val="28"/>
          <w:szCs w:val="28"/>
          <w:lang w:val="vi-VN"/>
        </w:rPr>
        <w:t>bit</w:t>
      </w:r>
      <w:proofErr w:type="spellEnd"/>
      <w:r w:rsidRPr="00DC4FDF">
        <w:rPr>
          <w:rFonts w:eastAsia="Times New Roman"/>
          <w:sz w:val="28"/>
          <w:szCs w:val="28"/>
          <w:lang w:val="vi-VN"/>
        </w:rPr>
        <w:t xml:space="preserve">, được sử dụng trong hàm mã hóa </w:t>
      </w:r>
      <m:oMath>
        <m:r>
          <w:rPr>
            <w:rFonts w:ascii="Cambria Math" w:eastAsia="Times New Roman" w:hAnsi="Cambria Math"/>
            <w:sz w:val="28"/>
            <w:szCs w:val="28"/>
            <w:lang w:val="vi-VN"/>
          </w:rPr>
          <m:t>f(R,K)</m:t>
        </m:r>
      </m:oMath>
      <w:r w:rsidRPr="00DC4FDF">
        <w:rPr>
          <w:rFonts w:eastAsia="Times New Roman"/>
          <w:sz w:val="28"/>
          <w:szCs w:val="28"/>
          <w:lang w:val="vi-VN"/>
        </w:rPr>
        <w:t xml:space="preserve">ở vòng lặp thứ </w:t>
      </w:r>
      <m:oMath>
        <m:r>
          <w:rPr>
            <w:rFonts w:ascii="Cambria Math" w:eastAsia="Times New Roman" w:hAnsi="Cambria Math"/>
            <w:sz w:val="28"/>
            <w:szCs w:val="28"/>
            <w:lang w:val="vi-VN"/>
          </w:rPr>
          <m:t>i</m:t>
        </m:r>
      </m:oMath>
      <w:r w:rsidRPr="00DC4FDF">
        <w:rPr>
          <w:rFonts w:eastAsia="Times New Roman"/>
          <w:sz w:val="28"/>
          <w:szCs w:val="28"/>
          <w:lang w:val="vi-VN"/>
        </w:rPr>
        <w:t xml:space="preserve">. Quá trình này được thực hiện cho cả 16 vòng để tạo ra các khóa vòng </w:t>
      </w:r>
      <m:oMath>
        <m:sSub>
          <m:sSubPr>
            <m:ctrlPr>
              <w:rPr>
                <w:rFonts w:ascii="Cambria Math" w:eastAsia="Times New Roman" w:hAnsi="Cambria Math"/>
                <w:sz w:val="28"/>
                <w:szCs w:val="28"/>
              </w:rPr>
            </m:ctrlPr>
          </m:sSubPr>
          <m:e>
            <m:r>
              <w:rPr>
                <w:rFonts w:ascii="Cambria Math" w:eastAsia="Times New Roman" w:hAnsi="Cambria Math"/>
                <w:sz w:val="28"/>
                <w:szCs w:val="28"/>
                <w:lang w:val="vi-VN"/>
              </w:rPr>
              <m:t>K</m:t>
            </m:r>
          </m:e>
          <m:sub>
            <m:r>
              <w:rPr>
                <w:rFonts w:ascii="Cambria Math" w:eastAsia="Times New Roman" w:hAnsi="Cambria Math"/>
                <w:sz w:val="28"/>
                <w:szCs w:val="28"/>
                <w:lang w:val="vi-VN"/>
              </w:rPr>
              <m:t>1</m:t>
            </m:r>
          </m:sub>
        </m:sSub>
        <m:r>
          <w:rPr>
            <w:rFonts w:ascii="Cambria Math" w:eastAsia="Times New Roman" w:hAnsi="Cambria Math"/>
            <w:sz w:val="28"/>
            <w:szCs w:val="28"/>
            <w:lang w:val="vi-VN"/>
          </w:rPr>
          <m:t>,</m:t>
        </m:r>
        <m:sSub>
          <m:sSubPr>
            <m:ctrlPr>
              <w:rPr>
                <w:rFonts w:ascii="Cambria Math" w:eastAsia="Times New Roman" w:hAnsi="Cambria Math"/>
                <w:sz w:val="28"/>
                <w:szCs w:val="28"/>
              </w:rPr>
            </m:ctrlPr>
          </m:sSubPr>
          <m:e>
            <m:r>
              <w:rPr>
                <w:rFonts w:ascii="Cambria Math" w:eastAsia="Times New Roman" w:hAnsi="Cambria Math"/>
                <w:sz w:val="28"/>
                <w:szCs w:val="28"/>
                <w:lang w:val="vi-VN"/>
              </w:rPr>
              <m:t>K</m:t>
            </m:r>
          </m:e>
          <m:sub>
            <m:r>
              <w:rPr>
                <w:rFonts w:ascii="Cambria Math" w:eastAsia="Times New Roman" w:hAnsi="Cambria Math"/>
                <w:sz w:val="28"/>
                <w:szCs w:val="28"/>
                <w:lang w:val="vi-VN"/>
              </w:rPr>
              <m:t>2</m:t>
            </m:r>
          </m:sub>
        </m:sSub>
        <m:r>
          <w:rPr>
            <w:rFonts w:ascii="Cambria Math" w:eastAsia="Times New Roman" w:hAnsi="Cambria Math"/>
            <w:sz w:val="28"/>
            <w:szCs w:val="28"/>
            <w:lang w:val="vi-VN"/>
          </w:rPr>
          <m:t>,</m:t>
        </m:r>
        <m:r>
          <m:rPr>
            <m:sty m:val="p"/>
          </m:rPr>
          <w:rPr>
            <w:rFonts w:ascii="Cambria Math" w:eastAsia="Times New Roman" w:hAnsi="Cambria Math"/>
            <w:sz w:val="28"/>
            <w:szCs w:val="28"/>
            <w:lang w:val="vi-VN"/>
          </w:rPr>
          <m:t>...</m:t>
        </m:r>
        <m:r>
          <w:rPr>
            <w:rFonts w:ascii="Cambria Math" w:eastAsia="Times New Roman" w:hAnsi="Cambria Math"/>
            <w:sz w:val="28"/>
            <w:szCs w:val="28"/>
            <w:lang w:val="vi-VN"/>
          </w:rPr>
          <m:t>,</m:t>
        </m:r>
        <m:sSub>
          <m:sSubPr>
            <m:ctrlPr>
              <w:rPr>
                <w:rFonts w:ascii="Cambria Math" w:eastAsia="Times New Roman" w:hAnsi="Cambria Math"/>
                <w:sz w:val="28"/>
                <w:szCs w:val="28"/>
              </w:rPr>
            </m:ctrlPr>
          </m:sSubPr>
          <m:e>
            <m:r>
              <w:rPr>
                <w:rFonts w:ascii="Cambria Math" w:eastAsia="Times New Roman" w:hAnsi="Cambria Math"/>
                <w:sz w:val="28"/>
                <w:szCs w:val="28"/>
                <w:lang w:val="vi-VN"/>
              </w:rPr>
              <m:t>K</m:t>
            </m:r>
          </m:e>
          <m:sub>
            <m:r>
              <w:rPr>
                <w:rFonts w:ascii="Cambria Math" w:eastAsia="Times New Roman" w:hAnsi="Cambria Math"/>
                <w:sz w:val="28"/>
                <w:szCs w:val="28"/>
                <w:lang w:val="vi-VN"/>
              </w:rPr>
              <m:t>16</m:t>
            </m:r>
          </m:sub>
        </m:sSub>
      </m:oMath>
      <w:r w:rsidRPr="00DC4FDF">
        <w:rPr>
          <w:rFonts w:eastAsia="Times New Roman"/>
          <w:sz w:val="28"/>
          <w:szCs w:val="28"/>
          <w:lang w:val="vi-VN"/>
        </w:rPr>
        <w:t>.</w:t>
      </w:r>
    </w:p>
    <w:p w14:paraId="56B22B25" w14:textId="77777777" w:rsidR="009116B3" w:rsidRPr="00DC4FDF" w:rsidRDefault="009116B3" w:rsidP="009116B3">
      <w:pPr>
        <w:spacing w:after="0" w:line="240" w:lineRule="auto"/>
        <w:rPr>
          <w:rFonts w:eastAsia="Times New Roman"/>
          <w:sz w:val="28"/>
          <w:szCs w:val="28"/>
          <w:lang w:val="vi-VN"/>
        </w:rPr>
      </w:pPr>
    </w:p>
    <w:p w14:paraId="6458E024" w14:textId="76B69D01" w:rsidR="007F390C" w:rsidRPr="00DC4FDF" w:rsidRDefault="007F390C" w:rsidP="009116B3">
      <w:pPr>
        <w:spacing w:after="0" w:line="240" w:lineRule="auto"/>
        <w:rPr>
          <w:rFonts w:eastAsia="Times New Roman"/>
          <w:sz w:val="28"/>
          <w:szCs w:val="28"/>
          <w:lang w:val="vi-VN"/>
        </w:rPr>
      </w:pPr>
      <w:r w:rsidRPr="00DC4FDF">
        <w:rPr>
          <w:b/>
          <w:color w:val="000000"/>
          <w:sz w:val="28"/>
          <w:szCs w:val="28"/>
          <w:lang w:val="vi-VN"/>
        </w:rPr>
        <w:t>Hoán vị khởi tạo đảo IP-1</w:t>
      </w:r>
    </w:p>
    <w:p w14:paraId="2044D5FA" w14:textId="0C57363C" w:rsidR="00CF3164" w:rsidRPr="00DC4FDF" w:rsidRDefault="00D32739" w:rsidP="00D32739">
      <w:pPr>
        <w:spacing w:before="60" w:after="60"/>
        <w:ind w:firstLine="720"/>
        <w:jc w:val="both"/>
        <w:rPr>
          <w:bCs/>
          <w:color w:val="000000"/>
          <w:sz w:val="28"/>
          <w:szCs w:val="28"/>
          <w:lang w:val="vi-VN"/>
        </w:rPr>
      </w:pPr>
      <w:r w:rsidRPr="00DC4FDF">
        <w:rPr>
          <w:bCs/>
          <w:color w:val="000000"/>
          <w:sz w:val="28"/>
          <w:szCs w:val="28"/>
          <w:lang w:val="vi-VN"/>
        </w:rPr>
        <w:t xml:space="preserve">Bước cuối cùng trong quá trình mã hóa DES. Sau khi hoàn thành 16 vòng lặp mã hóa, hai nửa dữ liệu </w:t>
      </w:r>
      <m:oMath>
        <m:sSub>
          <m:sSubPr>
            <m:ctrlPr>
              <w:rPr>
                <w:rFonts w:ascii="Cambria Math" w:hAnsi="Cambria Math"/>
                <w:bCs/>
                <w:color w:val="000000"/>
                <w:sz w:val="28"/>
                <w:szCs w:val="28"/>
              </w:rPr>
            </m:ctrlPr>
          </m:sSubPr>
          <m:e>
            <m:r>
              <w:rPr>
                <w:rFonts w:ascii="Cambria Math" w:hAnsi="Cambria Math"/>
                <w:color w:val="000000"/>
                <w:sz w:val="28"/>
                <w:szCs w:val="28"/>
                <w:lang w:val="vi-VN"/>
              </w:rPr>
              <m:t>L</m:t>
            </m:r>
          </m:e>
          <m:sub>
            <m:r>
              <w:rPr>
                <w:rFonts w:ascii="Cambria Math" w:hAnsi="Cambria Math"/>
                <w:color w:val="000000"/>
                <w:sz w:val="28"/>
                <w:szCs w:val="28"/>
                <w:lang w:val="vi-VN"/>
              </w:rPr>
              <m:t>16</m:t>
            </m:r>
          </m:sub>
        </m:sSub>
      </m:oMath>
      <w:r w:rsidRPr="00DC4FDF">
        <w:rPr>
          <w:bCs/>
          <w:color w:val="000000"/>
          <w:sz w:val="28"/>
          <w:szCs w:val="28"/>
          <w:lang w:val="vi-VN"/>
        </w:rPr>
        <w:t xml:space="preserve">và </w:t>
      </w:r>
      <m:oMath>
        <m:sSub>
          <m:sSubPr>
            <m:ctrlPr>
              <w:rPr>
                <w:rFonts w:ascii="Cambria Math" w:hAnsi="Cambria Math"/>
                <w:bCs/>
                <w:color w:val="000000"/>
                <w:sz w:val="28"/>
                <w:szCs w:val="28"/>
              </w:rPr>
            </m:ctrlPr>
          </m:sSubPr>
          <m:e>
            <m:r>
              <w:rPr>
                <w:rFonts w:ascii="Cambria Math" w:hAnsi="Cambria Math"/>
                <w:color w:val="000000"/>
                <w:sz w:val="28"/>
                <w:szCs w:val="28"/>
                <w:lang w:val="vi-VN"/>
              </w:rPr>
              <m:t>R</m:t>
            </m:r>
          </m:e>
          <m:sub>
            <m:r>
              <w:rPr>
                <w:rFonts w:ascii="Cambria Math" w:hAnsi="Cambria Math"/>
                <w:color w:val="000000"/>
                <w:sz w:val="28"/>
                <w:szCs w:val="28"/>
                <w:lang w:val="vi-VN"/>
              </w:rPr>
              <m:t>16</m:t>
            </m:r>
          </m:sub>
        </m:sSub>
      </m:oMath>
      <w:r w:rsidRPr="00DC4FDF">
        <w:rPr>
          <w:bCs/>
          <w:color w:val="000000"/>
          <w:sz w:val="28"/>
          <w:szCs w:val="28"/>
          <w:lang w:val="vi-VN"/>
        </w:rPr>
        <w:t xml:space="preserve">được ghép lại thành một khối 64 </w:t>
      </w:r>
      <w:proofErr w:type="spellStart"/>
      <w:r w:rsidRPr="00DC4FDF">
        <w:rPr>
          <w:bCs/>
          <w:color w:val="000000"/>
          <w:sz w:val="28"/>
          <w:szCs w:val="28"/>
          <w:lang w:val="vi-VN"/>
        </w:rPr>
        <w:t>bit</w:t>
      </w:r>
      <w:proofErr w:type="spellEnd"/>
      <w:r w:rsidRPr="00DC4FDF">
        <w:rPr>
          <w:bCs/>
          <w:color w:val="000000"/>
          <w:sz w:val="28"/>
          <w:szCs w:val="28"/>
          <w:lang w:val="vi-VN"/>
        </w:rPr>
        <w:t xml:space="preserve">. Khối dữ liệu này sau đó được đưa qua phép hoán vị đảo IP⁻¹ để sắp xếp lại vị trí các </w:t>
      </w:r>
      <w:proofErr w:type="spellStart"/>
      <w:r w:rsidR="00CF3164" w:rsidRPr="00DC4FDF">
        <w:rPr>
          <w:bCs/>
          <w:color w:val="000000"/>
          <w:sz w:val="28"/>
          <w:szCs w:val="28"/>
          <w:lang w:val="vi-VN"/>
        </w:rPr>
        <w:t>bit</w:t>
      </w:r>
      <w:proofErr w:type="spellEnd"/>
      <w:r w:rsidR="00CF3164" w:rsidRPr="00DC4FDF">
        <w:rPr>
          <w:bCs/>
          <w:color w:val="000000"/>
          <w:sz w:val="28"/>
          <w:szCs w:val="28"/>
          <w:lang w:val="vi-VN"/>
        </w:rPr>
        <w:t xml:space="preserve">   </w:t>
      </w:r>
      <w:r w:rsidR="00ED4F73" w:rsidRPr="00DC4FDF">
        <w:rPr>
          <w:bCs/>
          <w:color w:val="000000"/>
          <w:sz w:val="28"/>
          <w:szCs w:val="28"/>
          <w:lang w:val="vi-VN"/>
        </w:rPr>
        <w:t xml:space="preserve">theo </w:t>
      </w:r>
      <w:r w:rsidR="00CF3164" w:rsidRPr="00DC4FDF">
        <w:rPr>
          <w:bCs/>
          <w:color w:val="000000"/>
          <w:sz w:val="28"/>
          <w:szCs w:val="28"/>
          <w:lang w:val="vi-VN"/>
        </w:rPr>
        <w:t>t</w:t>
      </w:r>
      <w:r w:rsidRPr="00DC4FDF">
        <w:rPr>
          <w:bCs/>
          <w:color w:val="000000"/>
          <w:sz w:val="28"/>
          <w:szCs w:val="28"/>
          <w:lang w:val="vi-VN"/>
        </w:rPr>
        <w:t>hứ tự ngược với phép hoán vị khởi tạo IP.</w:t>
      </w:r>
    </w:p>
    <w:p w14:paraId="1DD3D927" w14:textId="0A880C19" w:rsidR="003D6806" w:rsidRPr="00DC4FDF" w:rsidRDefault="003D6806" w:rsidP="00ED4F73">
      <w:pPr>
        <w:spacing w:before="60" w:after="60"/>
        <w:ind w:left="1440" w:firstLine="720"/>
        <w:jc w:val="both"/>
        <w:rPr>
          <w:bCs/>
          <w:color w:val="000000"/>
          <w:sz w:val="28"/>
          <w:szCs w:val="28"/>
          <w:lang w:val="vi-VN"/>
        </w:rPr>
      </w:pPr>
      <w:r w:rsidRPr="00DC4FDF">
        <w:rPr>
          <w:noProof/>
          <w:sz w:val="28"/>
          <w:szCs w:val="28"/>
          <w:lang w:val="vi-VN"/>
        </w:rPr>
        <w:drawing>
          <wp:inline distT="0" distB="0" distL="0" distR="0" wp14:anchorId="633E7805" wp14:editId="6E8F4343">
            <wp:extent cx="3000375" cy="1990725"/>
            <wp:effectExtent l="0" t="0" r="0" b="0"/>
            <wp:docPr id="932685445" name="Ả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00375" cy="1990725"/>
                    </a:xfrm>
                    <a:prstGeom prst="rect">
                      <a:avLst/>
                    </a:prstGeom>
                    <a:noFill/>
                    <a:ln>
                      <a:noFill/>
                    </a:ln>
                  </pic:spPr>
                </pic:pic>
              </a:graphicData>
            </a:graphic>
          </wp:inline>
        </w:drawing>
      </w:r>
    </w:p>
    <w:p w14:paraId="16333F12" w14:textId="77777777" w:rsidR="009116B3" w:rsidRPr="00DC4FDF" w:rsidRDefault="009116B3" w:rsidP="00ED4F73">
      <w:pPr>
        <w:spacing w:before="60" w:after="60"/>
        <w:ind w:left="1440" w:firstLine="720"/>
        <w:jc w:val="both"/>
        <w:rPr>
          <w:bCs/>
          <w:color w:val="000000"/>
          <w:sz w:val="28"/>
          <w:szCs w:val="28"/>
          <w:lang w:val="vi-VN"/>
        </w:rPr>
      </w:pPr>
    </w:p>
    <w:p w14:paraId="0759A4D2" w14:textId="281EF8FD" w:rsidR="00ED4F73" w:rsidRPr="00DC4FDF" w:rsidRDefault="00ED4F73" w:rsidP="00ED4F73">
      <w:pPr>
        <w:spacing w:before="60" w:after="60"/>
        <w:ind w:firstLine="720"/>
        <w:jc w:val="both"/>
        <w:rPr>
          <w:bCs/>
          <w:color w:val="000000"/>
          <w:sz w:val="28"/>
          <w:szCs w:val="28"/>
          <w:lang w:val="vi-VN"/>
        </w:rPr>
      </w:pPr>
      <w:r w:rsidRPr="00DC4FDF">
        <w:rPr>
          <w:bCs/>
          <w:color w:val="000000"/>
          <w:sz w:val="28"/>
          <w:szCs w:val="28"/>
          <w:lang w:val="vi-VN"/>
        </w:rPr>
        <w:lastRenderedPageBreak/>
        <w:t xml:space="preserve">Kết quả thu được sau phép hoán vị IP⁻¹ chính là </w:t>
      </w:r>
      <w:r w:rsidRPr="00DC4FDF">
        <w:rPr>
          <w:b/>
          <w:bCs/>
          <w:color w:val="000000"/>
          <w:sz w:val="28"/>
          <w:szCs w:val="28"/>
          <w:lang w:val="vi-VN"/>
        </w:rPr>
        <w:t>bản mã (</w:t>
      </w:r>
      <w:proofErr w:type="spellStart"/>
      <w:r w:rsidRPr="00DC4FDF">
        <w:rPr>
          <w:b/>
          <w:bCs/>
          <w:color w:val="000000"/>
          <w:sz w:val="28"/>
          <w:szCs w:val="28"/>
          <w:lang w:val="vi-VN"/>
        </w:rPr>
        <w:t>Ciphertext</w:t>
      </w:r>
      <w:proofErr w:type="spellEnd"/>
      <w:r w:rsidRPr="00DC4FDF">
        <w:rPr>
          <w:b/>
          <w:bCs/>
          <w:color w:val="000000"/>
          <w:sz w:val="28"/>
          <w:szCs w:val="28"/>
          <w:lang w:val="vi-VN"/>
        </w:rPr>
        <w:t>)</w:t>
      </w:r>
      <w:r w:rsidRPr="00DC4FDF">
        <w:rPr>
          <w:bCs/>
          <w:color w:val="000000"/>
          <w:sz w:val="28"/>
          <w:szCs w:val="28"/>
          <w:lang w:val="vi-VN"/>
        </w:rPr>
        <w:t xml:space="preserve"> 64 </w:t>
      </w:r>
      <w:proofErr w:type="spellStart"/>
      <w:r w:rsidRPr="00DC4FDF">
        <w:rPr>
          <w:bCs/>
          <w:color w:val="000000"/>
          <w:sz w:val="28"/>
          <w:szCs w:val="28"/>
          <w:lang w:val="vi-VN"/>
        </w:rPr>
        <w:t>bit</w:t>
      </w:r>
      <w:proofErr w:type="spellEnd"/>
      <w:r w:rsidRPr="00DC4FDF">
        <w:rPr>
          <w:bCs/>
          <w:color w:val="000000"/>
          <w:sz w:val="28"/>
          <w:szCs w:val="28"/>
          <w:lang w:val="vi-VN"/>
        </w:rPr>
        <w:t xml:space="preserve"> của dữ liệu đầu vào. Phép hoán vị này đảm bảo rằng các </w:t>
      </w:r>
      <w:proofErr w:type="spellStart"/>
      <w:r w:rsidRPr="00DC4FDF">
        <w:rPr>
          <w:bCs/>
          <w:color w:val="000000"/>
          <w:sz w:val="28"/>
          <w:szCs w:val="28"/>
          <w:lang w:val="vi-VN"/>
        </w:rPr>
        <w:t>bit</w:t>
      </w:r>
      <w:proofErr w:type="spellEnd"/>
      <w:r w:rsidRPr="00DC4FDF">
        <w:rPr>
          <w:bCs/>
          <w:color w:val="000000"/>
          <w:sz w:val="28"/>
          <w:szCs w:val="28"/>
          <w:lang w:val="vi-VN"/>
        </w:rPr>
        <w:t xml:space="preserve"> được đưa trở về vị trí cuối cùng theo đúng cấu trúc của thuật toán DES.</w:t>
      </w:r>
    </w:p>
    <w:p w14:paraId="1B4867E6" w14:textId="1E8B98C3" w:rsidR="004E6901" w:rsidRPr="00DC4FDF" w:rsidRDefault="004E6901" w:rsidP="004E6901">
      <w:pPr>
        <w:pStyle w:val="oancuaDanhsach"/>
        <w:spacing w:before="60" w:after="60"/>
        <w:ind w:left="0"/>
        <w:jc w:val="both"/>
        <w:rPr>
          <w:bCs/>
          <w:color w:val="000000"/>
          <w:sz w:val="28"/>
          <w:szCs w:val="28"/>
          <w:lang w:val="vi-VN"/>
        </w:rPr>
      </w:pPr>
    </w:p>
    <w:p w14:paraId="233A91DF" w14:textId="30A3D973" w:rsidR="004D4E72" w:rsidRPr="00B0475F" w:rsidRDefault="004D4E72" w:rsidP="00B269E7">
      <w:pPr>
        <w:pStyle w:val="oancuaDanhsach"/>
        <w:numPr>
          <w:ilvl w:val="2"/>
          <w:numId w:val="2"/>
        </w:numPr>
        <w:spacing w:before="60" w:after="60"/>
        <w:jc w:val="both"/>
        <w:rPr>
          <w:b/>
          <w:color w:val="000000"/>
          <w:sz w:val="28"/>
          <w:szCs w:val="28"/>
          <w:lang w:val="vi-VN"/>
        </w:rPr>
      </w:pPr>
      <w:r w:rsidRPr="00B0475F">
        <w:rPr>
          <w:b/>
          <w:color w:val="000000"/>
          <w:sz w:val="28"/>
          <w:szCs w:val="28"/>
          <w:lang w:val="vi-VN"/>
        </w:rPr>
        <w:t>Cấu trúc thuật toán DES</w:t>
      </w:r>
    </w:p>
    <w:p w14:paraId="6C8BEF7A" w14:textId="1D8BB90C" w:rsidR="00406435" w:rsidRPr="00B0475F" w:rsidRDefault="00C63BD4" w:rsidP="00B0475F">
      <w:pPr>
        <w:pStyle w:val="oancuaDanhsach"/>
        <w:numPr>
          <w:ilvl w:val="3"/>
          <w:numId w:val="2"/>
        </w:numPr>
        <w:spacing w:before="60" w:after="60"/>
        <w:ind w:left="1985" w:hanging="1276"/>
        <w:jc w:val="both"/>
        <w:rPr>
          <w:b/>
          <w:color w:val="000000"/>
          <w:sz w:val="28"/>
          <w:szCs w:val="28"/>
          <w:lang w:val="vi-VN"/>
        </w:rPr>
      </w:pPr>
      <w:r w:rsidRPr="00B0475F">
        <w:rPr>
          <w:b/>
          <w:color w:val="000000"/>
          <w:sz w:val="28"/>
          <w:szCs w:val="28"/>
          <w:lang w:val="vi-VN"/>
        </w:rPr>
        <w:t>Quá trình sinh khóa con</w:t>
      </w:r>
    </w:p>
    <w:p w14:paraId="79DBCD28" w14:textId="46C973B2" w:rsidR="00406435" w:rsidRPr="00DC4FDF" w:rsidRDefault="00406435" w:rsidP="00406435">
      <w:pPr>
        <w:spacing w:before="60" w:after="60"/>
        <w:ind w:firstLine="709"/>
        <w:jc w:val="both"/>
        <w:rPr>
          <w:bCs/>
          <w:color w:val="000000"/>
          <w:sz w:val="28"/>
          <w:szCs w:val="28"/>
          <w:lang w:val="vi-VN"/>
        </w:rPr>
      </w:pPr>
      <w:r w:rsidRPr="00DC4FDF">
        <w:rPr>
          <w:bCs/>
          <w:color w:val="000000"/>
          <w:sz w:val="28"/>
          <w:szCs w:val="28"/>
          <w:lang w:val="vi-VN"/>
        </w:rPr>
        <w:t xml:space="preserve">Là quá trình từ 1 khóa 64 </w:t>
      </w:r>
      <w:proofErr w:type="spellStart"/>
      <w:r w:rsidRPr="00DC4FDF">
        <w:rPr>
          <w:bCs/>
          <w:color w:val="000000"/>
          <w:sz w:val="28"/>
          <w:szCs w:val="28"/>
          <w:lang w:val="vi-VN"/>
        </w:rPr>
        <w:t>bit</w:t>
      </w:r>
      <w:proofErr w:type="spellEnd"/>
      <w:r w:rsidRPr="00DC4FDF">
        <w:rPr>
          <w:bCs/>
          <w:color w:val="000000"/>
          <w:sz w:val="28"/>
          <w:szCs w:val="28"/>
          <w:lang w:val="vi-VN"/>
        </w:rPr>
        <w:t xml:space="preserve">, sinh ra 16 khóa con 48 </w:t>
      </w:r>
      <w:proofErr w:type="spellStart"/>
      <w:r w:rsidRPr="00DC4FDF">
        <w:rPr>
          <w:bCs/>
          <w:color w:val="000000"/>
          <w:sz w:val="28"/>
          <w:szCs w:val="28"/>
          <w:lang w:val="vi-VN"/>
        </w:rPr>
        <w:t>bit</w:t>
      </w:r>
      <w:proofErr w:type="spellEnd"/>
      <w:r w:rsidRPr="00DC4FDF">
        <w:rPr>
          <w:bCs/>
          <w:color w:val="000000"/>
          <w:sz w:val="28"/>
          <w:szCs w:val="28"/>
          <w:lang w:val="vi-VN"/>
        </w:rPr>
        <w:t xml:space="preserve"> như sơ đồ dưới đây:</w:t>
      </w:r>
    </w:p>
    <w:p w14:paraId="183C6407" w14:textId="5FD62015" w:rsidR="0078567B" w:rsidRPr="00DC4FDF" w:rsidRDefault="0078567B" w:rsidP="00406435">
      <w:pPr>
        <w:spacing w:before="60" w:after="60"/>
        <w:ind w:firstLine="709"/>
        <w:jc w:val="both"/>
        <w:rPr>
          <w:bCs/>
          <w:color w:val="000000"/>
          <w:sz w:val="28"/>
          <w:szCs w:val="28"/>
          <w:lang w:val="vi-VN"/>
        </w:rPr>
      </w:pPr>
      <w:r w:rsidRPr="00DC4FDF">
        <w:rPr>
          <w:b/>
          <w:noProof/>
          <w:color w:val="000000"/>
          <w:sz w:val="28"/>
          <w:szCs w:val="28"/>
        </w:rPr>
        <w:drawing>
          <wp:inline distT="0" distB="0" distL="0" distR="0" wp14:anchorId="3499A0AB" wp14:editId="04B58E33">
            <wp:extent cx="5248275" cy="3619500"/>
            <wp:effectExtent l="0" t="0" r="0" b="0"/>
            <wp:docPr id="857831380" name="Ả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48275" cy="3619500"/>
                    </a:xfrm>
                    <a:prstGeom prst="rect">
                      <a:avLst/>
                    </a:prstGeom>
                    <a:noFill/>
                    <a:ln>
                      <a:noFill/>
                    </a:ln>
                  </pic:spPr>
                </pic:pic>
              </a:graphicData>
            </a:graphic>
          </wp:inline>
        </w:drawing>
      </w:r>
    </w:p>
    <w:p w14:paraId="078A4D37" w14:textId="1068FE0C" w:rsidR="0096608F" w:rsidRPr="00DC4FDF" w:rsidRDefault="00B040A8" w:rsidP="0096608F">
      <w:pPr>
        <w:spacing w:before="60" w:after="60"/>
        <w:ind w:firstLine="709"/>
        <w:jc w:val="both"/>
        <w:rPr>
          <w:bCs/>
          <w:color w:val="000000"/>
          <w:sz w:val="28"/>
          <w:szCs w:val="28"/>
          <w:lang w:val="vi-VN"/>
        </w:rPr>
      </w:pPr>
      <w:r w:rsidRPr="00DC4FDF">
        <w:rPr>
          <w:bCs/>
          <w:color w:val="000000"/>
          <w:sz w:val="28"/>
          <w:szCs w:val="28"/>
          <w:lang w:val="vi-VN"/>
        </w:rPr>
        <w:t xml:space="preserve">Từ khóa chính 64 </w:t>
      </w:r>
      <w:proofErr w:type="spellStart"/>
      <w:r w:rsidRPr="00DC4FDF">
        <w:rPr>
          <w:bCs/>
          <w:color w:val="000000"/>
          <w:sz w:val="28"/>
          <w:szCs w:val="28"/>
          <w:lang w:val="vi-VN"/>
        </w:rPr>
        <w:t>bit</w:t>
      </w:r>
      <w:proofErr w:type="spellEnd"/>
      <w:r w:rsidRPr="00DC4FDF">
        <w:rPr>
          <w:bCs/>
          <w:color w:val="000000"/>
          <w:sz w:val="28"/>
          <w:szCs w:val="28"/>
          <w:lang w:val="vi-VN"/>
        </w:rPr>
        <w:t xml:space="preserve"> qua bảng hoán vị PC-1 còn 56 </w:t>
      </w:r>
      <w:proofErr w:type="spellStart"/>
      <w:r w:rsidRPr="00DC4FDF">
        <w:rPr>
          <w:bCs/>
          <w:color w:val="000000"/>
          <w:sz w:val="28"/>
          <w:szCs w:val="28"/>
          <w:lang w:val="vi-VN"/>
        </w:rPr>
        <w:t>bit</w:t>
      </w:r>
      <w:proofErr w:type="spellEnd"/>
      <w:r w:rsidRPr="00DC4FDF">
        <w:rPr>
          <w:bCs/>
          <w:color w:val="000000"/>
          <w:sz w:val="28"/>
          <w:szCs w:val="28"/>
          <w:lang w:val="vi-VN"/>
        </w:rPr>
        <w:t xml:space="preserve">. Rồi tách thành C0 (28 </w:t>
      </w:r>
      <w:proofErr w:type="spellStart"/>
      <w:r w:rsidRPr="00DC4FDF">
        <w:rPr>
          <w:bCs/>
          <w:color w:val="000000"/>
          <w:sz w:val="28"/>
          <w:szCs w:val="28"/>
          <w:lang w:val="vi-VN"/>
        </w:rPr>
        <w:t>bit</w:t>
      </w:r>
      <w:proofErr w:type="spellEnd"/>
      <w:r w:rsidRPr="00DC4FDF">
        <w:rPr>
          <w:bCs/>
          <w:color w:val="000000"/>
          <w:sz w:val="28"/>
          <w:szCs w:val="28"/>
          <w:lang w:val="vi-VN"/>
        </w:rPr>
        <w:t xml:space="preserve">) với D0 (28 </w:t>
      </w:r>
      <w:proofErr w:type="spellStart"/>
      <w:r w:rsidRPr="00DC4FDF">
        <w:rPr>
          <w:bCs/>
          <w:color w:val="000000"/>
          <w:sz w:val="28"/>
          <w:szCs w:val="28"/>
          <w:lang w:val="vi-VN"/>
        </w:rPr>
        <w:t>bit</w:t>
      </w:r>
      <w:proofErr w:type="spellEnd"/>
      <w:r w:rsidRPr="00DC4FDF">
        <w:rPr>
          <w:bCs/>
          <w:color w:val="000000"/>
          <w:sz w:val="28"/>
          <w:szCs w:val="28"/>
          <w:lang w:val="vi-VN"/>
        </w:rPr>
        <w:t>)</w:t>
      </w:r>
    </w:p>
    <w:p w14:paraId="5FC0F35F" w14:textId="77777777" w:rsidR="0096608F" w:rsidRPr="00DC4FDF" w:rsidRDefault="0096608F" w:rsidP="0096608F">
      <w:pPr>
        <w:spacing w:before="60" w:after="60"/>
        <w:ind w:firstLine="709"/>
        <w:jc w:val="both"/>
        <w:rPr>
          <w:bCs/>
          <w:color w:val="000000"/>
          <w:sz w:val="28"/>
          <w:szCs w:val="28"/>
          <w:lang w:val="vi-VN"/>
        </w:rPr>
      </w:pPr>
      <w:r w:rsidRPr="00DC4FDF">
        <w:rPr>
          <w:bCs/>
          <w:color w:val="000000"/>
          <w:sz w:val="28"/>
          <w:szCs w:val="28"/>
          <w:lang w:val="vi-VN"/>
        </w:rPr>
        <w:t xml:space="preserve">Rồi dịch n </w:t>
      </w:r>
      <w:proofErr w:type="spellStart"/>
      <w:r w:rsidRPr="00DC4FDF">
        <w:rPr>
          <w:bCs/>
          <w:color w:val="000000"/>
          <w:sz w:val="28"/>
          <w:szCs w:val="28"/>
          <w:lang w:val="vi-VN"/>
        </w:rPr>
        <w:t>bit</w:t>
      </w:r>
      <w:proofErr w:type="spellEnd"/>
      <w:r w:rsidRPr="00DC4FDF">
        <w:rPr>
          <w:bCs/>
          <w:color w:val="000000"/>
          <w:sz w:val="28"/>
          <w:szCs w:val="28"/>
          <w:lang w:val="vi-VN"/>
        </w:rPr>
        <w:t xml:space="preserve"> trái C0, D0 (trong hình ký hiệu LS là dịch trái) ta được C1, D1.</w:t>
      </w:r>
    </w:p>
    <w:p w14:paraId="08456CCA" w14:textId="77777777" w:rsidR="0096608F" w:rsidRPr="00DC4FDF" w:rsidRDefault="0096608F" w:rsidP="0096608F">
      <w:pPr>
        <w:spacing w:before="60" w:after="60"/>
        <w:ind w:firstLine="709"/>
        <w:jc w:val="both"/>
        <w:rPr>
          <w:bCs/>
          <w:color w:val="000000"/>
          <w:sz w:val="28"/>
          <w:szCs w:val="28"/>
          <w:lang w:val="vi-VN"/>
        </w:rPr>
      </w:pPr>
      <w:r w:rsidRPr="00DC4FDF">
        <w:rPr>
          <w:bCs/>
          <w:color w:val="000000"/>
          <w:sz w:val="28"/>
          <w:szCs w:val="28"/>
          <w:lang w:val="vi-VN"/>
        </w:rPr>
        <w:t>Rồi cộng C1 với D1 với nhau qua bảng hoán vị PC-2 ta được K1.</w:t>
      </w:r>
    </w:p>
    <w:p w14:paraId="6A6B3CB9" w14:textId="77777777" w:rsidR="0096608F" w:rsidRPr="00DC4FDF" w:rsidRDefault="0096608F" w:rsidP="0096608F">
      <w:pPr>
        <w:spacing w:before="60" w:after="60"/>
        <w:ind w:firstLine="709"/>
        <w:jc w:val="both"/>
        <w:rPr>
          <w:bCs/>
          <w:color w:val="000000"/>
          <w:sz w:val="28"/>
          <w:szCs w:val="28"/>
          <w:lang w:val="vi-VN"/>
        </w:rPr>
      </w:pPr>
      <w:r w:rsidRPr="00DC4FDF">
        <w:rPr>
          <w:bCs/>
          <w:color w:val="000000"/>
          <w:sz w:val="28"/>
          <w:szCs w:val="28"/>
          <w:lang w:val="vi-VN"/>
        </w:rPr>
        <w:t>Tương tự vậy thêm 15 vòng nữa ta được K2, K3,..., K16.</w:t>
      </w:r>
    </w:p>
    <w:p w14:paraId="4ADC1192" w14:textId="0786AF99" w:rsidR="007461B9" w:rsidRPr="00DC4FDF" w:rsidRDefault="0096608F" w:rsidP="009116B3">
      <w:pPr>
        <w:spacing w:before="60" w:after="60"/>
        <w:ind w:firstLine="709"/>
        <w:jc w:val="both"/>
        <w:rPr>
          <w:bCs/>
          <w:color w:val="000000"/>
          <w:sz w:val="28"/>
          <w:szCs w:val="28"/>
          <w:lang w:val="vi-VN"/>
        </w:rPr>
      </w:pPr>
      <w:r w:rsidRPr="00DC4FDF">
        <w:rPr>
          <w:bCs/>
          <w:color w:val="000000"/>
          <w:sz w:val="28"/>
          <w:szCs w:val="28"/>
          <w:lang w:val="fr-FR"/>
        </w:rPr>
        <w:t xml:space="preserve">Ở </w:t>
      </w:r>
      <w:proofErr w:type="spellStart"/>
      <w:r w:rsidRPr="00DC4FDF">
        <w:rPr>
          <w:bCs/>
          <w:color w:val="000000"/>
          <w:sz w:val="28"/>
          <w:szCs w:val="28"/>
          <w:lang w:val="fr-FR"/>
        </w:rPr>
        <w:t>các</w:t>
      </w:r>
      <w:proofErr w:type="spellEnd"/>
      <w:r w:rsidRPr="00DC4FDF">
        <w:rPr>
          <w:bCs/>
          <w:color w:val="000000"/>
          <w:sz w:val="28"/>
          <w:szCs w:val="28"/>
          <w:lang w:val="fr-FR"/>
        </w:rPr>
        <w:t xml:space="preserve"> </w:t>
      </w:r>
      <w:proofErr w:type="spellStart"/>
      <w:r w:rsidRPr="00DC4FDF">
        <w:rPr>
          <w:bCs/>
          <w:color w:val="000000"/>
          <w:sz w:val="28"/>
          <w:szCs w:val="28"/>
          <w:lang w:val="fr-FR"/>
        </w:rPr>
        <w:t>lần</w:t>
      </w:r>
      <w:proofErr w:type="spellEnd"/>
      <w:r w:rsidRPr="00DC4FDF">
        <w:rPr>
          <w:bCs/>
          <w:color w:val="000000"/>
          <w:sz w:val="28"/>
          <w:szCs w:val="28"/>
          <w:lang w:val="fr-FR"/>
        </w:rPr>
        <w:t xml:space="preserve"> 1, 2, 9, 16 </w:t>
      </w:r>
      <w:proofErr w:type="spellStart"/>
      <w:r w:rsidRPr="00DC4FDF">
        <w:rPr>
          <w:bCs/>
          <w:color w:val="000000"/>
          <w:sz w:val="28"/>
          <w:szCs w:val="28"/>
          <w:lang w:val="fr-FR"/>
        </w:rPr>
        <w:t>dịch</w:t>
      </w:r>
      <w:proofErr w:type="spellEnd"/>
      <w:r w:rsidRPr="00DC4FDF">
        <w:rPr>
          <w:bCs/>
          <w:color w:val="000000"/>
          <w:sz w:val="28"/>
          <w:szCs w:val="28"/>
          <w:lang w:val="fr-FR"/>
        </w:rPr>
        <w:t xml:space="preserve"> bit </w:t>
      </w:r>
      <w:proofErr w:type="spellStart"/>
      <w:r w:rsidRPr="00DC4FDF">
        <w:rPr>
          <w:bCs/>
          <w:color w:val="000000"/>
          <w:sz w:val="28"/>
          <w:szCs w:val="28"/>
          <w:lang w:val="fr-FR"/>
        </w:rPr>
        <w:t>trái</w:t>
      </w:r>
      <w:proofErr w:type="spellEnd"/>
      <w:r w:rsidRPr="00DC4FDF">
        <w:rPr>
          <w:bCs/>
          <w:color w:val="000000"/>
          <w:sz w:val="28"/>
          <w:szCs w:val="28"/>
          <w:lang w:val="fr-FR"/>
        </w:rPr>
        <w:t xml:space="preserve"> là 1 bit. </w:t>
      </w:r>
      <w:proofErr w:type="spellStart"/>
      <w:r w:rsidRPr="00DC4FDF">
        <w:rPr>
          <w:bCs/>
          <w:color w:val="000000"/>
          <w:sz w:val="28"/>
          <w:szCs w:val="28"/>
          <w:lang w:val="fr-FR"/>
        </w:rPr>
        <w:t>Còn</w:t>
      </w:r>
      <w:proofErr w:type="spellEnd"/>
      <w:r w:rsidRPr="00DC4FDF">
        <w:rPr>
          <w:bCs/>
          <w:color w:val="000000"/>
          <w:sz w:val="28"/>
          <w:szCs w:val="28"/>
          <w:lang w:val="fr-FR"/>
        </w:rPr>
        <w:t xml:space="preserve"> </w:t>
      </w:r>
      <w:proofErr w:type="spellStart"/>
      <w:r w:rsidRPr="00DC4FDF">
        <w:rPr>
          <w:bCs/>
          <w:color w:val="000000"/>
          <w:sz w:val="28"/>
          <w:szCs w:val="28"/>
          <w:lang w:val="fr-FR"/>
        </w:rPr>
        <w:t>lại</w:t>
      </w:r>
      <w:proofErr w:type="spellEnd"/>
      <w:r w:rsidRPr="00DC4FDF">
        <w:rPr>
          <w:bCs/>
          <w:color w:val="000000"/>
          <w:sz w:val="28"/>
          <w:szCs w:val="28"/>
          <w:lang w:val="fr-FR"/>
        </w:rPr>
        <w:t xml:space="preserve"> ta </w:t>
      </w:r>
      <w:proofErr w:type="spellStart"/>
      <w:r w:rsidRPr="00DC4FDF">
        <w:rPr>
          <w:bCs/>
          <w:color w:val="000000"/>
          <w:sz w:val="28"/>
          <w:szCs w:val="28"/>
          <w:lang w:val="fr-FR"/>
        </w:rPr>
        <w:t>dịch</w:t>
      </w:r>
      <w:proofErr w:type="spellEnd"/>
      <w:r w:rsidRPr="00DC4FDF">
        <w:rPr>
          <w:bCs/>
          <w:color w:val="000000"/>
          <w:sz w:val="28"/>
          <w:szCs w:val="28"/>
          <w:lang w:val="fr-FR"/>
        </w:rPr>
        <w:t xml:space="preserve"> bit </w:t>
      </w:r>
      <w:proofErr w:type="spellStart"/>
      <w:r w:rsidRPr="00DC4FDF">
        <w:rPr>
          <w:bCs/>
          <w:color w:val="000000"/>
          <w:sz w:val="28"/>
          <w:szCs w:val="28"/>
          <w:lang w:val="fr-FR"/>
        </w:rPr>
        <w:t>trái</w:t>
      </w:r>
      <w:proofErr w:type="spellEnd"/>
      <w:r w:rsidRPr="00DC4FDF">
        <w:rPr>
          <w:bCs/>
          <w:color w:val="000000"/>
          <w:sz w:val="28"/>
          <w:szCs w:val="28"/>
          <w:lang w:val="fr-FR"/>
        </w:rPr>
        <w:t xml:space="preserve"> là 2 </w:t>
      </w:r>
      <w:proofErr w:type="gramStart"/>
      <w:r w:rsidR="003F78EF" w:rsidRPr="00DC4FDF">
        <w:rPr>
          <w:bCs/>
          <w:color w:val="000000"/>
          <w:sz w:val="28"/>
          <w:szCs w:val="28"/>
          <w:lang w:val="fr-FR"/>
        </w:rPr>
        <w:t>bit</w:t>
      </w:r>
      <w:proofErr w:type="gramEnd"/>
      <w:r w:rsidR="003F78EF" w:rsidRPr="00DC4FDF">
        <w:rPr>
          <w:bCs/>
          <w:color w:val="000000"/>
          <w:sz w:val="28"/>
          <w:szCs w:val="28"/>
          <w:lang w:val="vi-VN"/>
        </w:rPr>
        <w:t>.</w:t>
      </w:r>
    </w:p>
    <w:p w14:paraId="37C5AA45" w14:textId="054BDFF9" w:rsidR="007461B9" w:rsidRPr="00DC4FDF" w:rsidRDefault="007461B9" w:rsidP="007461B9">
      <w:pPr>
        <w:spacing w:before="60" w:after="60"/>
        <w:jc w:val="both"/>
        <w:rPr>
          <w:bCs/>
          <w:color w:val="000000"/>
          <w:sz w:val="28"/>
          <w:szCs w:val="28"/>
          <w:lang w:val="vi-VN"/>
        </w:rPr>
      </w:pPr>
      <w:r w:rsidRPr="00DC4FDF">
        <w:rPr>
          <w:bCs/>
          <w:color w:val="000000"/>
          <w:sz w:val="28"/>
          <w:szCs w:val="28"/>
          <w:lang w:val="vi-VN"/>
        </w:rPr>
        <w:t>#include &lt;</w:t>
      </w:r>
      <w:proofErr w:type="spellStart"/>
      <w:r w:rsidRPr="00DC4FDF">
        <w:rPr>
          <w:bCs/>
          <w:color w:val="000000"/>
          <w:sz w:val="28"/>
          <w:szCs w:val="28"/>
          <w:lang w:val="vi-VN"/>
        </w:rPr>
        <w:t>iostream</w:t>
      </w:r>
      <w:proofErr w:type="spellEnd"/>
      <w:r w:rsidRPr="00DC4FDF">
        <w:rPr>
          <w:bCs/>
          <w:color w:val="000000"/>
          <w:sz w:val="28"/>
          <w:szCs w:val="28"/>
          <w:lang w:val="vi-VN"/>
        </w:rPr>
        <w:t>&gt;</w:t>
      </w:r>
    </w:p>
    <w:p w14:paraId="3521F4B4" w14:textId="77777777" w:rsidR="007461B9" w:rsidRPr="00DC4FDF" w:rsidRDefault="007461B9" w:rsidP="007461B9">
      <w:pPr>
        <w:spacing w:before="60" w:after="60"/>
        <w:jc w:val="both"/>
        <w:rPr>
          <w:bCs/>
          <w:color w:val="000000"/>
          <w:sz w:val="28"/>
          <w:szCs w:val="28"/>
          <w:lang w:val="vi-VN"/>
        </w:rPr>
      </w:pPr>
      <w:r w:rsidRPr="00DC4FDF">
        <w:rPr>
          <w:bCs/>
          <w:color w:val="000000"/>
          <w:sz w:val="28"/>
          <w:szCs w:val="28"/>
          <w:lang w:val="vi-VN"/>
        </w:rPr>
        <w:t>#include &lt;</w:t>
      </w:r>
      <w:proofErr w:type="spellStart"/>
      <w:r w:rsidRPr="00DC4FDF">
        <w:rPr>
          <w:bCs/>
          <w:color w:val="000000"/>
          <w:sz w:val="28"/>
          <w:szCs w:val="28"/>
          <w:lang w:val="vi-VN"/>
        </w:rPr>
        <w:t>string</w:t>
      </w:r>
      <w:proofErr w:type="spellEnd"/>
      <w:r w:rsidRPr="00DC4FDF">
        <w:rPr>
          <w:bCs/>
          <w:color w:val="000000"/>
          <w:sz w:val="28"/>
          <w:szCs w:val="28"/>
          <w:lang w:val="vi-VN"/>
        </w:rPr>
        <w:t>&gt;</w:t>
      </w:r>
    </w:p>
    <w:p w14:paraId="37837A68" w14:textId="16D003A6" w:rsidR="007461B9" w:rsidRPr="00DC4FDF" w:rsidRDefault="007461B9" w:rsidP="007461B9">
      <w:pPr>
        <w:spacing w:before="60" w:after="60"/>
        <w:jc w:val="both"/>
        <w:rPr>
          <w:bCs/>
          <w:color w:val="000000"/>
          <w:sz w:val="28"/>
          <w:szCs w:val="28"/>
          <w:lang w:val="vi-VN"/>
        </w:rPr>
      </w:pPr>
      <w:r w:rsidRPr="00DC4FDF">
        <w:rPr>
          <w:bCs/>
          <w:color w:val="000000"/>
          <w:sz w:val="28"/>
          <w:szCs w:val="28"/>
          <w:lang w:val="vi-VN"/>
        </w:rPr>
        <w:t>#include &lt;</w:t>
      </w:r>
      <w:proofErr w:type="spellStart"/>
      <w:r w:rsidRPr="00DC4FDF">
        <w:rPr>
          <w:bCs/>
          <w:color w:val="000000"/>
          <w:sz w:val="28"/>
          <w:szCs w:val="28"/>
          <w:lang w:val="vi-VN"/>
        </w:rPr>
        <w:t>vector</w:t>
      </w:r>
      <w:proofErr w:type="spellEnd"/>
      <w:r w:rsidRPr="00DC4FDF">
        <w:rPr>
          <w:bCs/>
          <w:color w:val="000000"/>
          <w:sz w:val="28"/>
          <w:szCs w:val="28"/>
          <w:lang w:val="vi-VN"/>
        </w:rPr>
        <w:t>&gt;</w:t>
      </w:r>
    </w:p>
    <w:p w14:paraId="59DE06D4" w14:textId="77777777" w:rsidR="007461B9" w:rsidRPr="00DC4FDF" w:rsidRDefault="007461B9" w:rsidP="007461B9">
      <w:pPr>
        <w:spacing w:before="60" w:after="60"/>
        <w:jc w:val="both"/>
        <w:rPr>
          <w:bCs/>
          <w:color w:val="000000"/>
          <w:sz w:val="28"/>
          <w:szCs w:val="28"/>
          <w:lang w:val="vi-VN"/>
        </w:rPr>
      </w:pPr>
      <w:proofErr w:type="spellStart"/>
      <w:r w:rsidRPr="00DC4FDF">
        <w:rPr>
          <w:bCs/>
          <w:color w:val="000000"/>
          <w:sz w:val="28"/>
          <w:szCs w:val="28"/>
          <w:lang w:val="vi-VN"/>
        </w:rPr>
        <w:t>std</w:t>
      </w:r>
      <w:proofErr w:type="spellEnd"/>
      <w:r w:rsidRPr="00DC4FDF">
        <w:rPr>
          <w:bCs/>
          <w:color w:val="000000"/>
          <w:sz w:val="28"/>
          <w:szCs w:val="28"/>
          <w:lang w:val="vi-VN"/>
        </w:rPr>
        <w:t>::</w:t>
      </w:r>
      <w:proofErr w:type="spellStart"/>
      <w:r w:rsidRPr="00DC4FDF">
        <w:rPr>
          <w:bCs/>
          <w:color w:val="000000"/>
          <w:sz w:val="28"/>
          <w:szCs w:val="28"/>
          <w:lang w:val="vi-VN"/>
        </w:rPr>
        <w:t>string</w:t>
      </w:r>
      <w:proofErr w:type="spellEnd"/>
      <w:r w:rsidRPr="00DC4FDF">
        <w:rPr>
          <w:bCs/>
          <w:color w:val="000000"/>
          <w:sz w:val="28"/>
          <w:szCs w:val="28"/>
          <w:lang w:val="vi-VN"/>
        </w:rPr>
        <w:t xml:space="preserve"> </w:t>
      </w:r>
      <w:proofErr w:type="spellStart"/>
      <w:r w:rsidRPr="00DC4FDF">
        <w:rPr>
          <w:bCs/>
          <w:color w:val="000000"/>
          <w:sz w:val="28"/>
          <w:szCs w:val="28"/>
          <w:lang w:val="vi-VN"/>
        </w:rPr>
        <w:t>dichTrai</w:t>
      </w:r>
      <w:proofErr w:type="spellEnd"/>
      <w:r w:rsidRPr="00DC4FDF">
        <w:rPr>
          <w:bCs/>
          <w:color w:val="000000"/>
          <w:sz w:val="28"/>
          <w:szCs w:val="28"/>
          <w:lang w:val="vi-VN"/>
        </w:rPr>
        <w:t>(</w:t>
      </w:r>
      <w:proofErr w:type="spellStart"/>
      <w:r w:rsidRPr="00DC4FDF">
        <w:rPr>
          <w:bCs/>
          <w:color w:val="000000"/>
          <w:sz w:val="28"/>
          <w:szCs w:val="28"/>
          <w:lang w:val="vi-VN"/>
        </w:rPr>
        <w:t>std</w:t>
      </w:r>
      <w:proofErr w:type="spellEnd"/>
      <w:r w:rsidRPr="00DC4FDF">
        <w:rPr>
          <w:bCs/>
          <w:color w:val="000000"/>
          <w:sz w:val="28"/>
          <w:szCs w:val="28"/>
          <w:lang w:val="vi-VN"/>
        </w:rPr>
        <w:t>::</w:t>
      </w:r>
      <w:proofErr w:type="spellStart"/>
      <w:r w:rsidRPr="00DC4FDF">
        <w:rPr>
          <w:bCs/>
          <w:color w:val="000000"/>
          <w:sz w:val="28"/>
          <w:szCs w:val="28"/>
          <w:lang w:val="vi-VN"/>
        </w:rPr>
        <w:t>string</w:t>
      </w:r>
      <w:proofErr w:type="spellEnd"/>
      <w:r w:rsidRPr="00DC4FDF">
        <w:rPr>
          <w:bCs/>
          <w:color w:val="000000"/>
          <w:sz w:val="28"/>
          <w:szCs w:val="28"/>
          <w:lang w:val="vi-VN"/>
        </w:rPr>
        <w:t xml:space="preserve"> </w:t>
      </w:r>
      <w:proofErr w:type="spellStart"/>
      <w:r w:rsidRPr="00DC4FDF">
        <w:rPr>
          <w:bCs/>
          <w:color w:val="000000"/>
          <w:sz w:val="28"/>
          <w:szCs w:val="28"/>
          <w:lang w:val="vi-VN"/>
        </w:rPr>
        <w:t>str</w:t>
      </w:r>
      <w:proofErr w:type="spellEnd"/>
      <w:r w:rsidRPr="00DC4FDF">
        <w:rPr>
          <w:bCs/>
          <w:color w:val="000000"/>
          <w:sz w:val="28"/>
          <w:szCs w:val="28"/>
          <w:lang w:val="vi-VN"/>
        </w:rPr>
        <w:t xml:space="preserve">, </w:t>
      </w:r>
      <w:proofErr w:type="spellStart"/>
      <w:r w:rsidRPr="00DC4FDF">
        <w:rPr>
          <w:bCs/>
          <w:color w:val="000000"/>
          <w:sz w:val="28"/>
          <w:szCs w:val="28"/>
          <w:lang w:val="vi-VN"/>
        </w:rPr>
        <w:t>int</w:t>
      </w:r>
      <w:proofErr w:type="spellEnd"/>
      <w:r w:rsidRPr="00DC4FDF">
        <w:rPr>
          <w:bCs/>
          <w:color w:val="000000"/>
          <w:sz w:val="28"/>
          <w:szCs w:val="28"/>
          <w:lang w:val="vi-VN"/>
        </w:rPr>
        <w:t xml:space="preserve"> </w:t>
      </w:r>
      <w:proofErr w:type="spellStart"/>
      <w:r w:rsidRPr="00DC4FDF">
        <w:rPr>
          <w:bCs/>
          <w:color w:val="000000"/>
          <w:sz w:val="28"/>
          <w:szCs w:val="28"/>
          <w:lang w:val="vi-VN"/>
        </w:rPr>
        <w:t>bit</w:t>
      </w:r>
      <w:proofErr w:type="spellEnd"/>
      <w:r w:rsidRPr="00DC4FDF">
        <w:rPr>
          <w:bCs/>
          <w:color w:val="000000"/>
          <w:sz w:val="28"/>
          <w:szCs w:val="28"/>
          <w:lang w:val="vi-VN"/>
        </w:rPr>
        <w:t>) {</w:t>
      </w:r>
    </w:p>
    <w:p w14:paraId="35B8E56F" w14:textId="77777777" w:rsidR="007461B9" w:rsidRPr="00DC4FDF" w:rsidRDefault="007461B9" w:rsidP="007461B9">
      <w:pPr>
        <w:spacing w:before="60" w:after="60"/>
        <w:jc w:val="both"/>
        <w:rPr>
          <w:bCs/>
          <w:color w:val="000000"/>
          <w:sz w:val="28"/>
          <w:szCs w:val="28"/>
          <w:lang w:val="vi-VN"/>
        </w:rPr>
      </w:pPr>
      <w:r w:rsidRPr="00DC4FDF">
        <w:rPr>
          <w:bCs/>
          <w:color w:val="000000"/>
          <w:sz w:val="28"/>
          <w:szCs w:val="28"/>
          <w:lang w:val="vi-VN"/>
        </w:rPr>
        <w:lastRenderedPageBreak/>
        <w:t xml:space="preserve">    </w:t>
      </w:r>
      <w:proofErr w:type="spellStart"/>
      <w:r w:rsidRPr="00DC4FDF">
        <w:rPr>
          <w:bCs/>
          <w:color w:val="000000"/>
          <w:sz w:val="28"/>
          <w:szCs w:val="28"/>
          <w:lang w:val="vi-VN"/>
        </w:rPr>
        <w:t>return</w:t>
      </w:r>
      <w:proofErr w:type="spellEnd"/>
      <w:r w:rsidRPr="00DC4FDF">
        <w:rPr>
          <w:bCs/>
          <w:color w:val="000000"/>
          <w:sz w:val="28"/>
          <w:szCs w:val="28"/>
          <w:lang w:val="vi-VN"/>
        </w:rPr>
        <w:t xml:space="preserve"> </w:t>
      </w:r>
      <w:proofErr w:type="spellStart"/>
      <w:r w:rsidRPr="00DC4FDF">
        <w:rPr>
          <w:bCs/>
          <w:color w:val="000000"/>
          <w:sz w:val="28"/>
          <w:szCs w:val="28"/>
          <w:lang w:val="vi-VN"/>
        </w:rPr>
        <w:t>str.substr</w:t>
      </w:r>
      <w:proofErr w:type="spellEnd"/>
      <w:r w:rsidRPr="00DC4FDF">
        <w:rPr>
          <w:bCs/>
          <w:color w:val="000000"/>
          <w:sz w:val="28"/>
          <w:szCs w:val="28"/>
          <w:lang w:val="vi-VN"/>
        </w:rPr>
        <w:t>(</w:t>
      </w:r>
      <w:proofErr w:type="spellStart"/>
      <w:r w:rsidRPr="00DC4FDF">
        <w:rPr>
          <w:bCs/>
          <w:color w:val="000000"/>
          <w:sz w:val="28"/>
          <w:szCs w:val="28"/>
          <w:lang w:val="vi-VN"/>
        </w:rPr>
        <w:t>bit</w:t>
      </w:r>
      <w:proofErr w:type="spellEnd"/>
      <w:r w:rsidRPr="00DC4FDF">
        <w:rPr>
          <w:bCs/>
          <w:color w:val="000000"/>
          <w:sz w:val="28"/>
          <w:szCs w:val="28"/>
          <w:lang w:val="vi-VN"/>
        </w:rPr>
        <w:t xml:space="preserve">) + </w:t>
      </w:r>
      <w:proofErr w:type="spellStart"/>
      <w:r w:rsidRPr="00DC4FDF">
        <w:rPr>
          <w:bCs/>
          <w:color w:val="000000"/>
          <w:sz w:val="28"/>
          <w:szCs w:val="28"/>
          <w:lang w:val="vi-VN"/>
        </w:rPr>
        <w:t>str.substr</w:t>
      </w:r>
      <w:proofErr w:type="spellEnd"/>
      <w:r w:rsidRPr="00DC4FDF">
        <w:rPr>
          <w:bCs/>
          <w:color w:val="000000"/>
          <w:sz w:val="28"/>
          <w:szCs w:val="28"/>
          <w:lang w:val="vi-VN"/>
        </w:rPr>
        <w:t xml:space="preserve">(0, </w:t>
      </w:r>
      <w:proofErr w:type="spellStart"/>
      <w:r w:rsidRPr="00DC4FDF">
        <w:rPr>
          <w:bCs/>
          <w:color w:val="000000"/>
          <w:sz w:val="28"/>
          <w:szCs w:val="28"/>
          <w:lang w:val="vi-VN"/>
        </w:rPr>
        <w:t>bit</w:t>
      </w:r>
      <w:proofErr w:type="spellEnd"/>
      <w:r w:rsidRPr="00DC4FDF">
        <w:rPr>
          <w:bCs/>
          <w:color w:val="000000"/>
          <w:sz w:val="28"/>
          <w:szCs w:val="28"/>
          <w:lang w:val="vi-VN"/>
        </w:rPr>
        <w:t>);</w:t>
      </w:r>
    </w:p>
    <w:p w14:paraId="5BC7BFF6" w14:textId="3671E9BB" w:rsidR="007461B9" w:rsidRPr="00DC4FDF" w:rsidRDefault="007461B9" w:rsidP="007461B9">
      <w:pPr>
        <w:spacing w:before="60" w:after="60"/>
        <w:jc w:val="both"/>
        <w:rPr>
          <w:bCs/>
          <w:color w:val="000000"/>
          <w:sz w:val="28"/>
          <w:szCs w:val="28"/>
          <w:lang w:val="vi-VN"/>
        </w:rPr>
      </w:pPr>
      <w:r w:rsidRPr="00DC4FDF">
        <w:rPr>
          <w:bCs/>
          <w:color w:val="000000"/>
          <w:sz w:val="28"/>
          <w:szCs w:val="28"/>
          <w:lang w:val="vi-VN"/>
        </w:rPr>
        <w:t>}</w:t>
      </w:r>
    </w:p>
    <w:p w14:paraId="191C1663" w14:textId="77777777" w:rsidR="007461B9" w:rsidRPr="00DC4FDF" w:rsidRDefault="007461B9" w:rsidP="007461B9">
      <w:pPr>
        <w:spacing w:before="60" w:after="60"/>
        <w:jc w:val="both"/>
        <w:rPr>
          <w:bCs/>
          <w:color w:val="000000"/>
          <w:sz w:val="28"/>
          <w:szCs w:val="28"/>
          <w:lang w:val="vi-VN"/>
        </w:rPr>
      </w:pPr>
      <w:proofErr w:type="spellStart"/>
      <w:r w:rsidRPr="00DC4FDF">
        <w:rPr>
          <w:bCs/>
          <w:color w:val="000000"/>
          <w:sz w:val="28"/>
          <w:szCs w:val="28"/>
          <w:lang w:val="vi-VN"/>
        </w:rPr>
        <w:t>int</w:t>
      </w:r>
      <w:proofErr w:type="spellEnd"/>
      <w:r w:rsidRPr="00DC4FDF">
        <w:rPr>
          <w:bCs/>
          <w:color w:val="000000"/>
          <w:sz w:val="28"/>
          <w:szCs w:val="28"/>
          <w:lang w:val="vi-VN"/>
        </w:rPr>
        <w:t xml:space="preserve"> </w:t>
      </w:r>
      <w:proofErr w:type="spellStart"/>
      <w:r w:rsidRPr="00DC4FDF">
        <w:rPr>
          <w:bCs/>
          <w:color w:val="000000"/>
          <w:sz w:val="28"/>
          <w:szCs w:val="28"/>
          <w:lang w:val="vi-VN"/>
        </w:rPr>
        <w:t>main</w:t>
      </w:r>
      <w:proofErr w:type="spellEnd"/>
      <w:r w:rsidRPr="00DC4FDF">
        <w:rPr>
          <w:bCs/>
          <w:color w:val="000000"/>
          <w:sz w:val="28"/>
          <w:szCs w:val="28"/>
          <w:lang w:val="vi-VN"/>
        </w:rPr>
        <w:t>() {</w:t>
      </w:r>
    </w:p>
    <w:p w14:paraId="6AC22910" w14:textId="77777777" w:rsidR="007461B9" w:rsidRPr="00DC4FDF" w:rsidRDefault="007461B9" w:rsidP="007461B9">
      <w:pPr>
        <w:spacing w:before="60" w:after="60"/>
        <w:jc w:val="both"/>
        <w:rPr>
          <w:bCs/>
          <w:color w:val="000000"/>
          <w:sz w:val="28"/>
          <w:szCs w:val="28"/>
          <w:lang w:val="vi-VN"/>
        </w:rPr>
      </w:pPr>
      <w:r w:rsidRPr="00DC4FDF">
        <w:rPr>
          <w:bCs/>
          <w:color w:val="000000"/>
          <w:sz w:val="28"/>
          <w:szCs w:val="28"/>
          <w:lang w:val="vi-VN"/>
        </w:rPr>
        <w:t xml:space="preserve">    </w:t>
      </w:r>
      <w:proofErr w:type="spellStart"/>
      <w:r w:rsidRPr="00DC4FDF">
        <w:rPr>
          <w:bCs/>
          <w:color w:val="000000"/>
          <w:sz w:val="28"/>
          <w:szCs w:val="28"/>
          <w:lang w:val="vi-VN"/>
        </w:rPr>
        <w:t>std</w:t>
      </w:r>
      <w:proofErr w:type="spellEnd"/>
      <w:r w:rsidRPr="00DC4FDF">
        <w:rPr>
          <w:bCs/>
          <w:color w:val="000000"/>
          <w:sz w:val="28"/>
          <w:szCs w:val="28"/>
          <w:lang w:val="vi-VN"/>
        </w:rPr>
        <w:t>::</w:t>
      </w:r>
      <w:proofErr w:type="spellStart"/>
      <w:r w:rsidRPr="00DC4FDF">
        <w:rPr>
          <w:bCs/>
          <w:color w:val="000000"/>
          <w:sz w:val="28"/>
          <w:szCs w:val="28"/>
          <w:lang w:val="vi-VN"/>
        </w:rPr>
        <w:t>string</w:t>
      </w:r>
      <w:proofErr w:type="spellEnd"/>
      <w:r w:rsidRPr="00DC4FDF">
        <w:rPr>
          <w:bCs/>
          <w:color w:val="000000"/>
          <w:sz w:val="28"/>
          <w:szCs w:val="28"/>
          <w:lang w:val="vi-VN"/>
        </w:rPr>
        <w:t xml:space="preserve"> key_pc1 = "1110000110011010101... đủ 56 </w:t>
      </w:r>
      <w:proofErr w:type="spellStart"/>
      <w:r w:rsidRPr="00DC4FDF">
        <w:rPr>
          <w:bCs/>
          <w:color w:val="000000"/>
          <w:sz w:val="28"/>
          <w:szCs w:val="28"/>
          <w:lang w:val="vi-VN"/>
        </w:rPr>
        <w:t>bit</w:t>
      </w:r>
      <w:proofErr w:type="spellEnd"/>
      <w:r w:rsidRPr="00DC4FDF">
        <w:rPr>
          <w:bCs/>
          <w:color w:val="000000"/>
          <w:sz w:val="28"/>
          <w:szCs w:val="28"/>
          <w:lang w:val="vi-VN"/>
        </w:rPr>
        <w:t xml:space="preserve"> ..."; </w:t>
      </w:r>
    </w:p>
    <w:p w14:paraId="1845CFD8" w14:textId="77777777" w:rsidR="007461B9" w:rsidRPr="00DC4FDF" w:rsidRDefault="007461B9" w:rsidP="007461B9">
      <w:pPr>
        <w:spacing w:before="60" w:after="60"/>
        <w:jc w:val="both"/>
        <w:rPr>
          <w:bCs/>
          <w:color w:val="000000"/>
          <w:sz w:val="28"/>
          <w:szCs w:val="28"/>
          <w:lang w:val="vi-VN"/>
        </w:rPr>
      </w:pPr>
      <w:r w:rsidRPr="00DC4FDF">
        <w:rPr>
          <w:bCs/>
          <w:color w:val="000000"/>
          <w:sz w:val="28"/>
          <w:szCs w:val="28"/>
          <w:lang w:val="vi-VN"/>
        </w:rPr>
        <w:t xml:space="preserve">    </w:t>
      </w:r>
      <w:proofErr w:type="spellStart"/>
      <w:r w:rsidRPr="00DC4FDF">
        <w:rPr>
          <w:bCs/>
          <w:color w:val="000000"/>
          <w:sz w:val="28"/>
          <w:szCs w:val="28"/>
          <w:lang w:val="vi-VN"/>
        </w:rPr>
        <w:t>std</w:t>
      </w:r>
      <w:proofErr w:type="spellEnd"/>
      <w:r w:rsidRPr="00DC4FDF">
        <w:rPr>
          <w:bCs/>
          <w:color w:val="000000"/>
          <w:sz w:val="28"/>
          <w:szCs w:val="28"/>
          <w:lang w:val="vi-VN"/>
        </w:rPr>
        <w:t>::</w:t>
      </w:r>
      <w:proofErr w:type="spellStart"/>
      <w:r w:rsidRPr="00DC4FDF">
        <w:rPr>
          <w:bCs/>
          <w:color w:val="000000"/>
          <w:sz w:val="28"/>
          <w:szCs w:val="28"/>
          <w:lang w:val="vi-VN"/>
        </w:rPr>
        <w:t>vector</w:t>
      </w:r>
      <w:proofErr w:type="spellEnd"/>
      <w:r w:rsidRPr="00DC4FDF">
        <w:rPr>
          <w:bCs/>
          <w:color w:val="000000"/>
          <w:sz w:val="28"/>
          <w:szCs w:val="28"/>
          <w:lang w:val="vi-VN"/>
        </w:rPr>
        <w:t>&lt;</w:t>
      </w:r>
      <w:proofErr w:type="spellStart"/>
      <w:r w:rsidRPr="00DC4FDF">
        <w:rPr>
          <w:bCs/>
          <w:color w:val="000000"/>
          <w:sz w:val="28"/>
          <w:szCs w:val="28"/>
          <w:lang w:val="vi-VN"/>
        </w:rPr>
        <w:t>std</w:t>
      </w:r>
      <w:proofErr w:type="spellEnd"/>
      <w:r w:rsidRPr="00DC4FDF">
        <w:rPr>
          <w:bCs/>
          <w:color w:val="000000"/>
          <w:sz w:val="28"/>
          <w:szCs w:val="28"/>
          <w:lang w:val="vi-VN"/>
        </w:rPr>
        <w:t>::</w:t>
      </w:r>
      <w:proofErr w:type="spellStart"/>
      <w:r w:rsidRPr="00DC4FDF">
        <w:rPr>
          <w:bCs/>
          <w:color w:val="000000"/>
          <w:sz w:val="28"/>
          <w:szCs w:val="28"/>
          <w:lang w:val="vi-VN"/>
        </w:rPr>
        <w:t>string</w:t>
      </w:r>
      <w:proofErr w:type="spellEnd"/>
      <w:r w:rsidRPr="00DC4FDF">
        <w:rPr>
          <w:bCs/>
          <w:color w:val="000000"/>
          <w:sz w:val="28"/>
          <w:szCs w:val="28"/>
          <w:lang w:val="vi-VN"/>
        </w:rPr>
        <w:t>&gt; C(17);</w:t>
      </w:r>
    </w:p>
    <w:p w14:paraId="49435F9E" w14:textId="77777777" w:rsidR="007461B9" w:rsidRPr="00DC4FDF" w:rsidRDefault="007461B9" w:rsidP="007461B9">
      <w:pPr>
        <w:spacing w:before="60" w:after="60"/>
        <w:jc w:val="both"/>
        <w:rPr>
          <w:bCs/>
          <w:color w:val="000000"/>
          <w:sz w:val="28"/>
          <w:szCs w:val="28"/>
          <w:lang w:val="vi-VN"/>
        </w:rPr>
      </w:pPr>
      <w:r w:rsidRPr="00DC4FDF">
        <w:rPr>
          <w:bCs/>
          <w:color w:val="000000"/>
          <w:sz w:val="28"/>
          <w:szCs w:val="28"/>
          <w:lang w:val="vi-VN"/>
        </w:rPr>
        <w:t xml:space="preserve">    </w:t>
      </w:r>
      <w:proofErr w:type="spellStart"/>
      <w:r w:rsidRPr="00DC4FDF">
        <w:rPr>
          <w:bCs/>
          <w:color w:val="000000"/>
          <w:sz w:val="28"/>
          <w:szCs w:val="28"/>
          <w:lang w:val="vi-VN"/>
        </w:rPr>
        <w:t>std</w:t>
      </w:r>
      <w:proofErr w:type="spellEnd"/>
      <w:r w:rsidRPr="00DC4FDF">
        <w:rPr>
          <w:bCs/>
          <w:color w:val="000000"/>
          <w:sz w:val="28"/>
          <w:szCs w:val="28"/>
          <w:lang w:val="vi-VN"/>
        </w:rPr>
        <w:t>::</w:t>
      </w:r>
      <w:proofErr w:type="spellStart"/>
      <w:r w:rsidRPr="00DC4FDF">
        <w:rPr>
          <w:bCs/>
          <w:color w:val="000000"/>
          <w:sz w:val="28"/>
          <w:szCs w:val="28"/>
          <w:lang w:val="vi-VN"/>
        </w:rPr>
        <w:t>vector</w:t>
      </w:r>
      <w:proofErr w:type="spellEnd"/>
      <w:r w:rsidRPr="00DC4FDF">
        <w:rPr>
          <w:bCs/>
          <w:color w:val="000000"/>
          <w:sz w:val="28"/>
          <w:szCs w:val="28"/>
          <w:lang w:val="vi-VN"/>
        </w:rPr>
        <w:t>&lt;</w:t>
      </w:r>
      <w:proofErr w:type="spellStart"/>
      <w:r w:rsidRPr="00DC4FDF">
        <w:rPr>
          <w:bCs/>
          <w:color w:val="000000"/>
          <w:sz w:val="28"/>
          <w:szCs w:val="28"/>
          <w:lang w:val="vi-VN"/>
        </w:rPr>
        <w:t>std</w:t>
      </w:r>
      <w:proofErr w:type="spellEnd"/>
      <w:r w:rsidRPr="00DC4FDF">
        <w:rPr>
          <w:bCs/>
          <w:color w:val="000000"/>
          <w:sz w:val="28"/>
          <w:szCs w:val="28"/>
          <w:lang w:val="vi-VN"/>
        </w:rPr>
        <w:t>::</w:t>
      </w:r>
      <w:proofErr w:type="spellStart"/>
      <w:r w:rsidRPr="00DC4FDF">
        <w:rPr>
          <w:bCs/>
          <w:color w:val="000000"/>
          <w:sz w:val="28"/>
          <w:szCs w:val="28"/>
          <w:lang w:val="vi-VN"/>
        </w:rPr>
        <w:t>string</w:t>
      </w:r>
      <w:proofErr w:type="spellEnd"/>
      <w:r w:rsidRPr="00DC4FDF">
        <w:rPr>
          <w:bCs/>
          <w:color w:val="000000"/>
          <w:sz w:val="28"/>
          <w:szCs w:val="28"/>
          <w:lang w:val="vi-VN"/>
        </w:rPr>
        <w:t>&gt; D(17);</w:t>
      </w:r>
    </w:p>
    <w:p w14:paraId="38B81B8C" w14:textId="77777777" w:rsidR="007461B9" w:rsidRPr="00DC4FDF" w:rsidRDefault="007461B9" w:rsidP="007461B9">
      <w:pPr>
        <w:spacing w:before="60" w:after="60"/>
        <w:jc w:val="both"/>
        <w:rPr>
          <w:bCs/>
          <w:color w:val="000000"/>
          <w:sz w:val="28"/>
          <w:szCs w:val="28"/>
          <w:lang w:val="vi-VN"/>
        </w:rPr>
      </w:pPr>
      <w:r w:rsidRPr="00DC4FDF">
        <w:rPr>
          <w:bCs/>
          <w:color w:val="000000"/>
          <w:sz w:val="28"/>
          <w:szCs w:val="28"/>
          <w:lang w:val="vi-VN"/>
        </w:rPr>
        <w:t xml:space="preserve">    </w:t>
      </w:r>
      <w:proofErr w:type="spellStart"/>
      <w:r w:rsidRPr="00DC4FDF">
        <w:rPr>
          <w:bCs/>
          <w:color w:val="000000"/>
          <w:sz w:val="28"/>
          <w:szCs w:val="28"/>
          <w:lang w:val="vi-VN"/>
        </w:rPr>
        <w:t>std</w:t>
      </w:r>
      <w:proofErr w:type="spellEnd"/>
      <w:r w:rsidRPr="00DC4FDF">
        <w:rPr>
          <w:bCs/>
          <w:color w:val="000000"/>
          <w:sz w:val="28"/>
          <w:szCs w:val="28"/>
          <w:lang w:val="vi-VN"/>
        </w:rPr>
        <w:t>::</w:t>
      </w:r>
      <w:proofErr w:type="spellStart"/>
      <w:r w:rsidRPr="00DC4FDF">
        <w:rPr>
          <w:bCs/>
          <w:color w:val="000000"/>
          <w:sz w:val="28"/>
          <w:szCs w:val="28"/>
          <w:lang w:val="vi-VN"/>
        </w:rPr>
        <w:t>vector</w:t>
      </w:r>
      <w:proofErr w:type="spellEnd"/>
      <w:r w:rsidRPr="00DC4FDF">
        <w:rPr>
          <w:bCs/>
          <w:color w:val="000000"/>
          <w:sz w:val="28"/>
          <w:szCs w:val="28"/>
          <w:lang w:val="vi-VN"/>
        </w:rPr>
        <w:t>&lt;</w:t>
      </w:r>
      <w:proofErr w:type="spellStart"/>
      <w:r w:rsidRPr="00DC4FDF">
        <w:rPr>
          <w:bCs/>
          <w:color w:val="000000"/>
          <w:sz w:val="28"/>
          <w:szCs w:val="28"/>
          <w:lang w:val="vi-VN"/>
        </w:rPr>
        <w:t>std</w:t>
      </w:r>
      <w:proofErr w:type="spellEnd"/>
      <w:r w:rsidRPr="00DC4FDF">
        <w:rPr>
          <w:bCs/>
          <w:color w:val="000000"/>
          <w:sz w:val="28"/>
          <w:szCs w:val="28"/>
          <w:lang w:val="vi-VN"/>
        </w:rPr>
        <w:t>::</w:t>
      </w:r>
      <w:proofErr w:type="spellStart"/>
      <w:r w:rsidRPr="00DC4FDF">
        <w:rPr>
          <w:bCs/>
          <w:color w:val="000000"/>
          <w:sz w:val="28"/>
          <w:szCs w:val="28"/>
          <w:lang w:val="vi-VN"/>
        </w:rPr>
        <w:t>string</w:t>
      </w:r>
      <w:proofErr w:type="spellEnd"/>
      <w:r w:rsidRPr="00DC4FDF">
        <w:rPr>
          <w:bCs/>
          <w:color w:val="000000"/>
          <w:sz w:val="28"/>
          <w:szCs w:val="28"/>
          <w:lang w:val="vi-VN"/>
        </w:rPr>
        <w:t>&gt; K(17); // Lưu 16 khóa con</w:t>
      </w:r>
    </w:p>
    <w:p w14:paraId="7FE875A1" w14:textId="77777777" w:rsidR="007461B9" w:rsidRPr="00DC4FDF" w:rsidRDefault="007461B9" w:rsidP="007461B9">
      <w:pPr>
        <w:spacing w:before="60" w:after="60"/>
        <w:jc w:val="both"/>
        <w:rPr>
          <w:bCs/>
          <w:color w:val="000000"/>
          <w:sz w:val="28"/>
          <w:szCs w:val="28"/>
          <w:lang w:val="vi-VN"/>
        </w:rPr>
      </w:pPr>
      <w:r w:rsidRPr="00DC4FDF">
        <w:rPr>
          <w:bCs/>
          <w:color w:val="000000"/>
          <w:sz w:val="28"/>
          <w:szCs w:val="28"/>
          <w:lang w:val="vi-VN"/>
        </w:rPr>
        <w:t xml:space="preserve">    C[0] = key_pc1.substr(0, 28);</w:t>
      </w:r>
    </w:p>
    <w:p w14:paraId="13F58BBD" w14:textId="77777777" w:rsidR="007461B9" w:rsidRPr="00DC4FDF" w:rsidRDefault="007461B9" w:rsidP="007461B9">
      <w:pPr>
        <w:spacing w:before="60" w:after="60"/>
        <w:jc w:val="both"/>
        <w:rPr>
          <w:bCs/>
          <w:color w:val="000000"/>
          <w:sz w:val="28"/>
          <w:szCs w:val="28"/>
          <w:lang w:val="vi-VN"/>
        </w:rPr>
      </w:pPr>
      <w:r w:rsidRPr="00DC4FDF">
        <w:rPr>
          <w:bCs/>
          <w:color w:val="000000"/>
          <w:sz w:val="28"/>
          <w:szCs w:val="28"/>
          <w:lang w:val="vi-VN"/>
        </w:rPr>
        <w:t xml:space="preserve">    D[0] = key_pc1.substr(28, 28);</w:t>
      </w:r>
    </w:p>
    <w:p w14:paraId="3B8DBBA0" w14:textId="77777777" w:rsidR="007461B9" w:rsidRPr="00DC4FDF" w:rsidRDefault="007461B9" w:rsidP="007461B9">
      <w:pPr>
        <w:spacing w:before="60" w:after="60"/>
        <w:jc w:val="both"/>
        <w:rPr>
          <w:bCs/>
          <w:color w:val="000000"/>
          <w:sz w:val="28"/>
          <w:szCs w:val="28"/>
          <w:lang w:val="vi-VN"/>
        </w:rPr>
      </w:pPr>
      <w:r w:rsidRPr="00DC4FDF">
        <w:rPr>
          <w:bCs/>
          <w:color w:val="000000"/>
          <w:sz w:val="28"/>
          <w:szCs w:val="28"/>
          <w:lang w:val="vi-VN"/>
        </w:rPr>
        <w:t xml:space="preserve">    </w:t>
      </w:r>
      <w:proofErr w:type="spellStart"/>
      <w:r w:rsidRPr="00DC4FDF">
        <w:rPr>
          <w:bCs/>
          <w:color w:val="000000"/>
          <w:sz w:val="28"/>
          <w:szCs w:val="28"/>
          <w:lang w:val="vi-VN"/>
        </w:rPr>
        <w:t>for</w:t>
      </w:r>
      <w:proofErr w:type="spellEnd"/>
      <w:r w:rsidRPr="00DC4FDF">
        <w:rPr>
          <w:bCs/>
          <w:color w:val="000000"/>
          <w:sz w:val="28"/>
          <w:szCs w:val="28"/>
          <w:lang w:val="vi-VN"/>
        </w:rPr>
        <w:t xml:space="preserve"> (</w:t>
      </w:r>
      <w:proofErr w:type="spellStart"/>
      <w:r w:rsidRPr="00DC4FDF">
        <w:rPr>
          <w:bCs/>
          <w:color w:val="000000"/>
          <w:sz w:val="28"/>
          <w:szCs w:val="28"/>
          <w:lang w:val="vi-VN"/>
        </w:rPr>
        <w:t>int</w:t>
      </w:r>
      <w:proofErr w:type="spellEnd"/>
      <w:r w:rsidRPr="00DC4FDF">
        <w:rPr>
          <w:bCs/>
          <w:color w:val="000000"/>
          <w:sz w:val="28"/>
          <w:szCs w:val="28"/>
          <w:lang w:val="vi-VN"/>
        </w:rPr>
        <w:t xml:space="preserve"> i = 1; i &lt;= 16; i++) {</w:t>
      </w:r>
    </w:p>
    <w:p w14:paraId="4763B46E" w14:textId="77777777" w:rsidR="007461B9" w:rsidRPr="00DC4FDF" w:rsidRDefault="007461B9" w:rsidP="007461B9">
      <w:pPr>
        <w:spacing w:before="60" w:after="60"/>
        <w:jc w:val="both"/>
        <w:rPr>
          <w:bCs/>
          <w:color w:val="000000"/>
          <w:sz w:val="28"/>
          <w:szCs w:val="28"/>
          <w:lang w:val="vi-VN"/>
        </w:rPr>
      </w:pPr>
      <w:r w:rsidRPr="00DC4FDF">
        <w:rPr>
          <w:bCs/>
          <w:color w:val="000000"/>
          <w:sz w:val="28"/>
          <w:szCs w:val="28"/>
          <w:lang w:val="vi-VN"/>
        </w:rPr>
        <w:t xml:space="preserve">        </w:t>
      </w:r>
      <w:proofErr w:type="spellStart"/>
      <w:r w:rsidRPr="00DC4FDF">
        <w:rPr>
          <w:bCs/>
          <w:color w:val="000000"/>
          <w:sz w:val="28"/>
          <w:szCs w:val="28"/>
          <w:lang w:val="vi-VN"/>
        </w:rPr>
        <w:t>int</w:t>
      </w:r>
      <w:proofErr w:type="spellEnd"/>
      <w:r w:rsidRPr="00DC4FDF">
        <w:rPr>
          <w:bCs/>
          <w:color w:val="000000"/>
          <w:sz w:val="28"/>
          <w:szCs w:val="28"/>
          <w:lang w:val="vi-VN"/>
        </w:rPr>
        <w:t xml:space="preserve"> bit = 2;</w:t>
      </w:r>
    </w:p>
    <w:p w14:paraId="570DA87E" w14:textId="77777777" w:rsidR="007461B9" w:rsidRPr="00DC4FDF" w:rsidRDefault="007461B9" w:rsidP="007461B9">
      <w:pPr>
        <w:spacing w:before="60" w:after="60"/>
        <w:jc w:val="both"/>
        <w:rPr>
          <w:bCs/>
          <w:color w:val="000000"/>
          <w:sz w:val="28"/>
          <w:szCs w:val="28"/>
          <w:lang w:val="vi-VN"/>
        </w:rPr>
      </w:pPr>
      <w:r w:rsidRPr="00DC4FDF">
        <w:rPr>
          <w:bCs/>
          <w:color w:val="000000"/>
          <w:sz w:val="28"/>
          <w:szCs w:val="28"/>
          <w:lang w:val="vi-VN"/>
        </w:rPr>
        <w:t xml:space="preserve">        </w:t>
      </w:r>
      <w:proofErr w:type="spellStart"/>
      <w:r w:rsidRPr="00DC4FDF">
        <w:rPr>
          <w:bCs/>
          <w:color w:val="000000"/>
          <w:sz w:val="28"/>
          <w:szCs w:val="28"/>
          <w:lang w:val="vi-VN"/>
        </w:rPr>
        <w:t>if</w:t>
      </w:r>
      <w:proofErr w:type="spellEnd"/>
      <w:r w:rsidRPr="00DC4FDF">
        <w:rPr>
          <w:bCs/>
          <w:color w:val="000000"/>
          <w:sz w:val="28"/>
          <w:szCs w:val="28"/>
          <w:lang w:val="vi-VN"/>
        </w:rPr>
        <w:t xml:space="preserve"> (i == 1 || i == 2 || i == 9 || i == 16) {</w:t>
      </w:r>
    </w:p>
    <w:p w14:paraId="4205BD05" w14:textId="77777777" w:rsidR="007461B9" w:rsidRPr="00DC4FDF" w:rsidRDefault="007461B9" w:rsidP="007461B9">
      <w:pPr>
        <w:spacing w:before="60" w:after="60"/>
        <w:jc w:val="both"/>
        <w:rPr>
          <w:bCs/>
          <w:color w:val="000000"/>
          <w:sz w:val="28"/>
          <w:szCs w:val="28"/>
          <w:lang w:val="vi-VN"/>
        </w:rPr>
      </w:pPr>
      <w:r w:rsidRPr="00DC4FDF">
        <w:rPr>
          <w:bCs/>
          <w:color w:val="000000"/>
          <w:sz w:val="28"/>
          <w:szCs w:val="28"/>
          <w:lang w:val="vi-VN"/>
        </w:rPr>
        <w:t xml:space="preserve">            </w:t>
      </w:r>
      <w:proofErr w:type="spellStart"/>
      <w:r w:rsidRPr="00DC4FDF">
        <w:rPr>
          <w:bCs/>
          <w:color w:val="000000"/>
          <w:sz w:val="28"/>
          <w:szCs w:val="28"/>
          <w:lang w:val="vi-VN"/>
        </w:rPr>
        <w:t>bit</w:t>
      </w:r>
      <w:proofErr w:type="spellEnd"/>
      <w:r w:rsidRPr="00DC4FDF">
        <w:rPr>
          <w:bCs/>
          <w:color w:val="000000"/>
          <w:sz w:val="28"/>
          <w:szCs w:val="28"/>
          <w:lang w:val="vi-VN"/>
        </w:rPr>
        <w:t xml:space="preserve"> = 1;</w:t>
      </w:r>
    </w:p>
    <w:p w14:paraId="71313B16" w14:textId="77777777" w:rsidR="007461B9" w:rsidRPr="00DC4FDF" w:rsidRDefault="007461B9" w:rsidP="007461B9">
      <w:pPr>
        <w:spacing w:before="60" w:after="60"/>
        <w:jc w:val="both"/>
        <w:rPr>
          <w:bCs/>
          <w:color w:val="000000"/>
          <w:sz w:val="28"/>
          <w:szCs w:val="28"/>
          <w:lang w:val="vi-VN"/>
        </w:rPr>
      </w:pPr>
      <w:r w:rsidRPr="00DC4FDF">
        <w:rPr>
          <w:bCs/>
          <w:color w:val="000000"/>
          <w:sz w:val="28"/>
          <w:szCs w:val="28"/>
          <w:lang w:val="vi-VN"/>
        </w:rPr>
        <w:t xml:space="preserve">        }</w:t>
      </w:r>
    </w:p>
    <w:p w14:paraId="0B960447" w14:textId="77777777" w:rsidR="007461B9" w:rsidRPr="00DC4FDF" w:rsidRDefault="007461B9" w:rsidP="007461B9">
      <w:pPr>
        <w:spacing w:before="60" w:after="60"/>
        <w:jc w:val="both"/>
        <w:rPr>
          <w:bCs/>
          <w:color w:val="000000"/>
          <w:sz w:val="28"/>
          <w:szCs w:val="28"/>
          <w:lang w:val="vi-VN"/>
        </w:rPr>
      </w:pPr>
      <w:r w:rsidRPr="00DC4FDF">
        <w:rPr>
          <w:bCs/>
          <w:color w:val="000000"/>
          <w:sz w:val="28"/>
          <w:szCs w:val="28"/>
          <w:lang w:val="vi-VN"/>
        </w:rPr>
        <w:t xml:space="preserve">        C[i] = </w:t>
      </w:r>
      <w:proofErr w:type="spellStart"/>
      <w:r w:rsidRPr="00DC4FDF">
        <w:rPr>
          <w:bCs/>
          <w:color w:val="000000"/>
          <w:sz w:val="28"/>
          <w:szCs w:val="28"/>
          <w:lang w:val="vi-VN"/>
        </w:rPr>
        <w:t>dichTrai</w:t>
      </w:r>
      <w:proofErr w:type="spellEnd"/>
      <w:r w:rsidRPr="00DC4FDF">
        <w:rPr>
          <w:bCs/>
          <w:color w:val="000000"/>
          <w:sz w:val="28"/>
          <w:szCs w:val="28"/>
          <w:lang w:val="vi-VN"/>
        </w:rPr>
        <w:t xml:space="preserve">(C[i-1], </w:t>
      </w:r>
      <w:proofErr w:type="spellStart"/>
      <w:r w:rsidRPr="00DC4FDF">
        <w:rPr>
          <w:bCs/>
          <w:color w:val="000000"/>
          <w:sz w:val="28"/>
          <w:szCs w:val="28"/>
          <w:lang w:val="vi-VN"/>
        </w:rPr>
        <w:t>bit</w:t>
      </w:r>
      <w:proofErr w:type="spellEnd"/>
      <w:r w:rsidRPr="00DC4FDF">
        <w:rPr>
          <w:bCs/>
          <w:color w:val="000000"/>
          <w:sz w:val="28"/>
          <w:szCs w:val="28"/>
          <w:lang w:val="vi-VN"/>
        </w:rPr>
        <w:t>);</w:t>
      </w:r>
    </w:p>
    <w:p w14:paraId="152EC37B" w14:textId="77777777" w:rsidR="007461B9" w:rsidRPr="00DC4FDF" w:rsidRDefault="007461B9" w:rsidP="007461B9">
      <w:pPr>
        <w:spacing w:before="60" w:after="60"/>
        <w:jc w:val="both"/>
        <w:rPr>
          <w:bCs/>
          <w:color w:val="000000"/>
          <w:sz w:val="28"/>
          <w:szCs w:val="28"/>
          <w:lang w:val="vi-VN"/>
        </w:rPr>
      </w:pPr>
      <w:r w:rsidRPr="00DC4FDF">
        <w:rPr>
          <w:bCs/>
          <w:color w:val="000000"/>
          <w:sz w:val="28"/>
          <w:szCs w:val="28"/>
          <w:lang w:val="vi-VN"/>
        </w:rPr>
        <w:t xml:space="preserve">        D[i] = </w:t>
      </w:r>
      <w:proofErr w:type="spellStart"/>
      <w:r w:rsidRPr="00DC4FDF">
        <w:rPr>
          <w:bCs/>
          <w:color w:val="000000"/>
          <w:sz w:val="28"/>
          <w:szCs w:val="28"/>
          <w:lang w:val="vi-VN"/>
        </w:rPr>
        <w:t>dichTrai</w:t>
      </w:r>
      <w:proofErr w:type="spellEnd"/>
      <w:r w:rsidRPr="00DC4FDF">
        <w:rPr>
          <w:bCs/>
          <w:color w:val="000000"/>
          <w:sz w:val="28"/>
          <w:szCs w:val="28"/>
          <w:lang w:val="vi-VN"/>
        </w:rPr>
        <w:t xml:space="preserve">(D[i-1], </w:t>
      </w:r>
      <w:proofErr w:type="spellStart"/>
      <w:r w:rsidRPr="00DC4FDF">
        <w:rPr>
          <w:bCs/>
          <w:color w:val="000000"/>
          <w:sz w:val="28"/>
          <w:szCs w:val="28"/>
          <w:lang w:val="vi-VN"/>
        </w:rPr>
        <w:t>bit</w:t>
      </w:r>
      <w:proofErr w:type="spellEnd"/>
      <w:r w:rsidRPr="00DC4FDF">
        <w:rPr>
          <w:bCs/>
          <w:color w:val="000000"/>
          <w:sz w:val="28"/>
          <w:szCs w:val="28"/>
          <w:lang w:val="vi-VN"/>
        </w:rPr>
        <w:t>);</w:t>
      </w:r>
    </w:p>
    <w:p w14:paraId="111986A8" w14:textId="4DE77CBE" w:rsidR="007461B9" w:rsidRPr="00DC4FDF" w:rsidRDefault="007461B9" w:rsidP="007461B9">
      <w:pPr>
        <w:spacing w:before="60" w:after="60"/>
        <w:jc w:val="both"/>
        <w:rPr>
          <w:bCs/>
          <w:color w:val="000000"/>
          <w:sz w:val="28"/>
          <w:szCs w:val="28"/>
          <w:lang w:val="vi-VN"/>
        </w:rPr>
      </w:pPr>
      <w:r w:rsidRPr="00DC4FDF">
        <w:rPr>
          <w:bCs/>
          <w:color w:val="000000"/>
          <w:sz w:val="28"/>
          <w:szCs w:val="28"/>
          <w:lang w:val="vi-VN"/>
        </w:rPr>
        <w:t xml:space="preserve">        </w:t>
      </w:r>
      <w:proofErr w:type="spellStart"/>
      <w:r w:rsidRPr="00DC4FDF">
        <w:rPr>
          <w:bCs/>
          <w:color w:val="000000"/>
          <w:sz w:val="28"/>
          <w:szCs w:val="28"/>
          <w:lang w:val="vi-VN"/>
        </w:rPr>
        <w:t>std</w:t>
      </w:r>
      <w:proofErr w:type="spellEnd"/>
      <w:r w:rsidRPr="00DC4FDF">
        <w:rPr>
          <w:bCs/>
          <w:color w:val="000000"/>
          <w:sz w:val="28"/>
          <w:szCs w:val="28"/>
          <w:lang w:val="vi-VN"/>
        </w:rPr>
        <w:t>::</w:t>
      </w:r>
      <w:proofErr w:type="spellStart"/>
      <w:r w:rsidRPr="00DC4FDF">
        <w:rPr>
          <w:bCs/>
          <w:color w:val="000000"/>
          <w:sz w:val="28"/>
          <w:szCs w:val="28"/>
          <w:lang w:val="vi-VN"/>
        </w:rPr>
        <w:t>string</w:t>
      </w:r>
      <w:proofErr w:type="spellEnd"/>
      <w:r w:rsidRPr="00DC4FDF">
        <w:rPr>
          <w:bCs/>
          <w:color w:val="000000"/>
          <w:sz w:val="28"/>
          <w:szCs w:val="28"/>
          <w:lang w:val="vi-VN"/>
        </w:rPr>
        <w:t xml:space="preserve"> </w:t>
      </w:r>
      <w:proofErr w:type="spellStart"/>
      <w:r w:rsidRPr="00DC4FDF">
        <w:rPr>
          <w:bCs/>
          <w:color w:val="000000"/>
          <w:sz w:val="28"/>
          <w:szCs w:val="28"/>
          <w:lang w:val="vi-VN"/>
        </w:rPr>
        <w:t>CD_i</w:t>
      </w:r>
      <w:proofErr w:type="spellEnd"/>
      <w:r w:rsidRPr="00DC4FDF">
        <w:rPr>
          <w:bCs/>
          <w:color w:val="000000"/>
          <w:sz w:val="28"/>
          <w:szCs w:val="28"/>
          <w:lang w:val="vi-VN"/>
        </w:rPr>
        <w:t xml:space="preserve"> = C[i] + D[i];</w:t>
      </w:r>
    </w:p>
    <w:p w14:paraId="58F7E1EB" w14:textId="77777777" w:rsidR="007461B9" w:rsidRPr="00DC4FDF" w:rsidRDefault="007461B9" w:rsidP="007461B9">
      <w:pPr>
        <w:spacing w:before="60" w:after="60"/>
        <w:jc w:val="both"/>
        <w:rPr>
          <w:bCs/>
          <w:color w:val="000000"/>
          <w:sz w:val="28"/>
          <w:szCs w:val="28"/>
          <w:lang w:val="vi-VN"/>
        </w:rPr>
      </w:pPr>
      <w:r w:rsidRPr="00DC4FDF">
        <w:rPr>
          <w:bCs/>
          <w:color w:val="000000"/>
          <w:sz w:val="28"/>
          <w:szCs w:val="28"/>
          <w:lang w:val="vi-VN"/>
        </w:rPr>
        <w:t xml:space="preserve">        K[i] = </w:t>
      </w:r>
      <w:proofErr w:type="spellStart"/>
      <w:r w:rsidRPr="00DC4FDF">
        <w:rPr>
          <w:bCs/>
          <w:color w:val="000000"/>
          <w:sz w:val="28"/>
          <w:szCs w:val="28"/>
          <w:lang w:val="vi-VN"/>
        </w:rPr>
        <w:t>hoanVi</w:t>
      </w:r>
      <w:proofErr w:type="spellEnd"/>
      <w:r w:rsidRPr="00DC4FDF">
        <w:rPr>
          <w:bCs/>
          <w:color w:val="000000"/>
          <w:sz w:val="28"/>
          <w:szCs w:val="28"/>
          <w:lang w:val="vi-VN"/>
        </w:rPr>
        <w:t>(</w:t>
      </w:r>
      <w:proofErr w:type="spellStart"/>
      <w:r w:rsidRPr="00DC4FDF">
        <w:rPr>
          <w:bCs/>
          <w:color w:val="000000"/>
          <w:sz w:val="28"/>
          <w:szCs w:val="28"/>
          <w:lang w:val="vi-VN"/>
        </w:rPr>
        <w:t>CD_i</w:t>
      </w:r>
      <w:proofErr w:type="spellEnd"/>
      <w:r w:rsidRPr="00DC4FDF">
        <w:rPr>
          <w:bCs/>
          <w:color w:val="000000"/>
          <w:sz w:val="28"/>
          <w:szCs w:val="28"/>
          <w:lang w:val="vi-VN"/>
        </w:rPr>
        <w:t xml:space="preserve">, pc2); </w:t>
      </w:r>
    </w:p>
    <w:p w14:paraId="5C3A77D8" w14:textId="4AD26D69" w:rsidR="007461B9" w:rsidRPr="00DC4FDF" w:rsidRDefault="007461B9" w:rsidP="007461B9">
      <w:pPr>
        <w:spacing w:before="60" w:after="60"/>
        <w:jc w:val="both"/>
        <w:rPr>
          <w:bCs/>
          <w:color w:val="000000"/>
          <w:sz w:val="28"/>
          <w:szCs w:val="28"/>
          <w:lang w:val="vi-VN"/>
        </w:rPr>
      </w:pPr>
      <w:r w:rsidRPr="00DC4FDF">
        <w:rPr>
          <w:bCs/>
          <w:color w:val="000000"/>
          <w:sz w:val="28"/>
          <w:szCs w:val="28"/>
          <w:lang w:val="vi-VN"/>
        </w:rPr>
        <w:t xml:space="preserve">    }</w:t>
      </w:r>
    </w:p>
    <w:p w14:paraId="4A147BED" w14:textId="77777777" w:rsidR="007461B9" w:rsidRPr="00DC4FDF" w:rsidRDefault="007461B9" w:rsidP="007461B9">
      <w:pPr>
        <w:spacing w:before="60" w:after="60"/>
        <w:jc w:val="both"/>
        <w:rPr>
          <w:bCs/>
          <w:color w:val="000000"/>
          <w:sz w:val="28"/>
          <w:szCs w:val="28"/>
          <w:lang w:val="vi-VN"/>
        </w:rPr>
      </w:pPr>
      <w:r w:rsidRPr="00DC4FDF">
        <w:rPr>
          <w:bCs/>
          <w:color w:val="000000"/>
          <w:sz w:val="28"/>
          <w:szCs w:val="28"/>
          <w:lang w:val="vi-VN"/>
        </w:rPr>
        <w:t xml:space="preserve">    </w:t>
      </w:r>
      <w:proofErr w:type="spellStart"/>
      <w:r w:rsidRPr="00DC4FDF">
        <w:rPr>
          <w:bCs/>
          <w:color w:val="000000"/>
          <w:sz w:val="28"/>
          <w:szCs w:val="28"/>
          <w:lang w:val="vi-VN"/>
        </w:rPr>
        <w:t>return</w:t>
      </w:r>
      <w:proofErr w:type="spellEnd"/>
      <w:r w:rsidRPr="00DC4FDF">
        <w:rPr>
          <w:bCs/>
          <w:color w:val="000000"/>
          <w:sz w:val="28"/>
          <w:szCs w:val="28"/>
          <w:lang w:val="vi-VN"/>
        </w:rPr>
        <w:t xml:space="preserve"> 0;</w:t>
      </w:r>
    </w:p>
    <w:p w14:paraId="554305B7" w14:textId="0EE30080" w:rsidR="007461B9" w:rsidRPr="00DC4FDF" w:rsidRDefault="007461B9" w:rsidP="007461B9">
      <w:pPr>
        <w:spacing w:before="60" w:after="60"/>
        <w:jc w:val="both"/>
        <w:rPr>
          <w:bCs/>
          <w:color w:val="000000"/>
          <w:sz w:val="28"/>
          <w:szCs w:val="28"/>
          <w:lang w:val="vi-VN"/>
        </w:rPr>
      </w:pPr>
      <w:r w:rsidRPr="00DC4FDF">
        <w:rPr>
          <w:bCs/>
          <w:color w:val="000000"/>
          <w:sz w:val="28"/>
          <w:szCs w:val="28"/>
          <w:lang w:val="vi-VN"/>
        </w:rPr>
        <w:t>}</w:t>
      </w:r>
    </w:p>
    <w:p w14:paraId="21F2ADBC" w14:textId="77777777" w:rsidR="009116B3" w:rsidRPr="00DC4FDF" w:rsidRDefault="009116B3" w:rsidP="007461B9">
      <w:pPr>
        <w:spacing w:before="60" w:after="60"/>
        <w:jc w:val="both"/>
        <w:rPr>
          <w:bCs/>
          <w:color w:val="000000"/>
          <w:sz w:val="28"/>
          <w:szCs w:val="28"/>
          <w:lang w:val="vi-VN"/>
        </w:rPr>
      </w:pPr>
    </w:p>
    <w:p w14:paraId="27D69540" w14:textId="1CAF6AB3" w:rsidR="009116B3" w:rsidRPr="00DC4FDF" w:rsidRDefault="009116B3" w:rsidP="007461B9">
      <w:pPr>
        <w:spacing w:before="60" w:after="60"/>
        <w:jc w:val="both"/>
        <w:rPr>
          <w:bCs/>
          <w:color w:val="000000"/>
          <w:sz w:val="28"/>
          <w:szCs w:val="28"/>
          <w:lang w:val="vi-VN"/>
        </w:rPr>
      </w:pPr>
      <w:r w:rsidRPr="00DC4FDF">
        <w:rPr>
          <w:bCs/>
          <w:color w:val="000000"/>
          <w:sz w:val="28"/>
          <w:szCs w:val="28"/>
          <w:lang w:val="vi-VN"/>
        </w:rPr>
        <w:t>h</w:t>
      </w:r>
    </w:p>
    <w:p w14:paraId="22E98FE9" w14:textId="77777777" w:rsidR="000B7340" w:rsidRPr="00DC4FDF" w:rsidRDefault="000B7340" w:rsidP="007461B9">
      <w:pPr>
        <w:spacing w:before="60" w:after="60"/>
        <w:jc w:val="both"/>
        <w:rPr>
          <w:bCs/>
          <w:color w:val="000000"/>
          <w:sz w:val="28"/>
          <w:szCs w:val="28"/>
          <w:lang w:val="vi-VN"/>
        </w:rPr>
      </w:pPr>
    </w:p>
    <w:p w14:paraId="1B04878A" w14:textId="550F34EA" w:rsidR="000B7340" w:rsidRPr="00B0475F" w:rsidRDefault="000B7340" w:rsidP="00B0475F">
      <w:pPr>
        <w:pStyle w:val="oancuaDanhsach"/>
        <w:numPr>
          <w:ilvl w:val="3"/>
          <w:numId w:val="2"/>
        </w:numPr>
        <w:spacing w:before="60" w:after="60"/>
        <w:ind w:left="1985" w:hanging="1276"/>
        <w:jc w:val="both"/>
        <w:rPr>
          <w:b/>
          <w:color w:val="000000"/>
          <w:sz w:val="28"/>
          <w:szCs w:val="28"/>
          <w:lang w:val="vi-VN"/>
        </w:rPr>
      </w:pPr>
      <w:r w:rsidRPr="00B0475F">
        <w:rPr>
          <w:b/>
          <w:color w:val="000000"/>
          <w:sz w:val="28"/>
          <w:szCs w:val="28"/>
          <w:lang w:val="vi-VN"/>
        </w:rPr>
        <w:t>Quá trình mã hóa DES</w:t>
      </w:r>
    </w:p>
    <w:p w14:paraId="6B2BE37E" w14:textId="46A8C21E" w:rsidR="002F4FAB" w:rsidRPr="00DC4FDF" w:rsidRDefault="002F4FAB">
      <w:pPr>
        <w:pStyle w:val="oancuaDanhsach"/>
        <w:numPr>
          <w:ilvl w:val="0"/>
          <w:numId w:val="23"/>
        </w:numPr>
        <w:spacing w:before="60" w:after="60"/>
        <w:jc w:val="both"/>
        <w:rPr>
          <w:b/>
          <w:color w:val="000000"/>
          <w:sz w:val="28"/>
          <w:szCs w:val="28"/>
          <w:lang w:val="vi-VN"/>
        </w:rPr>
      </w:pPr>
      <w:r w:rsidRPr="00DC4FDF">
        <w:rPr>
          <w:b/>
          <w:color w:val="000000"/>
          <w:sz w:val="28"/>
          <w:szCs w:val="28"/>
          <w:lang w:val="vi-VN"/>
        </w:rPr>
        <w:t>Tổng quan DES</w:t>
      </w:r>
    </w:p>
    <w:p w14:paraId="5FA1417D" w14:textId="088AB849" w:rsidR="00376E3C" w:rsidRPr="00DC4FDF" w:rsidRDefault="00F72244" w:rsidP="00376E3C">
      <w:pPr>
        <w:spacing w:before="60" w:after="60"/>
        <w:ind w:firstLine="720"/>
        <w:jc w:val="both"/>
        <w:rPr>
          <w:color w:val="000000"/>
          <w:sz w:val="28"/>
          <w:szCs w:val="28"/>
          <w:lang w:val="vi-VN"/>
        </w:rPr>
      </w:pPr>
      <w:r w:rsidRPr="00DC4FDF">
        <w:rPr>
          <w:color w:val="000000"/>
          <w:sz w:val="28"/>
          <w:szCs w:val="28"/>
          <w:lang w:val="vi-VN"/>
        </w:rPr>
        <w:t xml:space="preserve">- </w:t>
      </w:r>
      <w:r w:rsidR="00376E3C" w:rsidRPr="00DC4FDF">
        <w:rPr>
          <w:color w:val="000000"/>
          <w:sz w:val="28"/>
          <w:szCs w:val="28"/>
          <w:lang w:val="vi-VN"/>
        </w:rPr>
        <w:t>Đầu vào (</w:t>
      </w:r>
      <w:proofErr w:type="spellStart"/>
      <w:r w:rsidR="00376E3C" w:rsidRPr="00DC4FDF">
        <w:rPr>
          <w:color w:val="000000"/>
          <w:sz w:val="28"/>
          <w:szCs w:val="28"/>
          <w:lang w:val="vi-VN"/>
        </w:rPr>
        <w:t>Input</w:t>
      </w:r>
      <w:proofErr w:type="spellEnd"/>
      <w:r w:rsidR="00376E3C" w:rsidRPr="00DC4FDF">
        <w:rPr>
          <w:color w:val="000000"/>
          <w:sz w:val="28"/>
          <w:szCs w:val="28"/>
          <w:lang w:val="vi-VN"/>
        </w:rPr>
        <w:t xml:space="preserve">): Một khối dữ liệu rõ dài 64 </w:t>
      </w:r>
      <w:proofErr w:type="spellStart"/>
      <w:r w:rsidR="00376E3C" w:rsidRPr="00DC4FDF">
        <w:rPr>
          <w:color w:val="000000"/>
          <w:sz w:val="28"/>
          <w:szCs w:val="28"/>
          <w:lang w:val="vi-VN"/>
        </w:rPr>
        <w:t>bit</w:t>
      </w:r>
      <w:proofErr w:type="spellEnd"/>
      <w:r w:rsidR="00376E3C" w:rsidRPr="00DC4FDF">
        <w:rPr>
          <w:color w:val="000000"/>
          <w:sz w:val="28"/>
          <w:szCs w:val="28"/>
          <w:lang w:val="vi-VN"/>
        </w:rPr>
        <w:t xml:space="preserve"> và một khóa chính dài 64 </w:t>
      </w:r>
      <w:proofErr w:type="spellStart"/>
      <w:r w:rsidR="00376E3C" w:rsidRPr="00DC4FDF">
        <w:rPr>
          <w:color w:val="000000"/>
          <w:sz w:val="28"/>
          <w:szCs w:val="28"/>
          <w:lang w:val="vi-VN"/>
        </w:rPr>
        <w:t>bit</w:t>
      </w:r>
      <w:proofErr w:type="spellEnd"/>
      <w:r w:rsidR="00376E3C" w:rsidRPr="00DC4FDF">
        <w:rPr>
          <w:color w:val="000000"/>
          <w:sz w:val="28"/>
          <w:szCs w:val="28"/>
          <w:lang w:val="vi-VN"/>
        </w:rPr>
        <w:t xml:space="preserve"> (trong đó 56 </w:t>
      </w:r>
      <w:proofErr w:type="spellStart"/>
      <w:r w:rsidR="00376E3C" w:rsidRPr="00DC4FDF">
        <w:rPr>
          <w:color w:val="000000"/>
          <w:sz w:val="28"/>
          <w:szCs w:val="28"/>
          <w:lang w:val="vi-VN"/>
        </w:rPr>
        <w:t>bit</w:t>
      </w:r>
      <w:proofErr w:type="spellEnd"/>
      <w:r w:rsidR="00376E3C" w:rsidRPr="00DC4FDF">
        <w:rPr>
          <w:color w:val="000000"/>
          <w:sz w:val="28"/>
          <w:szCs w:val="28"/>
          <w:lang w:val="vi-VN"/>
        </w:rPr>
        <w:t xml:space="preserve"> dùng để sinh khóa con, 8 </w:t>
      </w:r>
      <w:proofErr w:type="spellStart"/>
      <w:r w:rsidR="00376E3C" w:rsidRPr="00DC4FDF">
        <w:rPr>
          <w:color w:val="000000"/>
          <w:sz w:val="28"/>
          <w:szCs w:val="28"/>
          <w:lang w:val="vi-VN"/>
        </w:rPr>
        <w:t>bit</w:t>
      </w:r>
      <w:proofErr w:type="spellEnd"/>
      <w:r w:rsidR="00376E3C" w:rsidRPr="00DC4FDF">
        <w:rPr>
          <w:color w:val="000000"/>
          <w:sz w:val="28"/>
          <w:szCs w:val="28"/>
          <w:lang w:val="vi-VN"/>
        </w:rPr>
        <w:t xml:space="preserve"> còn lại là </w:t>
      </w:r>
      <w:proofErr w:type="spellStart"/>
      <w:r w:rsidR="00376E3C" w:rsidRPr="00DC4FDF">
        <w:rPr>
          <w:color w:val="000000"/>
          <w:sz w:val="28"/>
          <w:szCs w:val="28"/>
          <w:lang w:val="vi-VN"/>
        </w:rPr>
        <w:t>bit</w:t>
      </w:r>
      <w:proofErr w:type="spellEnd"/>
      <w:r w:rsidR="00376E3C" w:rsidRPr="00DC4FDF">
        <w:rPr>
          <w:color w:val="000000"/>
          <w:sz w:val="28"/>
          <w:szCs w:val="28"/>
          <w:lang w:val="vi-VN"/>
        </w:rPr>
        <w:t xml:space="preserve"> chẵn lẻ).</w:t>
      </w:r>
    </w:p>
    <w:p w14:paraId="1BF14878" w14:textId="77777777" w:rsidR="00F72244" w:rsidRPr="00DC4FDF" w:rsidRDefault="00F72244" w:rsidP="00F72244">
      <w:pPr>
        <w:spacing w:before="60" w:after="60"/>
        <w:ind w:firstLine="720"/>
        <w:jc w:val="both"/>
        <w:rPr>
          <w:color w:val="000000"/>
          <w:sz w:val="28"/>
          <w:szCs w:val="28"/>
          <w:lang w:val="vi-VN"/>
        </w:rPr>
      </w:pPr>
      <w:r w:rsidRPr="00DC4FDF">
        <w:rPr>
          <w:color w:val="000000"/>
          <w:sz w:val="28"/>
          <w:szCs w:val="28"/>
          <w:lang w:val="vi-VN"/>
        </w:rPr>
        <w:t xml:space="preserve">- </w:t>
      </w:r>
      <w:r w:rsidR="00376E3C" w:rsidRPr="00DC4FDF">
        <w:rPr>
          <w:color w:val="000000"/>
          <w:sz w:val="28"/>
          <w:szCs w:val="28"/>
          <w:lang w:val="vi-VN"/>
        </w:rPr>
        <w:t>Đầu ra (</w:t>
      </w:r>
      <w:proofErr w:type="spellStart"/>
      <w:r w:rsidR="00376E3C" w:rsidRPr="00DC4FDF">
        <w:rPr>
          <w:color w:val="000000"/>
          <w:sz w:val="28"/>
          <w:szCs w:val="28"/>
          <w:lang w:val="vi-VN"/>
        </w:rPr>
        <w:t>Output</w:t>
      </w:r>
      <w:proofErr w:type="spellEnd"/>
      <w:r w:rsidR="00376E3C" w:rsidRPr="00DC4FDF">
        <w:rPr>
          <w:color w:val="000000"/>
          <w:sz w:val="28"/>
          <w:szCs w:val="28"/>
          <w:lang w:val="vi-VN"/>
        </w:rPr>
        <w:t xml:space="preserve">): Một khối dữ liệu mật dài 64 </w:t>
      </w:r>
      <w:proofErr w:type="spellStart"/>
      <w:r w:rsidR="00376E3C" w:rsidRPr="00DC4FDF">
        <w:rPr>
          <w:color w:val="000000"/>
          <w:sz w:val="28"/>
          <w:szCs w:val="28"/>
          <w:lang w:val="vi-VN"/>
        </w:rPr>
        <w:t>bit</w:t>
      </w:r>
      <w:proofErr w:type="spellEnd"/>
      <w:r w:rsidR="00376E3C" w:rsidRPr="00DC4FDF">
        <w:rPr>
          <w:color w:val="000000"/>
          <w:sz w:val="28"/>
          <w:szCs w:val="28"/>
          <w:lang w:val="vi-VN"/>
        </w:rPr>
        <w:t>.</w:t>
      </w:r>
    </w:p>
    <w:p w14:paraId="7FFC39B6" w14:textId="0D9818F2" w:rsidR="004F185D" w:rsidRPr="00DC4FDF" w:rsidRDefault="00F72244" w:rsidP="00F72244">
      <w:pPr>
        <w:spacing w:before="60" w:after="60"/>
        <w:ind w:firstLine="720"/>
        <w:jc w:val="both"/>
        <w:rPr>
          <w:color w:val="000000"/>
          <w:sz w:val="28"/>
          <w:szCs w:val="28"/>
          <w:lang w:val="vi-VN"/>
        </w:rPr>
      </w:pPr>
      <w:r w:rsidRPr="00DC4FDF">
        <w:rPr>
          <w:color w:val="000000"/>
          <w:sz w:val="28"/>
          <w:szCs w:val="28"/>
          <w:lang w:val="vi-VN"/>
        </w:rPr>
        <w:t xml:space="preserve">- </w:t>
      </w:r>
      <w:r w:rsidR="00376E3C" w:rsidRPr="00DC4FDF">
        <w:rPr>
          <w:color w:val="000000"/>
          <w:sz w:val="28"/>
          <w:szCs w:val="28"/>
          <w:lang w:val="vi-VN"/>
        </w:rPr>
        <w:t xml:space="preserve">Nguyên lý: Khối dữ liệu sẽ trải qua một bước hoán vị đầu, 16 vòng biến đổi </w:t>
      </w:r>
      <w:proofErr w:type="spellStart"/>
      <w:r w:rsidR="00376E3C" w:rsidRPr="00DC4FDF">
        <w:rPr>
          <w:color w:val="000000"/>
          <w:sz w:val="28"/>
          <w:szCs w:val="28"/>
          <w:lang w:val="vi-VN"/>
        </w:rPr>
        <w:t>Feistel</w:t>
      </w:r>
      <w:proofErr w:type="spellEnd"/>
      <w:r w:rsidR="00376E3C" w:rsidRPr="00DC4FDF">
        <w:rPr>
          <w:color w:val="000000"/>
          <w:sz w:val="28"/>
          <w:szCs w:val="28"/>
          <w:lang w:val="vi-VN"/>
        </w:rPr>
        <w:t xml:space="preserve"> giống hệt nhau, và kết thúc bằng một bước hoán vị ngược.</w:t>
      </w:r>
    </w:p>
    <w:p w14:paraId="2E13E0EA" w14:textId="67DF1407" w:rsidR="004F185D" w:rsidRPr="00DC4FDF" w:rsidRDefault="004F185D">
      <w:pPr>
        <w:pStyle w:val="oancuaDanhsach"/>
        <w:numPr>
          <w:ilvl w:val="0"/>
          <w:numId w:val="22"/>
        </w:numPr>
        <w:spacing w:before="60" w:after="60"/>
        <w:jc w:val="both"/>
        <w:rPr>
          <w:b/>
          <w:bCs/>
          <w:color w:val="000000"/>
          <w:sz w:val="28"/>
          <w:szCs w:val="28"/>
          <w:lang w:val="vi-VN"/>
        </w:rPr>
      </w:pPr>
      <w:r w:rsidRPr="00DC4FDF">
        <w:rPr>
          <w:b/>
          <w:bCs/>
          <w:color w:val="000000"/>
          <w:sz w:val="28"/>
          <w:szCs w:val="28"/>
          <w:lang w:val="vi-VN"/>
        </w:rPr>
        <w:lastRenderedPageBreak/>
        <w:t>Các bước trong thuật toán mã hóa DES</w:t>
      </w:r>
    </w:p>
    <w:p w14:paraId="073F49FB" w14:textId="603EF92B" w:rsidR="00745723" w:rsidRPr="00DC4FDF" w:rsidRDefault="00745723" w:rsidP="00745723">
      <w:pPr>
        <w:spacing w:before="60"/>
        <w:jc w:val="both"/>
        <w:rPr>
          <w:b/>
          <w:bCs/>
          <w:color w:val="000000"/>
          <w:sz w:val="28"/>
          <w:szCs w:val="28"/>
          <w:lang w:val="vi-VN"/>
        </w:rPr>
      </w:pPr>
      <w:r w:rsidRPr="00DC4FDF">
        <w:rPr>
          <w:b/>
          <w:bCs/>
          <w:color w:val="000000"/>
          <w:sz w:val="28"/>
          <w:szCs w:val="28"/>
          <w:lang w:val="vi-VN"/>
        </w:rPr>
        <w:t xml:space="preserve">Bước 1: Hoán vị ban đầu </w:t>
      </w:r>
      <w:r w:rsidR="009C7EB5" w:rsidRPr="00DC4FDF">
        <w:rPr>
          <w:b/>
          <w:bCs/>
          <w:color w:val="000000"/>
          <w:sz w:val="28"/>
          <w:szCs w:val="28"/>
          <w:lang w:val="vi-VN"/>
        </w:rPr>
        <w:t>(</w:t>
      </w:r>
      <w:r w:rsidRPr="00DC4FDF">
        <w:rPr>
          <w:b/>
          <w:bCs/>
          <w:color w:val="000000"/>
          <w:sz w:val="28"/>
          <w:szCs w:val="28"/>
          <w:lang w:val="vi-VN"/>
        </w:rPr>
        <w:t>IP)</w:t>
      </w:r>
    </w:p>
    <w:p w14:paraId="2205DD74" w14:textId="058A53D9" w:rsidR="00745723" w:rsidRPr="00DC4FDF" w:rsidRDefault="00745723" w:rsidP="00E17ADD">
      <w:pPr>
        <w:spacing w:before="60" w:after="60"/>
        <w:ind w:firstLine="720"/>
        <w:jc w:val="both"/>
        <w:rPr>
          <w:color w:val="000000"/>
          <w:sz w:val="28"/>
          <w:szCs w:val="28"/>
          <w:lang w:val="vi-VN"/>
        </w:rPr>
      </w:pPr>
      <w:r w:rsidRPr="00DC4FDF">
        <w:rPr>
          <w:color w:val="000000"/>
          <w:sz w:val="28"/>
          <w:szCs w:val="28"/>
          <w:lang w:val="vi-VN"/>
        </w:rPr>
        <w:t xml:space="preserve">Trước khi thực hiện các vòng mã hóa, khối dữ liệu đầu vào 64 </w:t>
      </w:r>
      <w:proofErr w:type="spellStart"/>
      <w:r w:rsidRPr="00DC4FDF">
        <w:rPr>
          <w:color w:val="000000"/>
          <w:sz w:val="28"/>
          <w:szCs w:val="28"/>
          <w:lang w:val="vi-VN"/>
        </w:rPr>
        <w:t>bit</w:t>
      </w:r>
      <w:proofErr w:type="spellEnd"/>
      <w:r w:rsidRPr="00DC4FDF">
        <w:rPr>
          <w:color w:val="000000"/>
          <w:sz w:val="28"/>
          <w:szCs w:val="28"/>
          <w:lang w:val="vi-VN"/>
        </w:rPr>
        <w:t xml:space="preserve"> sẽ được hoán vị theo bảng IP (</w:t>
      </w:r>
      <w:proofErr w:type="spellStart"/>
      <w:r w:rsidRPr="00DC4FDF">
        <w:rPr>
          <w:color w:val="000000"/>
          <w:sz w:val="28"/>
          <w:szCs w:val="28"/>
          <w:lang w:val="vi-VN"/>
        </w:rPr>
        <w:t>Initial</w:t>
      </w:r>
      <w:proofErr w:type="spellEnd"/>
      <w:r w:rsidRPr="00DC4FDF">
        <w:rPr>
          <w:color w:val="000000"/>
          <w:sz w:val="28"/>
          <w:szCs w:val="28"/>
          <w:lang w:val="vi-VN"/>
        </w:rPr>
        <w:t xml:space="preserve"> </w:t>
      </w:r>
      <w:proofErr w:type="spellStart"/>
      <w:r w:rsidRPr="00DC4FDF">
        <w:rPr>
          <w:color w:val="000000"/>
          <w:sz w:val="28"/>
          <w:szCs w:val="28"/>
          <w:lang w:val="vi-VN"/>
        </w:rPr>
        <w:t>Permutation</w:t>
      </w:r>
      <w:proofErr w:type="spellEnd"/>
      <w:r w:rsidRPr="00DC4FDF">
        <w:rPr>
          <w:color w:val="000000"/>
          <w:sz w:val="28"/>
          <w:szCs w:val="28"/>
          <w:lang w:val="vi-VN"/>
        </w:rPr>
        <w:t>).</w:t>
      </w:r>
    </w:p>
    <w:p w14:paraId="560D789E" w14:textId="77777777" w:rsidR="00745723" w:rsidRPr="00DC4FDF" w:rsidRDefault="00745723" w:rsidP="00E17ADD">
      <w:pPr>
        <w:spacing w:before="60" w:after="60"/>
        <w:ind w:firstLine="720"/>
        <w:jc w:val="both"/>
        <w:rPr>
          <w:color w:val="000000"/>
          <w:sz w:val="28"/>
          <w:szCs w:val="28"/>
          <w:lang w:val="vi-VN"/>
        </w:rPr>
      </w:pPr>
      <w:r w:rsidRPr="00DC4FDF">
        <w:rPr>
          <w:color w:val="000000"/>
          <w:sz w:val="28"/>
          <w:szCs w:val="28"/>
          <w:lang w:val="vi-VN"/>
        </w:rPr>
        <w:t>Kết quả sau phép hoán vị:</w:t>
      </w:r>
    </w:p>
    <w:p w14:paraId="5DD91831" w14:textId="1275EC81" w:rsidR="00745723" w:rsidRPr="00DC4FDF" w:rsidRDefault="00745723" w:rsidP="00745723">
      <w:pPr>
        <w:spacing w:before="60" w:after="60"/>
        <w:jc w:val="both"/>
        <w:rPr>
          <w:color w:val="000000"/>
          <w:sz w:val="28"/>
          <w:szCs w:val="28"/>
          <w:lang w:val="vi-VN"/>
        </w:rPr>
      </w:pPr>
      <m:oMathPara>
        <m:oMath>
          <m:r>
            <w:rPr>
              <w:rFonts w:ascii="Cambria Math" w:hAnsi="Cambria Math"/>
              <w:color w:val="000000"/>
              <w:sz w:val="28"/>
              <w:szCs w:val="28"/>
            </w:rPr>
            <m:t>IP(M)</m:t>
          </m:r>
        </m:oMath>
      </m:oMathPara>
    </w:p>
    <w:p w14:paraId="6C8204FC" w14:textId="56330C41" w:rsidR="00745723" w:rsidRPr="00DC4FDF" w:rsidRDefault="009116B3" w:rsidP="00E17ADD">
      <w:pPr>
        <w:spacing w:before="60" w:after="60"/>
        <w:ind w:firstLine="720"/>
        <w:jc w:val="both"/>
        <w:rPr>
          <w:color w:val="000000"/>
          <w:sz w:val="28"/>
          <w:szCs w:val="28"/>
          <w:lang w:val="vi-VN"/>
        </w:rPr>
      </w:pPr>
      <w:r w:rsidRPr="00DC4FDF">
        <w:rPr>
          <w:color w:val="000000"/>
          <w:sz w:val="28"/>
          <w:szCs w:val="28"/>
          <w:lang w:val="vi-VN"/>
        </w:rPr>
        <w:t>T</w:t>
      </w:r>
      <w:r w:rsidR="00745723" w:rsidRPr="00DC4FDF">
        <w:rPr>
          <w:color w:val="000000"/>
          <w:sz w:val="28"/>
          <w:szCs w:val="28"/>
          <w:lang w:val="vi-VN"/>
        </w:rPr>
        <w:t xml:space="preserve">rong </w:t>
      </w:r>
      <w:r w:rsidRPr="00DC4FDF">
        <w:rPr>
          <w:color w:val="000000"/>
          <w:sz w:val="28"/>
          <w:szCs w:val="28"/>
          <w:lang w:val="vi-VN"/>
        </w:rPr>
        <w:t>đó:</w:t>
      </w:r>
      <w:r w:rsidR="00745723" w:rsidRPr="00DC4FDF">
        <w:rPr>
          <w:color w:val="000000"/>
          <w:sz w:val="28"/>
          <w:szCs w:val="28"/>
          <w:lang w:val="vi-VN"/>
        </w:rPr>
        <w:t xml:space="preserve"> </w:t>
      </w:r>
      <m:oMath>
        <m:r>
          <w:rPr>
            <w:rFonts w:ascii="Cambria Math" w:hAnsi="Cambria Math"/>
            <w:color w:val="000000"/>
            <w:sz w:val="28"/>
            <w:szCs w:val="28"/>
            <w:lang w:val="vi-VN"/>
          </w:rPr>
          <m:t>M</m:t>
        </m:r>
      </m:oMath>
      <w:r w:rsidR="00745723" w:rsidRPr="00DC4FDF">
        <w:rPr>
          <w:color w:val="000000"/>
          <w:sz w:val="28"/>
          <w:szCs w:val="28"/>
          <w:lang w:val="vi-VN"/>
        </w:rPr>
        <w:t>là bản rõ đầu vào.</w:t>
      </w:r>
    </w:p>
    <w:p w14:paraId="53063B0C" w14:textId="77777777" w:rsidR="00745723" w:rsidRPr="00F32C3C" w:rsidRDefault="00745723" w:rsidP="00896EF0">
      <w:pPr>
        <w:spacing w:before="60" w:after="60"/>
        <w:ind w:firstLine="720"/>
        <w:jc w:val="both"/>
        <w:rPr>
          <w:color w:val="000000"/>
          <w:sz w:val="28"/>
          <w:szCs w:val="28"/>
          <w:lang w:val="vi-VN"/>
        </w:rPr>
      </w:pPr>
      <w:r w:rsidRPr="00F32C3C">
        <w:rPr>
          <w:color w:val="000000"/>
          <w:sz w:val="28"/>
          <w:szCs w:val="28"/>
          <w:lang w:val="vi-VN"/>
        </w:rPr>
        <w:t>Khối dữ liệu sau khi hoán vị được chia thành hai phần bằng nhau:</w:t>
      </w:r>
    </w:p>
    <w:p w14:paraId="31140CCF" w14:textId="3249C79E" w:rsidR="00745723" w:rsidRPr="00F32C3C" w:rsidRDefault="00000000" w:rsidP="009116B3">
      <w:pPr>
        <w:spacing w:before="60" w:after="60"/>
        <w:jc w:val="center"/>
        <w:rPr>
          <w:color w:val="000000"/>
          <w:sz w:val="28"/>
          <w:szCs w:val="28"/>
          <w:lang w:val="fr-FR"/>
        </w:rPr>
      </w:pPr>
      <m:oMath>
        <m:sSub>
          <m:sSubPr>
            <m:ctrlPr>
              <w:rPr>
                <w:rFonts w:ascii="Cambria Math" w:hAnsi="Cambria Math"/>
                <w:color w:val="000000"/>
                <w:sz w:val="28"/>
                <w:szCs w:val="28"/>
              </w:rPr>
            </m:ctrlPr>
          </m:sSubPr>
          <m:e>
            <m:r>
              <w:rPr>
                <w:rFonts w:ascii="Cambria Math" w:hAnsi="Cambria Math"/>
                <w:color w:val="000000"/>
                <w:sz w:val="28"/>
                <w:szCs w:val="28"/>
              </w:rPr>
              <m:t>L</m:t>
            </m:r>
          </m:e>
          <m:sub>
            <m:r>
              <w:rPr>
                <w:rFonts w:ascii="Cambria Math" w:hAnsi="Cambria Math"/>
                <w:color w:val="000000"/>
                <w:sz w:val="28"/>
                <w:szCs w:val="28"/>
                <w:lang w:val="fr-FR"/>
              </w:rPr>
              <m:t>0</m:t>
            </m:r>
          </m:sub>
        </m:sSub>
      </m:oMath>
      <w:r w:rsidR="00745723" w:rsidRPr="00F32C3C">
        <w:rPr>
          <w:color w:val="000000"/>
          <w:sz w:val="28"/>
          <w:szCs w:val="28"/>
          <w:lang w:val="fr-FR"/>
        </w:rPr>
        <w:t xml:space="preserve">: 32 </w:t>
      </w:r>
      <w:proofErr w:type="gramStart"/>
      <w:r w:rsidR="00745723" w:rsidRPr="00F32C3C">
        <w:rPr>
          <w:color w:val="000000"/>
          <w:sz w:val="28"/>
          <w:szCs w:val="28"/>
          <w:lang w:val="fr-FR"/>
        </w:rPr>
        <w:t>bit</w:t>
      </w:r>
      <w:proofErr w:type="gramEnd"/>
      <w:r w:rsidR="00745723" w:rsidRPr="00F32C3C">
        <w:rPr>
          <w:color w:val="000000"/>
          <w:sz w:val="28"/>
          <w:szCs w:val="28"/>
          <w:lang w:val="fr-FR"/>
        </w:rPr>
        <w:t xml:space="preserve"> bên trái.</w:t>
      </w:r>
    </w:p>
    <w:p w14:paraId="693C25AE" w14:textId="2C6AD97C" w:rsidR="00745723" w:rsidRPr="00F32C3C" w:rsidRDefault="00000000" w:rsidP="009116B3">
      <w:pPr>
        <w:spacing w:before="60" w:after="60"/>
        <w:jc w:val="center"/>
        <w:rPr>
          <w:color w:val="000000"/>
          <w:sz w:val="28"/>
          <w:szCs w:val="28"/>
          <w:lang w:val="fr-FR"/>
        </w:rPr>
      </w:pPr>
      <m:oMath>
        <m:sSub>
          <m:sSubPr>
            <m:ctrlPr>
              <w:rPr>
                <w:rFonts w:ascii="Cambria Math" w:hAnsi="Cambria Math"/>
                <w:color w:val="000000"/>
                <w:sz w:val="28"/>
                <w:szCs w:val="28"/>
              </w:rPr>
            </m:ctrlPr>
          </m:sSubPr>
          <m:e>
            <m:r>
              <w:rPr>
                <w:rFonts w:ascii="Cambria Math" w:hAnsi="Cambria Math"/>
                <w:color w:val="000000"/>
                <w:sz w:val="28"/>
                <w:szCs w:val="28"/>
              </w:rPr>
              <m:t>R</m:t>
            </m:r>
          </m:e>
          <m:sub>
            <m:r>
              <w:rPr>
                <w:rFonts w:ascii="Cambria Math" w:hAnsi="Cambria Math"/>
                <w:color w:val="000000"/>
                <w:sz w:val="28"/>
                <w:szCs w:val="28"/>
                <w:lang w:val="fr-FR"/>
              </w:rPr>
              <m:t>0</m:t>
            </m:r>
          </m:sub>
        </m:sSub>
      </m:oMath>
      <w:r w:rsidR="00745723" w:rsidRPr="00F32C3C">
        <w:rPr>
          <w:color w:val="000000"/>
          <w:sz w:val="28"/>
          <w:szCs w:val="28"/>
          <w:lang w:val="fr-FR"/>
        </w:rPr>
        <w:t xml:space="preserve">: 32 </w:t>
      </w:r>
      <w:proofErr w:type="gramStart"/>
      <w:r w:rsidR="00745723" w:rsidRPr="00F32C3C">
        <w:rPr>
          <w:color w:val="000000"/>
          <w:sz w:val="28"/>
          <w:szCs w:val="28"/>
          <w:lang w:val="fr-FR"/>
        </w:rPr>
        <w:t>bit</w:t>
      </w:r>
      <w:proofErr w:type="gramEnd"/>
      <w:r w:rsidR="00745723" w:rsidRPr="00F32C3C">
        <w:rPr>
          <w:color w:val="000000"/>
          <w:sz w:val="28"/>
          <w:szCs w:val="28"/>
          <w:lang w:val="fr-FR"/>
        </w:rPr>
        <w:t xml:space="preserve"> bên ph</w:t>
      </w:r>
      <w:proofErr w:type="spellStart"/>
      <w:r w:rsidR="00745723" w:rsidRPr="00F32C3C">
        <w:rPr>
          <w:color w:val="000000"/>
          <w:sz w:val="28"/>
          <w:szCs w:val="28"/>
          <w:lang w:val="fr-FR"/>
        </w:rPr>
        <w:t>ải</w:t>
      </w:r>
      <w:proofErr w:type="spellEnd"/>
      <w:r w:rsidR="00745723" w:rsidRPr="00F32C3C">
        <w:rPr>
          <w:color w:val="000000"/>
          <w:sz w:val="28"/>
          <w:szCs w:val="28"/>
          <w:lang w:val="fr-FR"/>
        </w:rPr>
        <w:t>.</w:t>
      </w:r>
    </w:p>
    <w:p w14:paraId="5DBC6AC9" w14:textId="77777777" w:rsidR="004E3CF4" w:rsidRPr="00F32C3C" w:rsidRDefault="004E3CF4" w:rsidP="00E17ADD">
      <w:pPr>
        <w:spacing w:before="60" w:after="60"/>
        <w:jc w:val="both"/>
        <w:rPr>
          <w:b/>
          <w:bCs/>
          <w:color w:val="000000"/>
          <w:sz w:val="28"/>
          <w:szCs w:val="28"/>
          <w:lang w:val="fr-FR"/>
        </w:rPr>
      </w:pPr>
      <w:proofErr w:type="spellStart"/>
      <w:r w:rsidRPr="00F32C3C">
        <w:rPr>
          <w:b/>
          <w:bCs/>
          <w:color w:val="000000"/>
          <w:sz w:val="28"/>
          <w:szCs w:val="28"/>
          <w:lang w:val="fr-FR"/>
        </w:rPr>
        <w:t>Bước</w:t>
      </w:r>
      <w:proofErr w:type="spellEnd"/>
      <w:r w:rsidRPr="00F32C3C">
        <w:rPr>
          <w:b/>
          <w:bCs/>
          <w:color w:val="000000"/>
          <w:sz w:val="28"/>
          <w:szCs w:val="28"/>
          <w:lang w:val="fr-FR"/>
        </w:rPr>
        <w:t xml:space="preserve"> </w:t>
      </w:r>
      <w:proofErr w:type="gramStart"/>
      <w:r w:rsidRPr="00F32C3C">
        <w:rPr>
          <w:b/>
          <w:bCs/>
          <w:color w:val="000000"/>
          <w:sz w:val="28"/>
          <w:szCs w:val="28"/>
          <w:lang w:val="fr-FR"/>
        </w:rPr>
        <w:t>2:</w:t>
      </w:r>
      <w:proofErr w:type="gramEnd"/>
      <w:r w:rsidRPr="00F32C3C">
        <w:rPr>
          <w:b/>
          <w:bCs/>
          <w:color w:val="000000"/>
          <w:sz w:val="28"/>
          <w:szCs w:val="28"/>
          <w:lang w:val="fr-FR"/>
        </w:rPr>
        <w:t xml:space="preserve"> </w:t>
      </w:r>
      <w:proofErr w:type="spellStart"/>
      <w:r w:rsidRPr="00F32C3C">
        <w:rPr>
          <w:b/>
          <w:bCs/>
          <w:color w:val="000000"/>
          <w:sz w:val="28"/>
          <w:szCs w:val="28"/>
          <w:lang w:val="fr-FR"/>
        </w:rPr>
        <w:t>Thực</w:t>
      </w:r>
      <w:proofErr w:type="spellEnd"/>
      <w:r w:rsidRPr="00F32C3C">
        <w:rPr>
          <w:b/>
          <w:bCs/>
          <w:color w:val="000000"/>
          <w:sz w:val="28"/>
          <w:szCs w:val="28"/>
          <w:lang w:val="fr-FR"/>
        </w:rPr>
        <w:t xml:space="preserve"> </w:t>
      </w:r>
      <w:proofErr w:type="spellStart"/>
      <w:r w:rsidRPr="00F32C3C">
        <w:rPr>
          <w:b/>
          <w:bCs/>
          <w:color w:val="000000"/>
          <w:sz w:val="28"/>
          <w:szCs w:val="28"/>
          <w:lang w:val="fr-FR"/>
        </w:rPr>
        <w:t>hiện</w:t>
      </w:r>
      <w:proofErr w:type="spellEnd"/>
      <w:r w:rsidRPr="00F32C3C">
        <w:rPr>
          <w:b/>
          <w:bCs/>
          <w:color w:val="000000"/>
          <w:sz w:val="28"/>
          <w:szCs w:val="28"/>
          <w:lang w:val="fr-FR"/>
        </w:rPr>
        <w:t xml:space="preserve"> 16 </w:t>
      </w:r>
      <w:proofErr w:type="spellStart"/>
      <w:r w:rsidRPr="00F32C3C">
        <w:rPr>
          <w:b/>
          <w:bCs/>
          <w:color w:val="000000"/>
          <w:sz w:val="28"/>
          <w:szCs w:val="28"/>
          <w:lang w:val="fr-FR"/>
        </w:rPr>
        <w:t>vòng</w:t>
      </w:r>
      <w:proofErr w:type="spellEnd"/>
      <w:r w:rsidRPr="00F32C3C">
        <w:rPr>
          <w:b/>
          <w:bCs/>
          <w:color w:val="000000"/>
          <w:sz w:val="28"/>
          <w:szCs w:val="28"/>
          <w:lang w:val="fr-FR"/>
        </w:rPr>
        <w:t xml:space="preserve"> Feistel</w:t>
      </w:r>
    </w:p>
    <w:p w14:paraId="20599430" w14:textId="5885B2C5" w:rsidR="004E3CF4" w:rsidRPr="00F32C3C" w:rsidRDefault="004E3CF4" w:rsidP="00896EF0">
      <w:pPr>
        <w:spacing w:before="60" w:after="60"/>
        <w:ind w:firstLine="720"/>
        <w:jc w:val="both"/>
        <w:rPr>
          <w:color w:val="000000"/>
          <w:sz w:val="28"/>
          <w:szCs w:val="28"/>
          <w:lang w:val="fr-FR"/>
        </w:rPr>
      </w:pPr>
      <w:r w:rsidRPr="00F32C3C">
        <w:rPr>
          <w:color w:val="000000"/>
          <w:sz w:val="28"/>
          <w:szCs w:val="28"/>
          <w:lang w:val="fr-FR"/>
        </w:rPr>
        <w:t xml:space="preserve">DES </w:t>
      </w:r>
      <w:proofErr w:type="spellStart"/>
      <w:r w:rsidRPr="00F32C3C">
        <w:rPr>
          <w:color w:val="000000"/>
          <w:sz w:val="28"/>
          <w:szCs w:val="28"/>
          <w:lang w:val="fr-FR"/>
        </w:rPr>
        <w:t>tiến</w:t>
      </w:r>
      <w:proofErr w:type="spellEnd"/>
      <w:r w:rsidRPr="00F32C3C">
        <w:rPr>
          <w:color w:val="000000"/>
          <w:sz w:val="28"/>
          <w:szCs w:val="28"/>
          <w:lang w:val="fr-FR"/>
        </w:rPr>
        <w:t xml:space="preserve"> </w:t>
      </w:r>
      <w:proofErr w:type="spellStart"/>
      <w:r w:rsidRPr="00F32C3C">
        <w:rPr>
          <w:color w:val="000000"/>
          <w:sz w:val="28"/>
          <w:szCs w:val="28"/>
          <w:lang w:val="fr-FR"/>
        </w:rPr>
        <w:t>hành</w:t>
      </w:r>
      <w:proofErr w:type="spellEnd"/>
      <w:r w:rsidRPr="00F32C3C">
        <w:rPr>
          <w:color w:val="000000"/>
          <w:sz w:val="28"/>
          <w:szCs w:val="28"/>
          <w:lang w:val="fr-FR"/>
        </w:rPr>
        <w:t xml:space="preserve"> 16 </w:t>
      </w:r>
      <w:proofErr w:type="spellStart"/>
      <w:r w:rsidRPr="00F32C3C">
        <w:rPr>
          <w:color w:val="000000"/>
          <w:sz w:val="28"/>
          <w:szCs w:val="28"/>
          <w:lang w:val="fr-FR"/>
        </w:rPr>
        <w:t>vòng</w:t>
      </w:r>
      <w:proofErr w:type="spellEnd"/>
      <w:r w:rsidRPr="00F32C3C">
        <w:rPr>
          <w:color w:val="000000"/>
          <w:sz w:val="28"/>
          <w:szCs w:val="28"/>
          <w:lang w:val="fr-FR"/>
        </w:rPr>
        <w:t xml:space="preserve"> </w:t>
      </w:r>
      <w:proofErr w:type="spellStart"/>
      <w:r w:rsidRPr="00F32C3C">
        <w:rPr>
          <w:color w:val="000000"/>
          <w:sz w:val="28"/>
          <w:szCs w:val="28"/>
          <w:lang w:val="fr-FR"/>
        </w:rPr>
        <w:t>xử</w:t>
      </w:r>
      <w:proofErr w:type="spellEnd"/>
      <w:r w:rsidRPr="00F32C3C">
        <w:rPr>
          <w:color w:val="000000"/>
          <w:sz w:val="28"/>
          <w:szCs w:val="28"/>
          <w:lang w:val="fr-FR"/>
        </w:rPr>
        <w:t xml:space="preserve"> </w:t>
      </w:r>
      <w:proofErr w:type="spellStart"/>
      <w:r w:rsidRPr="00F32C3C">
        <w:rPr>
          <w:color w:val="000000"/>
          <w:sz w:val="28"/>
          <w:szCs w:val="28"/>
          <w:lang w:val="fr-FR"/>
        </w:rPr>
        <w:t>lý</w:t>
      </w:r>
      <w:proofErr w:type="spellEnd"/>
      <w:r w:rsidRPr="00F32C3C">
        <w:rPr>
          <w:color w:val="000000"/>
          <w:sz w:val="28"/>
          <w:szCs w:val="28"/>
          <w:lang w:val="fr-FR"/>
        </w:rPr>
        <w:t xml:space="preserve"> </w:t>
      </w:r>
      <w:proofErr w:type="spellStart"/>
      <w:r w:rsidRPr="00F32C3C">
        <w:rPr>
          <w:color w:val="000000"/>
          <w:sz w:val="28"/>
          <w:szCs w:val="28"/>
          <w:lang w:val="fr-FR"/>
        </w:rPr>
        <w:t>liên</w:t>
      </w:r>
      <w:proofErr w:type="spellEnd"/>
      <w:r w:rsidRPr="00F32C3C">
        <w:rPr>
          <w:color w:val="000000"/>
          <w:sz w:val="28"/>
          <w:szCs w:val="28"/>
          <w:lang w:val="fr-FR"/>
        </w:rPr>
        <w:t xml:space="preserve"> </w:t>
      </w:r>
      <w:proofErr w:type="spellStart"/>
      <w:r w:rsidRPr="00F32C3C">
        <w:rPr>
          <w:color w:val="000000"/>
          <w:sz w:val="28"/>
          <w:szCs w:val="28"/>
          <w:lang w:val="fr-FR"/>
        </w:rPr>
        <w:t>tiếp</w:t>
      </w:r>
      <w:proofErr w:type="spellEnd"/>
      <w:r w:rsidRPr="00F32C3C">
        <w:rPr>
          <w:color w:val="000000"/>
          <w:sz w:val="28"/>
          <w:szCs w:val="28"/>
          <w:lang w:val="fr-FR"/>
        </w:rPr>
        <w:t xml:space="preserve">. </w:t>
      </w:r>
      <w:proofErr w:type="spellStart"/>
      <w:r w:rsidRPr="00F32C3C">
        <w:rPr>
          <w:color w:val="000000"/>
          <w:sz w:val="28"/>
          <w:szCs w:val="28"/>
          <w:lang w:val="fr-FR"/>
        </w:rPr>
        <w:t>Tại</w:t>
      </w:r>
      <w:proofErr w:type="spellEnd"/>
      <w:r w:rsidRPr="00F32C3C">
        <w:rPr>
          <w:color w:val="000000"/>
          <w:sz w:val="28"/>
          <w:szCs w:val="28"/>
          <w:lang w:val="fr-FR"/>
        </w:rPr>
        <w:t xml:space="preserve"> </w:t>
      </w:r>
      <w:proofErr w:type="spellStart"/>
      <w:r w:rsidRPr="00F32C3C">
        <w:rPr>
          <w:color w:val="000000"/>
          <w:sz w:val="28"/>
          <w:szCs w:val="28"/>
          <w:lang w:val="fr-FR"/>
        </w:rPr>
        <w:t>mỗi</w:t>
      </w:r>
      <w:proofErr w:type="spellEnd"/>
      <w:r w:rsidRPr="00F32C3C">
        <w:rPr>
          <w:color w:val="000000"/>
          <w:sz w:val="28"/>
          <w:szCs w:val="28"/>
          <w:lang w:val="fr-FR"/>
        </w:rPr>
        <w:t xml:space="preserve"> </w:t>
      </w:r>
      <w:proofErr w:type="spellStart"/>
      <w:r w:rsidRPr="00F32C3C">
        <w:rPr>
          <w:color w:val="000000"/>
          <w:sz w:val="28"/>
          <w:szCs w:val="28"/>
          <w:lang w:val="fr-FR"/>
        </w:rPr>
        <w:t>vòng</w:t>
      </w:r>
      <w:proofErr w:type="spellEnd"/>
      <w:r w:rsidRPr="00F32C3C">
        <w:rPr>
          <w:color w:val="000000"/>
          <w:sz w:val="28"/>
          <w:szCs w:val="28"/>
          <w:lang w:val="fr-FR"/>
        </w:rPr>
        <w:t xml:space="preserve"> </w:t>
      </w:r>
      <m:oMath>
        <m:r>
          <w:rPr>
            <w:rFonts w:ascii="Cambria Math" w:hAnsi="Cambria Math"/>
            <w:color w:val="000000"/>
            <w:sz w:val="28"/>
            <w:szCs w:val="28"/>
          </w:rPr>
          <m:t>i</m:t>
        </m:r>
      </m:oMath>
      <w:r w:rsidRPr="00F32C3C">
        <w:rPr>
          <w:color w:val="000000"/>
          <w:sz w:val="28"/>
          <w:szCs w:val="28"/>
          <w:lang w:val="fr-FR"/>
        </w:rPr>
        <w:t>(</w:t>
      </w:r>
      <m:oMath>
        <m:r>
          <w:rPr>
            <w:rFonts w:ascii="Cambria Math" w:hAnsi="Cambria Math"/>
            <w:color w:val="000000"/>
            <w:sz w:val="28"/>
            <w:szCs w:val="28"/>
            <w:lang w:val="fr-FR"/>
          </w:rPr>
          <m:t>1≤</m:t>
        </m:r>
        <m:r>
          <w:rPr>
            <w:rFonts w:ascii="Cambria Math" w:hAnsi="Cambria Math"/>
            <w:color w:val="000000"/>
            <w:sz w:val="28"/>
            <w:szCs w:val="28"/>
          </w:rPr>
          <m:t>i</m:t>
        </m:r>
        <m:r>
          <w:rPr>
            <w:rFonts w:ascii="Cambria Math" w:hAnsi="Cambria Math"/>
            <w:color w:val="000000"/>
            <w:sz w:val="28"/>
            <w:szCs w:val="28"/>
            <w:lang w:val="fr-FR"/>
          </w:rPr>
          <m:t>≤16</m:t>
        </m:r>
      </m:oMath>
      <w:r w:rsidRPr="00F32C3C">
        <w:rPr>
          <w:color w:val="000000"/>
          <w:sz w:val="28"/>
          <w:szCs w:val="28"/>
          <w:lang w:val="fr-FR"/>
        </w:rPr>
        <w:t>), hai n</w:t>
      </w:r>
      <w:proofErr w:type="spellStart"/>
      <w:r w:rsidRPr="00F32C3C">
        <w:rPr>
          <w:color w:val="000000"/>
          <w:sz w:val="28"/>
          <w:szCs w:val="28"/>
          <w:lang w:val="fr-FR"/>
        </w:rPr>
        <w:t>ửa</w:t>
      </w:r>
      <w:proofErr w:type="spellEnd"/>
      <w:r w:rsidRPr="00F32C3C">
        <w:rPr>
          <w:color w:val="000000"/>
          <w:sz w:val="28"/>
          <w:szCs w:val="28"/>
          <w:lang w:val="fr-FR"/>
        </w:rPr>
        <w:t xml:space="preserve"> </w:t>
      </w:r>
      <w:proofErr w:type="spellStart"/>
      <w:r w:rsidRPr="00F32C3C">
        <w:rPr>
          <w:color w:val="000000"/>
          <w:sz w:val="28"/>
          <w:szCs w:val="28"/>
          <w:lang w:val="fr-FR"/>
        </w:rPr>
        <w:t>dữ</w:t>
      </w:r>
      <w:proofErr w:type="spellEnd"/>
      <w:r w:rsidRPr="00F32C3C">
        <w:rPr>
          <w:color w:val="000000"/>
          <w:sz w:val="28"/>
          <w:szCs w:val="28"/>
          <w:lang w:val="fr-FR"/>
        </w:rPr>
        <w:t xml:space="preserve"> </w:t>
      </w:r>
      <w:proofErr w:type="spellStart"/>
      <w:r w:rsidRPr="00F32C3C">
        <w:rPr>
          <w:color w:val="000000"/>
          <w:sz w:val="28"/>
          <w:szCs w:val="28"/>
          <w:lang w:val="fr-FR"/>
        </w:rPr>
        <w:t>liệu</w:t>
      </w:r>
      <w:proofErr w:type="spellEnd"/>
      <w:r w:rsidRPr="00F32C3C">
        <w:rPr>
          <w:color w:val="000000"/>
          <w:sz w:val="28"/>
          <w:szCs w:val="28"/>
          <w:lang w:val="fr-FR"/>
        </w:rPr>
        <w:t xml:space="preserve"> </w:t>
      </w:r>
      <w:proofErr w:type="spellStart"/>
      <w:r w:rsidRPr="00F32C3C">
        <w:rPr>
          <w:color w:val="000000"/>
          <w:sz w:val="28"/>
          <w:szCs w:val="28"/>
          <w:lang w:val="fr-FR"/>
        </w:rPr>
        <w:t>được</w:t>
      </w:r>
      <w:proofErr w:type="spellEnd"/>
      <w:r w:rsidRPr="00F32C3C">
        <w:rPr>
          <w:color w:val="000000"/>
          <w:sz w:val="28"/>
          <w:szCs w:val="28"/>
          <w:lang w:val="fr-FR"/>
        </w:rPr>
        <w:t xml:space="preserve"> </w:t>
      </w:r>
      <w:proofErr w:type="spellStart"/>
      <w:r w:rsidRPr="00F32C3C">
        <w:rPr>
          <w:color w:val="000000"/>
          <w:sz w:val="28"/>
          <w:szCs w:val="28"/>
          <w:lang w:val="fr-FR"/>
        </w:rPr>
        <w:t>cập</w:t>
      </w:r>
      <w:proofErr w:type="spellEnd"/>
      <w:r w:rsidRPr="00F32C3C">
        <w:rPr>
          <w:color w:val="000000"/>
          <w:sz w:val="28"/>
          <w:szCs w:val="28"/>
          <w:lang w:val="fr-FR"/>
        </w:rPr>
        <w:t xml:space="preserve"> </w:t>
      </w:r>
      <w:proofErr w:type="spellStart"/>
      <w:r w:rsidRPr="00F32C3C">
        <w:rPr>
          <w:color w:val="000000"/>
          <w:sz w:val="28"/>
          <w:szCs w:val="28"/>
          <w:lang w:val="fr-FR"/>
        </w:rPr>
        <w:t>nhật</w:t>
      </w:r>
      <w:proofErr w:type="spellEnd"/>
      <w:r w:rsidRPr="00F32C3C">
        <w:rPr>
          <w:color w:val="000000"/>
          <w:sz w:val="28"/>
          <w:szCs w:val="28"/>
          <w:lang w:val="fr-FR"/>
        </w:rPr>
        <w:t xml:space="preserve"> </w:t>
      </w:r>
      <w:proofErr w:type="spellStart"/>
      <w:r w:rsidRPr="00F32C3C">
        <w:rPr>
          <w:color w:val="000000"/>
          <w:sz w:val="28"/>
          <w:szCs w:val="28"/>
          <w:lang w:val="fr-FR"/>
        </w:rPr>
        <w:t>theo</w:t>
      </w:r>
      <w:proofErr w:type="spellEnd"/>
      <w:r w:rsidRPr="00F32C3C">
        <w:rPr>
          <w:color w:val="000000"/>
          <w:sz w:val="28"/>
          <w:szCs w:val="28"/>
          <w:lang w:val="fr-FR"/>
        </w:rPr>
        <w:t xml:space="preserve"> </w:t>
      </w:r>
      <w:proofErr w:type="spellStart"/>
      <w:r w:rsidRPr="00F32C3C">
        <w:rPr>
          <w:color w:val="000000"/>
          <w:sz w:val="28"/>
          <w:szCs w:val="28"/>
          <w:lang w:val="fr-FR"/>
        </w:rPr>
        <w:t>công</w:t>
      </w:r>
      <w:proofErr w:type="spellEnd"/>
      <w:r w:rsidRPr="00F32C3C">
        <w:rPr>
          <w:color w:val="000000"/>
          <w:sz w:val="28"/>
          <w:szCs w:val="28"/>
          <w:lang w:val="fr-FR"/>
        </w:rPr>
        <w:t xml:space="preserve"> </w:t>
      </w:r>
      <w:proofErr w:type="spellStart"/>
      <w:proofErr w:type="gramStart"/>
      <w:r w:rsidRPr="00F32C3C">
        <w:rPr>
          <w:color w:val="000000"/>
          <w:sz w:val="28"/>
          <w:szCs w:val="28"/>
          <w:lang w:val="fr-FR"/>
        </w:rPr>
        <w:t>thức</w:t>
      </w:r>
      <w:proofErr w:type="spellEnd"/>
      <w:r w:rsidRPr="00F32C3C">
        <w:rPr>
          <w:color w:val="000000"/>
          <w:sz w:val="28"/>
          <w:szCs w:val="28"/>
          <w:lang w:val="fr-FR"/>
        </w:rPr>
        <w:t>:</w:t>
      </w:r>
      <w:proofErr w:type="gramEnd"/>
    </w:p>
    <w:p w14:paraId="2796AFE2" w14:textId="1F01BDEE" w:rsidR="004E3CF4" w:rsidRPr="00DC4FDF" w:rsidRDefault="00000000" w:rsidP="004E3CF4">
      <w:pPr>
        <w:spacing w:before="60" w:after="60"/>
        <w:ind w:left="360"/>
        <w:jc w:val="both"/>
        <w:rPr>
          <w:color w:val="000000"/>
          <w:sz w:val="28"/>
          <w:szCs w:val="28"/>
          <w:lang w:val="vi-VN"/>
        </w:rPr>
      </w:pPr>
      <m:oMathPara>
        <m:oMath>
          <m:sSub>
            <m:sSubPr>
              <m:ctrlPr>
                <w:rPr>
                  <w:rFonts w:ascii="Cambria Math" w:hAnsi="Cambria Math"/>
                  <w:color w:val="000000"/>
                  <w:sz w:val="28"/>
                  <w:szCs w:val="28"/>
                </w:rPr>
              </m:ctrlPr>
            </m:sSubPr>
            <m:e>
              <m:r>
                <w:rPr>
                  <w:rFonts w:ascii="Cambria Math" w:hAnsi="Cambria Math"/>
                  <w:color w:val="000000"/>
                  <w:sz w:val="28"/>
                  <w:szCs w:val="28"/>
                </w:rPr>
                <m:t>L</m:t>
              </m:r>
            </m:e>
            <m:sub>
              <m:r>
                <w:rPr>
                  <w:rFonts w:ascii="Cambria Math" w:hAnsi="Cambria Math"/>
                  <w:color w:val="000000"/>
                  <w:sz w:val="28"/>
                  <w:szCs w:val="28"/>
                </w:rPr>
                <m:t>i</m:t>
              </m:r>
            </m:sub>
          </m:sSub>
          <m:r>
            <w:rPr>
              <w:rFonts w:ascii="Cambria Math" w:hAnsi="Cambria Math"/>
              <w:color w:val="000000"/>
              <w:sz w:val="28"/>
              <w:szCs w:val="28"/>
            </w:rPr>
            <m:t>=</m:t>
          </m:r>
          <m:sSub>
            <m:sSubPr>
              <m:ctrlPr>
                <w:rPr>
                  <w:rFonts w:ascii="Cambria Math" w:hAnsi="Cambria Math"/>
                  <w:color w:val="000000"/>
                  <w:sz w:val="28"/>
                  <w:szCs w:val="28"/>
                </w:rPr>
              </m:ctrlPr>
            </m:sSubPr>
            <m:e>
              <m:r>
                <w:rPr>
                  <w:rFonts w:ascii="Cambria Math" w:hAnsi="Cambria Math"/>
                  <w:color w:val="000000"/>
                  <w:sz w:val="28"/>
                  <w:szCs w:val="28"/>
                </w:rPr>
                <m:t>R</m:t>
              </m:r>
            </m:e>
            <m:sub>
              <m:r>
                <w:rPr>
                  <w:rFonts w:ascii="Cambria Math" w:hAnsi="Cambria Math"/>
                  <w:color w:val="000000"/>
                  <w:sz w:val="28"/>
                  <w:szCs w:val="28"/>
                </w:rPr>
                <m:t>i-1</m:t>
              </m:r>
            </m:sub>
          </m:sSub>
          <m:r>
            <m:rPr>
              <m:sty m:val="p"/>
            </m:rPr>
            <w:rPr>
              <w:rFonts w:ascii="Cambria Math" w:hAnsi="Cambria Math"/>
              <w:color w:val="000000"/>
              <w:sz w:val="28"/>
              <w:szCs w:val="28"/>
            </w:rPr>
            <w:br/>
          </m:r>
        </m:oMath>
        <m:oMath>
          <m:sSub>
            <m:sSubPr>
              <m:ctrlPr>
                <w:rPr>
                  <w:rFonts w:ascii="Cambria Math" w:hAnsi="Cambria Math"/>
                  <w:color w:val="000000"/>
                  <w:sz w:val="28"/>
                  <w:szCs w:val="28"/>
                </w:rPr>
              </m:ctrlPr>
            </m:sSubPr>
            <m:e>
              <m:r>
                <w:rPr>
                  <w:rFonts w:ascii="Cambria Math" w:hAnsi="Cambria Math"/>
                  <w:color w:val="000000"/>
                  <w:sz w:val="28"/>
                  <w:szCs w:val="28"/>
                </w:rPr>
                <m:t>R</m:t>
              </m:r>
            </m:e>
            <m:sub>
              <m:r>
                <w:rPr>
                  <w:rFonts w:ascii="Cambria Math" w:hAnsi="Cambria Math"/>
                  <w:color w:val="000000"/>
                  <w:sz w:val="28"/>
                  <w:szCs w:val="28"/>
                </w:rPr>
                <m:t>i</m:t>
              </m:r>
            </m:sub>
          </m:sSub>
          <m:r>
            <w:rPr>
              <w:rFonts w:ascii="Cambria Math" w:hAnsi="Cambria Math"/>
              <w:color w:val="000000"/>
              <w:sz w:val="28"/>
              <w:szCs w:val="28"/>
            </w:rPr>
            <m:t>=</m:t>
          </m:r>
          <m:sSub>
            <m:sSubPr>
              <m:ctrlPr>
                <w:rPr>
                  <w:rFonts w:ascii="Cambria Math" w:hAnsi="Cambria Math"/>
                  <w:color w:val="000000"/>
                  <w:sz w:val="28"/>
                  <w:szCs w:val="28"/>
                </w:rPr>
              </m:ctrlPr>
            </m:sSubPr>
            <m:e>
              <m:r>
                <w:rPr>
                  <w:rFonts w:ascii="Cambria Math" w:hAnsi="Cambria Math"/>
                  <w:color w:val="000000"/>
                  <w:sz w:val="28"/>
                  <w:szCs w:val="28"/>
                </w:rPr>
                <m:t>L</m:t>
              </m:r>
            </m:e>
            <m:sub>
              <m:r>
                <w:rPr>
                  <w:rFonts w:ascii="Cambria Math" w:hAnsi="Cambria Math"/>
                  <w:color w:val="000000"/>
                  <w:sz w:val="28"/>
                  <w:szCs w:val="28"/>
                </w:rPr>
                <m:t>i-1</m:t>
              </m:r>
            </m:sub>
          </m:sSub>
          <m:r>
            <w:rPr>
              <w:rFonts w:ascii="Cambria Math" w:hAnsi="Cambria Math"/>
              <w:color w:val="000000"/>
              <w:sz w:val="28"/>
              <w:szCs w:val="28"/>
            </w:rPr>
            <m:t>⊕F(</m:t>
          </m:r>
          <m:sSub>
            <m:sSubPr>
              <m:ctrlPr>
                <w:rPr>
                  <w:rFonts w:ascii="Cambria Math" w:hAnsi="Cambria Math"/>
                  <w:color w:val="000000"/>
                  <w:sz w:val="28"/>
                  <w:szCs w:val="28"/>
                </w:rPr>
              </m:ctrlPr>
            </m:sSubPr>
            <m:e>
              <m:r>
                <w:rPr>
                  <w:rFonts w:ascii="Cambria Math" w:hAnsi="Cambria Math"/>
                  <w:color w:val="000000"/>
                  <w:sz w:val="28"/>
                  <w:szCs w:val="28"/>
                </w:rPr>
                <m:t>R</m:t>
              </m:r>
            </m:e>
            <m:sub>
              <m:r>
                <w:rPr>
                  <w:rFonts w:ascii="Cambria Math" w:hAnsi="Cambria Math"/>
                  <w:color w:val="000000"/>
                  <w:sz w:val="28"/>
                  <w:szCs w:val="28"/>
                </w:rPr>
                <m:t>i-1</m:t>
              </m:r>
            </m:sub>
          </m:sSub>
          <m:r>
            <w:rPr>
              <w:rFonts w:ascii="Cambria Math" w:hAnsi="Cambria Math"/>
              <w:color w:val="000000"/>
              <w:sz w:val="28"/>
              <w:szCs w:val="28"/>
            </w:rPr>
            <m:t>,</m:t>
          </m:r>
          <m:sSub>
            <m:sSubPr>
              <m:ctrlPr>
                <w:rPr>
                  <w:rFonts w:ascii="Cambria Math" w:hAnsi="Cambria Math"/>
                  <w:color w:val="000000"/>
                  <w:sz w:val="28"/>
                  <w:szCs w:val="28"/>
                </w:rPr>
              </m:ctrlPr>
            </m:sSubPr>
            <m:e>
              <m:r>
                <w:rPr>
                  <w:rFonts w:ascii="Cambria Math" w:hAnsi="Cambria Math"/>
                  <w:color w:val="000000"/>
                  <w:sz w:val="28"/>
                  <w:szCs w:val="28"/>
                </w:rPr>
                <m:t>K</m:t>
              </m:r>
            </m:e>
            <m:sub>
              <m:r>
                <w:rPr>
                  <w:rFonts w:ascii="Cambria Math" w:hAnsi="Cambria Math"/>
                  <w:color w:val="000000"/>
                  <w:sz w:val="28"/>
                  <w:szCs w:val="28"/>
                </w:rPr>
                <m:t>i</m:t>
              </m:r>
            </m:sub>
          </m:sSub>
          <m:r>
            <w:rPr>
              <w:rFonts w:ascii="Cambria Math" w:hAnsi="Cambria Math"/>
              <w:color w:val="000000"/>
              <w:sz w:val="28"/>
              <w:szCs w:val="28"/>
            </w:rPr>
            <m:t>)</m:t>
          </m:r>
        </m:oMath>
      </m:oMathPara>
    </w:p>
    <w:p w14:paraId="5AE63EA7" w14:textId="77777777" w:rsidR="004E3CF4" w:rsidRPr="00F32C3C" w:rsidRDefault="004E3CF4" w:rsidP="00896EF0">
      <w:pPr>
        <w:spacing w:before="60" w:after="60"/>
        <w:ind w:left="360" w:firstLine="360"/>
        <w:jc w:val="both"/>
        <w:rPr>
          <w:color w:val="000000"/>
          <w:sz w:val="28"/>
          <w:szCs w:val="28"/>
          <w:lang w:val="vi-VN"/>
        </w:rPr>
      </w:pPr>
      <w:r w:rsidRPr="00F32C3C">
        <w:rPr>
          <w:color w:val="000000"/>
          <w:sz w:val="28"/>
          <w:szCs w:val="28"/>
          <w:lang w:val="vi-VN"/>
        </w:rPr>
        <w:t>Trong đó:</w:t>
      </w:r>
    </w:p>
    <w:p w14:paraId="4DFE666E" w14:textId="5A03AA0D" w:rsidR="004E3CF4" w:rsidRPr="00F32C3C" w:rsidRDefault="00000000" w:rsidP="009116B3">
      <w:pPr>
        <w:spacing w:before="60" w:after="60"/>
        <w:ind w:left="1440"/>
        <w:jc w:val="both"/>
        <w:rPr>
          <w:color w:val="000000"/>
          <w:sz w:val="28"/>
          <w:szCs w:val="28"/>
          <w:lang w:val="vi-VN"/>
        </w:rPr>
      </w:pPr>
      <m:oMath>
        <m:sSub>
          <m:sSubPr>
            <m:ctrlPr>
              <w:rPr>
                <w:rFonts w:ascii="Cambria Math" w:hAnsi="Cambria Math"/>
                <w:color w:val="000000"/>
                <w:sz w:val="28"/>
                <w:szCs w:val="28"/>
              </w:rPr>
            </m:ctrlPr>
          </m:sSubPr>
          <m:e>
            <m:r>
              <w:rPr>
                <w:rFonts w:ascii="Cambria Math" w:hAnsi="Cambria Math"/>
                <w:color w:val="000000"/>
                <w:sz w:val="28"/>
                <w:szCs w:val="28"/>
                <w:lang w:val="vi-VN"/>
              </w:rPr>
              <m:t>L</m:t>
            </m:r>
          </m:e>
          <m:sub>
            <m:r>
              <w:rPr>
                <w:rFonts w:ascii="Cambria Math" w:hAnsi="Cambria Math"/>
                <w:color w:val="000000"/>
                <w:sz w:val="28"/>
                <w:szCs w:val="28"/>
                <w:lang w:val="vi-VN"/>
              </w:rPr>
              <m:t>i</m:t>
            </m:r>
          </m:sub>
        </m:sSub>
      </m:oMath>
      <w:r w:rsidR="004E3CF4" w:rsidRPr="00F32C3C">
        <w:rPr>
          <w:color w:val="000000"/>
          <w:sz w:val="28"/>
          <w:szCs w:val="28"/>
          <w:lang w:val="vi-VN"/>
        </w:rPr>
        <w:t xml:space="preserve">, </w:t>
      </w:r>
      <m:oMath>
        <m:sSub>
          <m:sSubPr>
            <m:ctrlPr>
              <w:rPr>
                <w:rFonts w:ascii="Cambria Math" w:hAnsi="Cambria Math"/>
                <w:color w:val="000000"/>
                <w:sz w:val="28"/>
                <w:szCs w:val="28"/>
              </w:rPr>
            </m:ctrlPr>
          </m:sSubPr>
          <m:e>
            <m:r>
              <w:rPr>
                <w:rFonts w:ascii="Cambria Math" w:hAnsi="Cambria Math"/>
                <w:color w:val="000000"/>
                <w:sz w:val="28"/>
                <w:szCs w:val="28"/>
                <w:lang w:val="vi-VN"/>
              </w:rPr>
              <m:t>R</m:t>
            </m:r>
          </m:e>
          <m:sub>
            <m:r>
              <w:rPr>
                <w:rFonts w:ascii="Cambria Math" w:hAnsi="Cambria Math"/>
                <w:color w:val="000000"/>
                <w:sz w:val="28"/>
                <w:szCs w:val="28"/>
                <w:lang w:val="vi-VN"/>
              </w:rPr>
              <m:t>i</m:t>
            </m:r>
          </m:sub>
        </m:sSub>
      </m:oMath>
      <w:r w:rsidR="004E3CF4" w:rsidRPr="00F32C3C">
        <w:rPr>
          <w:color w:val="000000"/>
          <w:sz w:val="28"/>
          <w:szCs w:val="28"/>
          <w:lang w:val="vi-VN"/>
        </w:rPr>
        <w:t xml:space="preserve">: dữ liệu bên trái và bên phải tại vòng thứ </w:t>
      </w:r>
      <m:oMath>
        <m:r>
          <w:rPr>
            <w:rFonts w:ascii="Cambria Math" w:hAnsi="Cambria Math"/>
            <w:color w:val="000000"/>
            <w:sz w:val="28"/>
            <w:szCs w:val="28"/>
            <w:lang w:val="vi-VN"/>
          </w:rPr>
          <m:t>i</m:t>
        </m:r>
      </m:oMath>
      <w:r w:rsidR="004E3CF4" w:rsidRPr="00F32C3C">
        <w:rPr>
          <w:color w:val="000000"/>
          <w:sz w:val="28"/>
          <w:szCs w:val="28"/>
          <w:lang w:val="vi-VN"/>
        </w:rPr>
        <w:t xml:space="preserve">. </w:t>
      </w:r>
    </w:p>
    <w:p w14:paraId="33AC7B07" w14:textId="5AE36F8F" w:rsidR="004E3CF4" w:rsidRPr="00DC4FDF" w:rsidRDefault="00000000" w:rsidP="009116B3">
      <w:pPr>
        <w:spacing w:before="60" w:after="60"/>
        <w:ind w:left="1440"/>
        <w:jc w:val="both"/>
        <w:rPr>
          <w:color w:val="000000"/>
          <w:sz w:val="28"/>
          <w:szCs w:val="28"/>
        </w:rPr>
      </w:pPr>
      <m:oMath>
        <m:sSub>
          <m:sSubPr>
            <m:ctrlPr>
              <w:rPr>
                <w:rFonts w:ascii="Cambria Math" w:hAnsi="Cambria Math"/>
                <w:color w:val="000000"/>
                <w:sz w:val="28"/>
                <w:szCs w:val="28"/>
              </w:rPr>
            </m:ctrlPr>
          </m:sSubPr>
          <m:e>
            <m:r>
              <w:rPr>
                <w:rFonts w:ascii="Cambria Math" w:hAnsi="Cambria Math"/>
                <w:color w:val="000000"/>
                <w:sz w:val="28"/>
                <w:szCs w:val="28"/>
              </w:rPr>
              <m:t>K</m:t>
            </m:r>
          </m:e>
          <m:sub>
            <m:r>
              <w:rPr>
                <w:rFonts w:ascii="Cambria Math" w:hAnsi="Cambria Math"/>
                <w:color w:val="000000"/>
                <w:sz w:val="28"/>
                <w:szCs w:val="28"/>
              </w:rPr>
              <m:t>i</m:t>
            </m:r>
          </m:sub>
        </m:sSub>
      </m:oMath>
      <w:r w:rsidR="004E3CF4" w:rsidRPr="00DC4FDF">
        <w:rPr>
          <w:color w:val="000000"/>
          <w:sz w:val="28"/>
          <w:szCs w:val="28"/>
        </w:rPr>
        <w:t xml:space="preserve">: khóa con </w:t>
      </w:r>
      <w:proofErr w:type="gramStart"/>
      <w:r w:rsidR="004E3CF4" w:rsidRPr="00DC4FDF">
        <w:rPr>
          <w:color w:val="000000"/>
          <w:sz w:val="28"/>
          <w:szCs w:val="28"/>
        </w:rPr>
        <w:t>48 bit</w:t>
      </w:r>
      <w:proofErr w:type="gramEnd"/>
      <w:r w:rsidR="004E3CF4" w:rsidRPr="00DC4FDF">
        <w:rPr>
          <w:color w:val="000000"/>
          <w:sz w:val="28"/>
          <w:szCs w:val="28"/>
        </w:rPr>
        <w:t xml:space="preserve"> c</w:t>
      </w:r>
      <w:proofErr w:type="spellStart"/>
      <w:r w:rsidR="004E3CF4" w:rsidRPr="00DC4FDF">
        <w:rPr>
          <w:color w:val="000000"/>
          <w:sz w:val="28"/>
          <w:szCs w:val="28"/>
        </w:rPr>
        <w:t>ủa</w:t>
      </w:r>
      <w:proofErr w:type="spellEnd"/>
      <w:r w:rsidR="004E3CF4" w:rsidRPr="00DC4FDF">
        <w:rPr>
          <w:color w:val="000000"/>
          <w:sz w:val="28"/>
          <w:szCs w:val="28"/>
        </w:rPr>
        <w:t xml:space="preserve"> </w:t>
      </w:r>
      <w:proofErr w:type="spellStart"/>
      <w:r w:rsidR="004E3CF4" w:rsidRPr="00DC4FDF">
        <w:rPr>
          <w:color w:val="000000"/>
          <w:sz w:val="28"/>
          <w:szCs w:val="28"/>
        </w:rPr>
        <w:t>vòng</w:t>
      </w:r>
      <w:proofErr w:type="spellEnd"/>
      <w:r w:rsidR="004E3CF4" w:rsidRPr="00DC4FDF">
        <w:rPr>
          <w:color w:val="000000"/>
          <w:sz w:val="28"/>
          <w:szCs w:val="28"/>
        </w:rPr>
        <w:t xml:space="preserve"> </w:t>
      </w:r>
      <w:proofErr w:type="spellStart"/>
      <w:r w:rsidR="004E3CF4" w:rsidRPr="00DC4FDF">
        <w:rPr>
          <w:color w:val="000000"/>
          <w:sz w:val="28"/>
          <w:szCs w:val="28"/>
        </w:rPr>
        <w:t>thứ</w:t>
      </w:r>
      <w:proofErr w:type="spellEnd"/>
      <w:r w:rsidR="004E3CF4" w:rsidRPr="00DC4FDF">
        <w:rPr>
          <w:color w:val="000000"/>
          <w:sz w:val="28"/>
          <w:szCs w:val="28"/>
        </w:rPr>
        <w:t xml:space="preserve"> </w:t>
      </w:r>
      <m:oMath>
        <m:r>
          <w:rPr>
            <w:rFonts w:ascii="Cambria Math" w:hAnsi="Cambria Math"/>
            <w:color w:val="000000"/>
            <w:sz w:val="28"/>
            <w:szCs w:val="28"/>
          </w:rPr>
          <m:t>i</m:t>
        </m:r>
      </m:oMath>
      <w:r w:rsidR="004E3CF4" w:rsidRPr="00DC4FDF">
        <w:rPr>
          <w:color w:val="000000"/>
          <w:sz w:val="28"/>
          <w:szCs w:val="28"/>
        </w:rPr>
        <w:t xml:space="preserve">. </w:t>
      </w:r>
    </w:p>
    <w:p w14:paraId="081E2434" w14:textId="017C8FE5" w:rsidR="008E380B" w:rsidRPr="00DC4FDF" w:rsidRDefault="004E3CF4" w:rsidP="00F72244">
      <w:pPr>
        <w:spacing w:before="60" w:after="60"/>
        <w:ind w:left="1440"/>
        <w:jc w:val="both"/>
        <w:rPr>
          <w:color w:val="000000"/>
          <w:sz w:val="28"/>
          <w:szCs w:val="28"/>
          <w:lang w:val="vi-VN"/>
        </w:rPr>
      </w:pPr>
      <m:oMath>
        <m:r>
          <w:rPr>
            <w:rFonts w:ascii="Cambria Math" w:hAnsi="Cambria Math"/>
            <w:color w:val="000000"/>
            <w:sz w:val="28"/>
            <w:szCs w:val="28"/>
          </w:rPr>
          <m:t>F</m:t>
        </m:r>
      </m:oMath>
      <w:r w:rsidRPr="00F32C3C">
        <w:rPr>
          <w:color w:val="000000"/>
          <w:sz w:val="28"/>
          <w:szCs w:val="28"/>
          <w:lang w:val="de-DE"/>
        </w:rPr>
        <w:t>: hàm Feistel.</w:t>
      </w:r>
    </w:p>
    <w:p w14:paraId="089F40F4" w14:textId="77777777" w:rsidR="00E17ADD" w:rsidRPr="00DC4FDF" w:rsidRDefault="00E17ADD" w:rsidP="00896EF0">
      <w:pPr>
        <w:spacing w:before="60" w:after="60"/>
        <w:jc w:val="both"/>
        <w:rPr>
          <w:b/>
          <w:bCs/>
          <w:color w:val="000000"/>
          <w:sz w:val="28"/>
          <w:szCs w:val="28"/>
          <w:lang w:val="vi-VN"/>
        </w:rPr>
      </w:pPr>
      <w:r w:rsidRPr="00DC4FDF">
        <w:rPr>
          <w:b/>
          <w:bCs/>
          <w:color w:val="000000"/>
          <w:sz w:val="28"/>
          <w:szCs w:val="28"/>
          <w:lang w:val="vi-VN"/>
        </w:rPr>
        <w:t xml:space="preserve">Hàm </w:t>
      </w:r>
      <w:proofErr w:type="spellStart"/>
      <w:r w:rsidRPr="00DC4FDF">
        <w:rPr>
          <w:b/>
          <w:bCs/>
          <w:color w:val="000000"/>
          <w:sz w:val="28"/>
          <w:szCs w:val="28"/>
          <w:lang w:val="vi-VN"/>
        </w:rPr>
        <w:t>Feistel</w:t>
      </w:r>
      <w:proofErr w:type="spellEnd"/>
    </w:p>
    <w:p w14:paraId="138D484F" w14:textId="25C49F61" w:rsidR="00E17ADD" w:rsidRPr="00DC4FDF" w:rsidRDefault="00896EF0" w:rsidP="00896EF0">
      <w:pPr>
        <w:spacing w:before="60" w:after="60"/>
        <w:ind w:firstLine="720"/>
        <w:jc w:val="both"/>
        <w:rPr>
          <w:color w:val="000000"/>
          <w:sz w:val="28"/>
          <w:szCs w:val="28"/>
          <w:lang w:val="vi-VN"/>
        </w:rPr>
      </w:pPr>
      <w:r w:rsidRPr="00DC4FDF">
        <w:rPr>
          <w:color w:val="000000"/>
          <w:sz w:val="28"/>
          <w:szCs w:val="28"/>
          <w:lang w:val="vi-VN"/>
        </w:rPr>
        <w:t>Đ</w:t>
      </w:r>
      <w:r w:rsidR="00E17ADD" w:rsidRPr="00DC4FDF">
        <w:rPr>
          <w:color w:val="000000"/>
          <w:sz w:val="28"/>
          <w:szCs w:val="28"/>
          <w:lang w:val="vi-VN"/>
        </w:rPr>
        <w:t>ầu vào là</w:t>
      </w:r>
    </w:p>
    <w:p w14:paraId="2E1BB5A0" w14:textId="01451B56" w:rsidR="00E17ADD" w:rsidRPr="00DC4FDF" w:rsidRDefault="00E17ADD" w:rsidP="009116B3">
      <w:pPr>
        <w:spacing w:before="60" w:after="60"/>
        <w:ind w:left="1440"/>
        <w:jc w:val="both"/>
        <w:rPr>
          <w:color w:val="000000"/>
          <w:sz w:val="28"/>
          <w:szCs w:val="28"/>
          <w:lang w:val="vi-VN"/>
        </w:rPr>
      </w:pPr>
      <m:oMath>
        <m:r>
          <w:rPr>
            <w:rFonts w:ascii="Cambria Math" w:hAnsi="Cambria Math"/>
            <w:color w:val="000000"/>
            <w:sz w:val="28"/>
            <w:szCs w:val="28"/>
            <w:lang w:val="vi-VN"/>
          </w:rPr>
          <m:t>R</m:t>
        </m:r>
      </m:oMath>
      <w:r w:rsidRPr="00DC4FDF">
        <w:rPr>
          <w:color w:val="000000"/>
          <w:sz w:val="28"/>
          <w:szCs w:val="28"/>
          <w:lang w:val="vi-VN"/>
        </w:rPr>
        <w:t xml:space="preserve">: dữ liệu 32 </w:t>
      </w:r>
      <w:proofErr w:type="spellStart"/>
      <w:r w:rsidRPr="00DC4FDF">
        <w:rPr>
          <w:color w:val="000000"/>
          <w:sz w:val="28"/>
          <w:szCs w:val="28"/>
          <w:lang w:val="vi-VN"/>
        </w:rPr>
        <w:t>bit</w:t>
      </w:r>
      <w:proofErr w:type="spellEnd"/>
      <w:r w:rsidRPr="00DC4FDF">
        <w:rPr>
          <w:color w:val="000000"/>
          <w:sz w:val="28"/>
          <w:szCs w:val="28"/>
          <w:lang w:val="vi-VN"/>
        </w:rPr>
        <w:t xml:space="preserve">. </w:t>
      </w:r>
    </w:p>
    <w:p w14:paraId="78137411" w14:textId="6A5374F5" w:rsidR="00E17ADD" w:rsidRPr="00DC4FDF" w:rsidRDefault="00000000" w:rsidP="009116B3">
      <w:pPr>
        <w:spacing w:before="60" w:after="60"/>
        <w:ind w:left="1440"/>
        <w:jc w:val="both"/>
        <w:rPr>
          <w:color w:val="000000"/>
          <w:sz w:val="28"/>
          <w:szCs w:val="28"/>
        </w:rPr>
      </w:pPr>
      <m:oMath>
        <m:sSub>
          <m:sSubPr>
            <m:ctrlPr>
              <w:rPr>
                <w:rFonts w:ascii="Cambria Math" w:hAnsi="Cambria Math"/>
                <w:color w:val="000000"/>
                <w:sz w:val="28"/>
                <w:szCs w:val="28"/>
              </w:rPr>
            </m:ctrlPr>
          </m:sSubPr>
          <m:e>
            <m:r>
              <w:rPr>
                <w:rFonts w:ascii="Cambria Math" w:hAnsi="Cambria Math"/>
                <w:color w:val="000000"/>
                <w:sz w:val="28"/>
                <w:szCs w:val="28"/>
              </w:rPr>
              <m:t>K</m:t>
            </m:r>
          </m:e>
          <m:sub>
            <m:r>
              <w:rPr>
                <w:rFonts w:ascii="Cambria Math" w:hAnsi="Cambria Math"/>
                <w:color w:val="000000"/>
                <w:sz w:val="28"/>
                <w:szCs w:val="28"/>
              </w:rPr>
              <m:t>i</m:t>
            </m:r>
          </m:sub>
        </m:sSub>
      </m:oMath>
      <w:r w:rsidR="00E17ADD" w:rsidRPr="00DC4FDF">
        <w:rPr>
          <w:color w:val="000000"/>
          <w:sz w:val="28"/>
          <w:szCs w:val="28"/>
        </w:rPr>
        <w:t xml:space="preserve">: khóa con 48 </w:t>
      </w:r>
      <w:proofErr w:type="gramStart"/>
      <w:r w:rsidR="00E17ADD" w:rsidRPr="00DC4FDF">
        <w:rPr>
          <w:color w:val="000000"/>
          <w:sz w:val="28"/>
          <w:szCs w:val="28"/>
        </w:rPr>
        <w:t>bit</w:t>
      </w:r>
      <w:proofErr w:type="gramEnd"/>
      <w:r w:rsidR="00E17ADD" w:rsidRPr="00DC4FDF">
        <w:rPr>
          <w:color w:val="000000"/>
          <w:sz w:val="28"/>
          <w:szCs w:val="28"/>
        </w:rPr>
        <w:t xml:space="preserve">. </w:t>
      </w:r>
    </w:p>
    <w:p w14:paraId="1D58B22E" w14:textId="3CEDC6E3" w:rsidR="00E17ADD" w:rsidRPr="00DC4FDF" w:rsidRDefault="00E17ADD" w:rsidP="00896EF0">
      <w:pPr>
        <w:spacing w:before="60" w:after="60"/>
        <w:ind w:left="360" w:firstLine="349"/>
        <w:jc w:val="both"/>
        <w:rPr>
          <w:color w:val="000000"/>
          <w:sz w:val="28"/>
          <w:szCs w:val="28"/>
          <w:lang w:val="vi-VN"/>
        </w:rPr>
      </w:pPr>
      <w:proofErr w:type="spellStart"/>
      <w:r w:rsidRPr="00DC4FDF">
        <w:rPr>
          <w:color w:val="000000"/>
          <w:sz w:val="28"/>
          <w:szCs w:val="28"/>
        </w:rPr>
        <w:t>Quá</w:t>
      </w:r>
      <w:proofErr w:type="spellEnd"/>
      <w:r w:rsidRPr="00DC4FDF">
        <w:rPr>
          <w:color w:val="000000"/>
          <w:sz w:val="28"/>
          <w:szCs w:val="28"/>
        </w:rPr>
        <w:t xml:space="preserve"> </w:t>
      </w:r>
      <w:proofErr w:type="spellStart"/>
      <w:r w:rsidRPr="00DC4FDF">
        <w:rPr>
          <w:color w:val="000000"/>
          <w:sz w:val="28"/>
          <w:szCs w:val="28"/>
        </w:rPr>
        <w:t>trình</w:t>
      </w:r>
      <w:proofErr w:type="spellEnd"/>
      <w:r w:rsidRPr="00DC4FDF">
        <w:rPr>
          <w:color w:val="000000"/>
          <w:sz w:val="28"/>
          <w:szCs w:val="28"/>
        </w:rPr>
        <w:t xml:space="preserve"> </w:t>
      </w:r>
      <w:proofErr w:type="spellStart"/>
      <w:r w:rsidRPr="00DC4FDF">
        <w:rPr>
          <w:color w:val="000000"/>
          <w:sz w:val="28"/>
          <w:szCs w:val="28"/>
        </w:rPr>
        <w:t>xử</w:t>
      </w:r>
      <w:proofErr w:type="spellEnd"/>
      <w:r w:rsidRPr="00DC4FDF">
        <w:rPr>
          <w:color w:val="000000"/>
          <w:sz w:val="28"/>
          <w:szCs w:val="28"/>
        </w:rPr>
        <w:t xml:space="preserve"> </w:t>
      </w:r>
      <w:proofErr w:type="spellStart"/>
      <w:r w:rsidRPr="00DC4FDF">
        <w:rPr>
          <w:color w:val="000000"/>
          <w:sz w:val="28"/>
          <w:szCs w:val="28"/>
        </w:rPr>
        <w:t>lý</w:t>
      </w:r>
      <w:proofErr w:type="spellEnd"/>
      <w:r w:rsidRPr="00DC4FDF">
        <w:rPr>
          <w:color w:val="000000"/>
          <w:sz w:val="28"/>
          <w:szCs w:val="28"/>
        </w:rPr>
        <w:t xml:space="preserve"> </w:t>
      </w:r>
      <w:proofErr w:type="spellStart"/>
      <w:r w:rsidR="00896EF0" w:rsidRPr="00DC4FDF">
        <w:rPr>
          <w:color w:val="000000"/>
          <w:sz w:val="28"/>
          <w:szCs w:val="28"/>
        </w:rPr>
        <w:t>gồm</w:t>
      </w:r>
      <w:proofErr w:type="spellEnd"/>
      <w:r w:rsidR="00896EF0" w:rsidRPr="00DC4FDF">
        <w:rPr>
          <w:color w:val="000000"/>
          <w:sz w:val="28"/>
          <w:szCs w:val="28"/>
          <w:lang w:val="vi-VN"/>
        </w:rPr>
        <w:t>:</w:t>
      </w:r>
      <w:r w:rsidR="00896EF0" w:rsidRPr="00DC4FDF">
        <w:rPr>
          <w:color w:val="000000"/>
          <w:sz w:val="28"/>
          <w:szCs w:val="28"/>
          <w:lang w:val="vi-VN"/>
        </w:rPr>
        <w:tab/>
      </w:r>
    </w:p>
    <w:p w14:paraId="0D560DFA" w14:textId="5178DD33" w:rsidR="00896EF0" w:rsidRPr="00DC4FDF" w:rsidRDefault="005838E7" w:rsidP="005838E7">
      <w:pPr>
        <w:spacing w:before="60" w:after="60"/>
        <w:ind w:firstLine="709"/>
        <w:jc w:val="both"/>
        <w:rPr>
          <w:color w:val="000000"/>
          <w:sz w:val="28"/>
          <w:szCs w:val="28"/>
          <w:lang w:val="vi-VN"/>
        </w:rPr>
      </w:pPr>
      <w:r w:rsidRPr="00DC4FDF">
        <w:rPr>
          <w:color w:val="000000"/>
          <w:sz w:val="28"/>
          <w:szCs w:val="28"/>
          <w:lang w:val="vi-VN"/>
        </w:rPr>
        <w:t>- Mở rộng dữ liệu</w:t>
      </w:r>
      <w:r w:rsidR="009116B3" w:rsidRPr="00DC4FDF">
        <w:rPr>
          <w:color w:val="000000"/>
          <w:sz w:val="28"/>
          <w:szCs w:val="28"/>
          <w:lang w:val="vi-VN"/>
        </w:rPr>
        <w:t xml:space="preserve"> E</w:t>
      </w:r>
      <w:r w:rsidRPr="00DC4FDF">
        <w:rPr>
          <w:color w:val="000000"/>
          <w:sz w:val="28"/>
          <w:szCs w:val="28"/>
          <w:lang w:val="vi-VN"/>
        </w:rPr>
        <w:t xml:space="preserve">: </w:t>
      </w:r>
      <w:r w:rsidR="00E51F36" w:rsidRPr="00DC4FDF">
        <w:rPr>
          <w:color w:val="000000"/>
          <w:sz w:val="28"/>
          <w:szCs w:val="28"/>
          <w:lang w:val="vi-VN"/>
        </w:rPr>
        <w:t xml:space="preserve">Có kích thước 32 </w:t>
      </w:r>
      <w:proofErr w:type="spellStart"/>
      <w:r w:rsidR="00E51F36" w:rsidRPr="00DC4FDF">
        <w:rPr>
          <w:color w:val="000000"/>
          <w:sz w:val="28"/>
          <w:szCs w:val="28"/>
          <w:lang w:val="vi-VN"/>
        </w:rPr>
        <w:t>bit</w:t>
      </w:r>
      <w:proofErr w:type="spellEnd"/>
      <w:r w:rsidR="00E51F36" w:rsidRPr="00DC4FDF">
        <w:rPr>
          <w:color w:val="000000"/>
          <w:sz w:val="28"/>
          <w:szCs w:val="28"/>
          <w:lang w:val="vi-VN"/>
        </w:rPr>
        <w:t xml:space="preserve"> được mở rộng thành 48 </w:t>
      </w:r>
      <w:proofErr w:type="spellStart"/>
      <w:r w:rsidR="00E51F36" w:rsidRPr="00DC4FDF">
        <w:rPr>
          <w:color w:val="000000"/>
          <w:sz w:val="28"/>
          <w:szCs w:val="28"/>
          <w:lang w:val="vi-VN"/>
        </w:rPr>
        <w:t>bit</w:t>
      </w:r>
      <w:proofErr w:type="spellEnd"/>
      <w:r w:rsidR="00E51F36" w:rsidRPr="00DC4FDF">
        <w:rPr>
          <w:color w:val="000000"/>
          <w:sz w:val="28"/>
          <w:szCs w:val="28"/>
          <w:lang w:val="vi-VN"/>
        </w:rPr>
        <w:t xml:space="preserve"> bằng bảng mở rộng E</w:t>
      </w:r>
    </w:p>
    <w:p w14:paraId="53196AA7" w14:textId="77777777" w:rsidR="0025289F" w:rsidRPr="00DC4FDF" w:rsidRDefault="00E51F36" w:rsidP="0025289F">
      <w:pPr>
        <w:spacing w:before="60" w:after="60"/>
        <w:ind w:firstLine="709"/>
        <w:jc w:val="both"/>
        <w:rPr>
          <w:color w:val="000000"/>
          <w:sz w:val="28"/>
          <w:szCs w:val="28"/>
          <w:lang w:val="vi-VN"/>
        </w:rPr>
      </w:pPr>
      <w:r w:rsidRPr="00DC4FDF">
        <w:rPr>
          <w:color w:val="000000"/>
          <w:sz w:val="28"/>
          <w:szCs w:val="28"/>
          <w:lang w:val="vi-VN"/>
        </w:rPr>
        <w:t xml:space="preserve">- </w:t>
      </w:r>
      <w:r w:rsidR="0025289F" w:rsidRPr="00DC4FDF">
        <w:rPr>
          <w:color w:val="000000"/>
          <w:sz w:val="28"/>
          <w:szCs w:val="28"/>
          <w:lang w:val="vi-VN"/>
        </w:rPr>
        <w:t>XOR với khóa con: Dữ liệu sau khi mở rộng được XOR với khóa con:</w:t>
      </w:r>
    </w:p>
    <w:p w14:paraId="2DA9CC72" w14:textId="77777777" w:rsidR="000E6EF5" w:rsidRPr="00DC4FDF" w:rsidRDefault="0025289F" w:rsidP="000E6EF5">
      <w:pPr>
        <w:spacing w:before="60" w:after="60"/>
        <w:ind w:firstLine="709"/>
        <w:jc w:val="both"/>
        <w:rPr>
          <w:color w:val="000000"/>
          <w:sz w:val="28"/>
          <w:szCs w:val="28"/>
          <w:lang w:val="vi-VN"/>
        </w:rPr>
      </w:pPr>
      <m:oMathPara>
        <m:oMath>
          <m:r>
            <w:rPr>
              <w:rFonts w:ascii="Cambria Math" w:hAnsi="Cambria Math"/>
              <w:color w:val="000000"/>
              <w:sz w:val="28"/>
              <w:szCs w:val="28"/>
              <w:lang w:val="vi-VN"/>
            </w:rPr>
            <m:t>B=E(R)⊕</m:t>
          </m:r>
          <m:sSub>
            <m:sSubPr>
              <m:ctrlPr>
                <w:rPr>
                  <w:rFonts w:ascii="Cambria Math" w:hAnsi="Cambria Math"/>
                  <w:color w:val="000000"/>
                  <w:sz w:val="28"/>
                  <w:szCs w:val="28"/>
                </w:rPr>
              </m:ctrlPr>
            </m:sSubPr>
            <m:e>
              <m:r>
                <w:rPr>
                  <w:rFonts w:ascii="Cambria Math" w:hAnsi="Cambria Math"/>
                  <w:color w:val="000000"/>
                  <w:sz w:val="28"/>
                  <w:szCs w:val="28"/>
                  <w:lang w:val="vi-VN"/>
                </w:rPr>
                <m:t>K</m:t>
              </m:r>
            </m:e>
            <m:sub>
              <m:r>
                <w:rPr>
                  <w:rFonts w:ascii="Cambria Math" w:hAnsi="Cambria Math"/>
                  <w:color w:val="000000"/>
                  <w:sz w:val="28"/>
                  <w:szCs w:val="28"/>
                  <w:lang w:val="vi-VN"/>
                </w:rPr>
                <m:t>i</m:t>
              </m:r>
            </m:sub>
          </m:sSub>
          <m:r>
            <m:rPr>
              <m:sty m:val="p"/>
            </m:rPr>
            <w:rPr>
              <w:rFonts w:ascii="Cambria Math" w:hAnsi="Cambria Math"/>
              <w:color w:val="000000"/>
              <w:sz w:val="28"/>
              <w:szCs w:val="28"/>
              <w:lang w:val="vi-VN"/>
            </w:rPr>
            <w:br/>
          </m:r>
        </m:oMath>
      </m:oMathPara>
      <w:r w:rsidR="006E4969" w:rsidRPr="00DC4FDF">
        <w:rPr>
          <w:color w:val="000000"/>
          <w:sz w:val="28"/>
          <w:szCs w:val="28"/>
          <w:lang w:val="vi-VN"/>
        </w:rPr>
        <w:tab/>
        <w:t>- Thay thế bằng các S-</w:t>
      </w:r>
      <w:proofErr w:type="spellStart"/>
      <w:r w:rsidR="006E4969" w:rsidRPr="00DC4FDF">
        <w:rPr>
          <w:color w:val="000000"/>
          <w:sz w:val="28"/>
          <w:szCs w:val="28"/>
          <w:lang w:val="vi-VN"/>
        </w:rPr>
        <w:t>Box</w:t>
      </w:r>
      <w:proofErr w:type="spellEnd"/>
      <w:r w:rsidR="006E4969" w:rsidRPr="00DC4FDF">
        <w:rPr>
          <w:color w:val="000000"/>
          <w:sz w:val="28"/>
          <w:szCs w:val="28"/>
          <w:lang w:val="vi-VN"/>
        </w:rPr>
        <w:t xml:space="preserve">: </w:t>
      </w:r>
      <w:r w:rsidR="000E6EF5" w:rsidRPr="00DC4FDF">
        <w:rPr>
          <w:color w:val="000000"/>
          <w:sz w:val="28"/>
          <w:szCs w:val="28"/>
          <w:lang w:val="vi-VN"/>
        </w:rPr>
        <w:t xml:space="preserve">Mỗi nhóm 6 </w:t>
      </w:r>
      <w:proofErr w:type="spellStart"/>
      <w:r w:rsidR="000E6EF5" w:rsidRPr="00DC4FDF">
        <w:rPr>
          <w:color w:val="000000"/>
          <w:sz w:val="28"/>
          <w:szCs w:val="28"/>
          <w:lang w:val="vi-VN"/>
        </w:rPr>
        <w:t>bit</w:t>
      </w:r>
      <w:proofErr w:type="spellEnd"/>
      <w:r w:rsidR="000E6EF5" w:rsidRPr="00DC4FDF">
        <w:rPr>
          <w:color w:val="000000"/>
          <w:sz w:val="28"/>
          <w:szCs w:val="28"/>
          <w:lang w:val="vi-VN"/>
        </w:rPr>
        <w:t xml:space="preserve"> được thay thế bằng 4 </w:t>
      </w:r>
      <w:proofErr w:type="spellStart"/>
      <w:r w:rsidR="000E6EF5" w:rsidRPr="00DC4FDF">
        <w:rPr>
          <w:color w:val="000000"/>
          <w:sz w:val="28"/>
          <w:szCs w:val="28"/>
          <w:lang w:val="vi-VN"/>
        </w:rPr>
        <w:t>bit</w:t>
      </w:r>
      <w:proofErr w:type="spellEnd"/>
      <w:r w:rsidR="000E6EF5" w:rsidRPr="00DC4FDF">
        <w:rPr>
          <w:color w:val="000000"/>
          <w:sz w:val="28"/>
          <w:szCs w:val="28"/>
          <w:lang w:val="vi-VN"/>
        </w:rPr>
        <w:t xml:space="preserve"> thông</w:t>
      </w:r>
    </w:p>
    <w:p w14:paraId="661503C2" w14:textId="77777777" w:rsidR="000E6EF5" w:rsidRPr="00DC4FDF" w:rsidRDefault="000E6EF5" w:rsidP="000E6EF5">
      <w:pPr>
        <w:spacing w:before="60" w:after="60"/>
        <w:jc w:val="both"/>
        <w:rPr>
          <w:color w:val="000000"/>
          <w:sz w:val="28"/>
          <w:szCs w:val="28"/>
          <w:lang w:val="vi-VN"/>
        </w:rPr>
      </w:pPr>
      <w:r w:rsidRPr="00DC4FDF">
        <w:rPr>
          <w:color w:val="000000"/>
          <w:sz w:val="28"/>
          <w:szCs w:val="28"/>
        </w:rPr>
        <w:t xml:space="preserve">qua 8 S-box (S1 </w:t>
      </w:r>
      <w:proofErr w:type="spellStart"/>
      <w:r w:rsidRPr="00DC4FDF">
        <w:rPr>
          <w:color w:val="000000"/>
          <w:sz w:val="28"/>
          <w:szCs w:val="28"/>
        </w:rPr>
        <w:t>đến</w:t>
      </w:r>
      <w:proofErr w:type="spellEnd"/>
      <w:r w:rsidRPr="00DC4FDF">
        <w:rPr>
          <w:color w:val="000000"/>
          <w:sz w:val="28"/>
          <w:szCs w:val="28"/>
        </w:rPr>
        <w:t xml:space="preserve"> S8):</w:t>
      </w:r>
    </w:p>
    <w:p w14:paraId="6F1379E3" w14:textId="25294DCB" w:rsidR="000E6EF5" w:rsidRPr="00DC4FDF" w:rsidRDefault="00AE5AA8" w:rsidP="000E6EF5">
      <w:pPr>
        <w:spacing w:before="60" w:after="60"/>
        <w:jc w:val="both"/>
        <w:rPr>
          <w:color w:val="000000"/>
          <w:sz w:val="28"/>
          <w:szCs w:val="28"/>
          <w:lang w:val="vi-VN"/>
        </w:rPr>
      </w:pPr>
      <w:r w:rsidRPr="00DC4FDF">
        <w:rPr>
          <w:color w:val="000000"/>
          <w:sz w:val="28"/>
          <w:szCs w:val="28"/>
          <w:lang w:val="vi-VN"/>
        </w:rPr>
        <w:lastRenderedPageBreak/>
        <w:tab/>
      </w:r>
      <w:r w:rsidRPr="00DC4FDF">
        <w:rPr>
          <w:color w:val="000000"/>
          <w:sz w:val="28"/>
          <w:szCs w:val="28"/>
          <w:lang w:val="vi-VN"/>
        </w:rPr>
        <w:tab/>
        <w:t xml:space="preserve">+ </w:t>
      </w:r>
      <w:proofErr w:type="spellStart"/>
      <w:r w:rsidRPr="00DC4FDF">
        <w:rPr>
          <w:color w:val="000000"/>
          <w:sz w:val="28"/>
          <w:szCs w:val="28"/>
          <w:lang w:val="vi-VN"/>
        </w:rPr>
        <w:t>Bit</w:t>
      </w:r>
      <w:proofErr w:type="spellEnd"/>
      <w:r w:rsidRPr="00DC4FDF">
        <w:rPr>
          <w:color w:val="000000"/>
          <w:sz w:val="28"/>
          <w:szCs w:val="28"/>
          <w:lang w:val="vi-VN"/>
        </w:rPr>
        <w:t xml:space="preserve"> thứ nhất và </w:t>
      </w:r>
      <w:proofErr w:type="spellStart"/>
      <w:r w:rsidRPr="00DC4FDF">
        <w:rPr>
          <w:color w:val="000000"/>
          <w:sz w:val="28"/>
          <w:szCs w:val="28"/>
          <w:lang w:val="vi-VN"/>
        </w:rPr>
        <w:t>bit</w:t>
      </w:r>
      <w:proofErr w:type="spellEnd"/>
      <w:r w:rsidRPr="00DC4FDF">
        <w:rPr>
          <w:color w:val="000000"/>
          <w:sz w:val="28"/>
          <w:szCs w:val="28"/>
          <w:lang w:val="vi-VN"/>
        </w:rPr>
        <w:t xml:space="preserve"> thứ sáu xác định hang</w:t>
      </w:r>
    </w:p>
    <w:p w14:paraId="756763DB" w14:textId="0FE92ED7" w:rsidR="00AA3321" w:rsidRPr="00DC4FDF" w:rsidRDefault="00AE5AA8" w:rsidP="000E6EF5">
      <w:pPr>
        <w:spacing w:before="60" w:after="60"/>
        <w:jc w:val="both"/>
        <w:rPr>
          <w:color w:val="000000"/>
          <w:sz w:val="28"/>
          <w:szCs w:val="28"/>
          <w:lang w:val="vi-VN"/>
        </w:rPr>
      </w:pPr>
      <w:r w:rsidRPr="00DC4FDF">
        <w:rPr>
          <w:color w:val="000000"/>
          <w:sz w:val="28"/>
          <w:szCs w:val="28"/>
          <w:lang w:val="vi-VN"/>
        </w:rPr>
        <w:tab/>
      </w:r>
      <w:r w:rsidRPr="00DC4FDF">
        <w:rPr>
          <w:color w:val="000000"/>
          <w:sz w:val="28"/>
          <w:szCs w:val="28"/>
          <w:lang w:val="vi-VN"/>
        </w:rPr>
        <w:tab/>
        <w:t xml:space="preserve">+ Bốn </w:t>
      </w:r>
      <w:proofErr w:type="spellStart"/>
      <w:r w:rsidRPr="00DC4FDF">
        <w:rPr>
          <w:color w:val="000000"/>
          <w:sz w:val="28"/>
          <w:szCs w:val="28"/>
          <w:lang w:val="vi-VN"/>
        </w:rPr>
        <w:t>bit</w:t>
      </w:r>
      <w:proofErr w:type="spellEnd"/>
      <w:r w:rsidRPr="00DC4FDF">
        <w:rPr>
          <w:color w:val="000000"/>
          <w:sz w:val="28"/>
          <w:szCs w:val="28"/>
          <w:lang w:val="vi-VN"/>
        </w:rPr>
        <w:t xml:space="preserve"> ở giữa xác định cột</w:t>
      </w:r>
    </w:p>
    <w:p w14:paraId="29CFCF24" w14:textId="262C127B" w:rsidR="00F533CB" w:rsidRPr="00DC4FDF" w:rsidRDefault="00AA3321" w:rsidP="000E6EF5">
      <w:pPr>
        <w:spacing w:before="60" w:after="60"/>
        <w:jc w:val="both"/>
        <w:rPr>
          <w:color w:val="000000"/>
          <w:sz w:val="28"/>
          <w:szCs w:val="28"/>
          <w:lang w:val="vi-VN"/>
        </w:rPr>
      </w:pPr>
      <w:r w:rsidRPr="00DC4FDF">
        <w:rPr>
          <w:color w:val="000000"/>
          <w:sz w:val="28"/>
          <w:szCs w:val="28"/>
          <w:lang w:val="vi-VN"/>
        </w:rPr>
        <w:tab/>
        <w:t xml:space="preserve">- Hoán vị P: 32 </w:t>
      </w:r>
      <w:proofErr w:type="spellStart"/>
      <w:r w:rsidRPr="00DC4FDF">
        <w:rPr>
          <w:color w:val="000000"/>
          <w:sz w:val="28"/>
          <w:szCs w:val="28"/>
          <w:lang w:val="vi-VN"/>
        </w:rPr>
        <w:t>bit</w:t>
      </w:r>
      <w:proofErr w:type="spellEnd"/>
      <w:r w:rsidRPr="00DC4FDF">
        <w:rPr>
          <w:color w:val="000000"/>
          <w:sz w:val="28"/>
          <w:szCs w:val="28"/>
          <w:lang w:val="vi-VN"/>
        </w:rPr>
        <w:t xml:space="preserve"> đầu ra từ các S-</w:t>
      </w:r>
      <w:proofErr w:type="spellStart"/>
      <w:r w:rsidRPr="00DC4FDF">
        <w:rPr>
          <w:color w:val="000000"/>
          <w:sz w:val="28"/>
          <w:szCs w:val="28"/>
          <w:lang w:val="vi-VN"/>
        </w:rPr>
        <w:t>Box</w:t>
      </w:r>
      <w:proofErr w:type="spellEnd"/>
      <w:r w:rsidRPr="00DC4FDF">
        <w:rPr>
          <w:color w:val="000000"/>
          <w:sz w:val="28"/>
          <w:szCs w:val="28"/>
          <w:lang w:val="vi-VN"/>
        </w:rPr>
        <w:t xml:space="preserve"> tiếp tục được hoán vị theo bảng P</w:t>
      </w:r>
    </w:p>
    <w:p w14:paraId="6EA7E360" w14:textId="679A698A" w:rsidR="00F533CB" w:rsidRPr="00DC4FDF" w:rsidRDefault="00F533CB" w:rsidP="000E6EF5">
      <w:pPr>
        <w:spacing w:before="60" w:after="60"/>
        <w:jc w:val="both"/>
        <w:rPr>
          <w:b/>
          <w:bCs/>
          <w:color w:val="000000"/>
          <w:sz w:val="28"/>
          <w:szCs w:val="28"/>
          <w:lang w:val="vi-VN"/>
        </w:rPr>
      </w:pPr>
      <w:r w:rsidRPr="00DC4FDF">
        <w:rPr>
          <w:b/>
          <w:bCs/>
          <w:color w:val="000000"/>
          <w:sz w:val="28"/>
          <w:szCs w:val="28"/>
          <w:lang w:val="vi-VN"/>
        </w:rPr>
        <w:t>Bước 3: Hoán vị ngược IP⁻¹</w:t>
      </w:r>
    </w:p>
    <w:p w14:paraId="5833C583" w14:textId="77777777" w:rsidR="00843C13" w:rsidRPr="00DC4FDF" w:rsidRDefault="00843C13" w:rsidP="00843C13">
      <w:pPr>
        <w:spacing w:before="60" w:after="60"/>
        <w:jc w:val="both"/>
        <w:rPr>
          <w:color w:val="000000"/>
          <w:sz w:val="28"/>
          <w:szCs w:val="28"/>
          <w:lang w:val="vi-VN"/>
        </w:rPr>
      </w:pPr>
      <w:r w:rsidRPr="00DC4FDF">
        <w:rPr>
          <w:b/>
          <w:bCs/>
          <w:color w:val="000000"/>
          <w:sz w:val="28"/>
          <w:szCs w:val="28"/>
          <w:lang w:val="vi-VN"/>
        </w:rPr>
        <w:tab/>
      </w:r>
      <w:r w:rsidRPr="00DC4FDF">
        <w:rPr>
          <w:color w:val="000000"/>
          <w:sz w:val="28"/>
          <w:szCs w:val="28"/>
          <w:lang w:val="vi-VN"/>
        </w:rPr>
        <w:t>Sau khi hoàn thành vòng thứ 16, hai nửa dữ liệu cuối cùng được ghép lại theo thứ tự:</w:t>
      </w:r>
    </w:p>
    <w:p w14:paraId="04BF88DB" w14:textId="4CDDD173" w:rsidR="00843C13" w:rsidRPr="00DC4FDF" w:rsidRDefault="00000000" w:rsidP="00843C13">
      <w:pPr>
        <w:spacing w:before="60" w:after="60"/>
        <w:jc w:val="both"/>
        <w:rPr>
          <w:b/>
          <w:bCs/>
          <w:color w:val="000000"/>
          <w:sz w:val="28"/>
          <w:szCs w:val="28"/>
          <w:lang w:val="vi-VN"/>
        </w:rPr>
      </w:pPr>
      <m:oMathPara>
        <m:oMath>
          <m:sSub>
            <m:sSubPr>
              <m:ctrlPr>
                <w:rPr>
                  <w:rFonts w:ascii="Cambria Math" w:hAnsi="Cambria Math"/>
                  <w:color w:val="000000"/>
                  <w:sz w:val="28"/>
                  <w:szCs w:val="28"/>
                </w:rPr>
              </m:ctrlPr>
            </m:sSubPr>
            <m:e>
              <m:r>
                <w:rPr>
                  <w:rFonts w:ascii="Cambria Math" w:hAnsi="Cambria Math"/>
                  <w:color w:val="000000"/>
                  <w:sz w:val="28"/>
                  <w:szCs w:val="28"/>
                </w:rPr>
                <m:t>R</m:t>
              </m:r>
            </m:e>
            <m:sub>
              <m:r>
                <w:rPr>
                  <w:rFonts w:ascii="Cambria Math" w:hAnsi="Cambria Math"/>
                  <w:color w:val="000000"/>
                  <w:sz w:val="28"/>
                  <w:szCs w:val="28"/>
                </w:rPr>
                <m:t>16</m:t>
              </m:r>
            </m:sub>
          </m:sSub>
          <m:r>
            <m:rPr>
              <m:sty m:val="p"/>
            </m:rPr>
            <w:rPr>
              <w:rFonts w:ascii="Cambria Math" w:hAnsi="Cambria Math"/>
              <w:color w:val="000000"/>
              <w:sz w:val="28"/>
              <w:szCs w:val="28"/>
            </w:rPr>
            <m:t>∣∣</m:t>
          </m:r>
          <m:sSub>
            <m:sSubPr>
              <m:ctrlPr>
                <w:rPr>
                  <w:rFonts w:ascii="Cambria Math" w:hAnsi="Cambria Math"/>
                  <w:color w:val="000000"/>
                  <w:sz w:val="28"/>
                  <w:szCs w:val="28"/>
                </w:rPr>
              </m:ctrlPr>
            </m:sSubPr>
            <m:e>
              <m:r>
                <w:rPr>
                  <w:rFonts w:ascii="Cambria Math" w:hAnsi="Cambria Math"/>
                  <w:color w:val="000000"/>
                  <w:sz w:val="28"/>
                  <w:szCs w:val="28"/>
                </w:rPr>
                <m:t>L</m:t>
              </m:r>
            </m:e>
            <m:sub>
              <m:r>
                <w:rPr>
                  <w:rFonts w:ascii="Cambria Math" w:hAnsi="Cambria Math"/>
                  <w:color w:val="000000"/>
                  <w:sz w:val="28"/>
                  <w:szCs w:val="28"/>
                </w:rPr>
                <m:t>16</m:t>
              </m:r>
            </m:sub>
          </m:sSub>
        </m:oMath>
      </m:oMathPara>
    </w:p>
    <w:p w14:paraId="77E700C9" w14:textId="14FE33EA" w:rsidR="00683CD3" w:rsidRPr="00DC4FDF" w:rsidRDefault="00683CD3" w:rsidP="00683CD3">
      <w:pPr>
        <w:spacing w:before="60" w:after="60"/>
        <w:jc w:val="both"/>
        <w:rPr>
          <w:color w:val="000000"/>
          <w:sz w:val="28"/>
          <w:szCs w:val="28"/>
          <w:lang w:val="vi-VN"/>
        </w:rPr>
      </w:pPr>
      <w:r w:rsidRPr="00DC4FDF">
        <w:rPr>
          <w:b/>
          <w:bCs/>
          <w:color w:val="000000"/>
          <w:sz w:val="28"/>
          <w:szCs w:val="28"/>
          <w:lang w:val="vi-VN"/>
        </w:rPr>
        <w:tab/>
      </w:r>
      <w:r w:rsidRPr="00DC4FDF">
        <w:rPr>
          <w:color w:val="000000"/>
          <w:sz w:val="28"/>
          <w:szCs w:val="28"/>
          <w:lang w:val="vi-VN"/>
        </w:rPr>
        <w:t xml:space="preserve">Khối dữ liệu 64 </w:t>
      </w:r>
      <w:proofErr w:type="spellStart"/>
      <w:r w:rsidRPr="00DC4FDF">
        <w:rPr>
          <w:color w:val="000000"/>
          <w:sz w:val="28"/>
          <w:szCs w:val="28"/>
          <w:lang w:val="vi-VN"/>
        </w:rPr>
        <w:t>bit</w:t>
      </w:r>
      <w:proofErr w:type="spellEnd"/>
      <w:r w:rsidRPr="00DC4FDF">
        <w:rPr>
          <w:color w:val="000000"/>
          <w:sz w:val="28"/>
          <w:szCs w:val="28"/>
          <w:lang w:val="vi-VN"/>
        </w:rPr>
        <w:t xml:space="preserve"> này tiếp tục được đưa qua phép hoán vị ngược IP⁻¹ để tạo ra bản mã cuối cùng:</w:t>
      </w:r>
    </w:p>
    <w:p w14:paraId="69171548" w14:textId="03CDB3E2" w:rsidR="00BB657F" w:rsidRPr="00DC4FDF" w:rsidRDefault="00683CD3" w:rsidP="009116B3">
      <w:pPr>
        <w:spacing w:before="60" w:after="60"/>
        <w:ind w:left="360"/>
        <w:jc w:val="both"/>
        <w:rPr>
          <w:b/>
          <w:bCs/>
          <w:color w:val="000000"/>
          <w:sz w:val="28"/>
          <w:szCs w:val="28"/>
          <w:lang w:val="vi-VN"/>
        </w:rPr>
      </w:pPr>
      <m:oMathPara>
        <m:oMath>
          <m:r>
            <w:rPr>
              <w:rFonts w:ascii="Cambria Math" w:hAnsi="Cambria Math"/>
              <w:color w:val="000000"/>
              <w:sz w:val="28"/>
              <w:szCs w:val="28"/>
            </w:rPr>
            <m:t>Ciphertext=I</m:t>
          </m:r>
          <m:sSup>
            <m:sSupPr>
              <m:ctrlPr>
                <w:rPr>
                  <w:rFonts w:ascii="Cambria Math" w:hAnsi="Cambria Math"/>
                  <w:color w:val="000000"/>
                  <w:sz w:val="28"/>
                  <w:szCs w:val="28"/>
                </w:rPr>
              </m:ctrlPr>
            </m:sSupPr>
            <m:e>
              <m:r>
                <w:rPr>
                  <w:rFonts w:ascii="Cambria Math" w:hAnsi="Cambria Math"/>
                  <w:color w:val="000000"/>
                  <w:sz w:val="28"/>
                  <w:szCs w:val="28"/>
                </w:rPr>
                <m:t>P</m:t>
              </m:r>
            </m:e>
            <m:sup>
              <m:r>
                <w:rPr>
                  <w:rFonts w:ascii="Cambria Math" w:hAnsi="Cambria Math"/>
                  <w:color w:val="000000"/>
                  <w:sz w:val="28"/>
                  <w:szCs w:val="28"/>
                </w:rPr>
                <m:t>-1</m:t>
              </m:r>
            </m:sup>
          </m:sSup>
          <m:r>
            <w:rPr>
              <w:rFonts w:ascii="Cambria Math" w:hAnsi="Cambria Math"/>
              <w:color w:val="000000"/>
              <w:sz w:val="28"/>
              <w:szCs w:val="28"/>
            </w:rPr>
            <m:t>(</m:t>
          </m:r>
          <m:sSub>
            <m:sSubPr>
              <m:ctrlPr>
                <w:rPr>
                  <w:rFonts w:ascii="Cambria Math" w:hAnsi="Cambria Math"/>
                  <w:color w:val="000000"/>
                  <w:sz w:val="28"/>
                  <w:szCs w:val="28"/>
                </w:rPr>
              </m:ctrlPr>
            </m:sSubPr>
            <m:e>
              <m:r>
                <w:rPr>
                  <w:rFonts w:ascii="Cambria Math" w:hAnsi="Cambria Math"/>
                  <w:color w:val="000000"/>
                  <w:sz w:val="28"/>
                  <w:szCs w:val="28"/>
                </w:rPr>
                <m:t>R</m:t>
              </m:r>
            </m:e>
            <m:sub>
              <m:r>
                <w:rPr>
                  <w:rFonts w:ascii="Cambria Math" w:hAnsi="Cambria Math"/>
                  <w:color w:val="000000"/>
                  <w:sz w:val="28"/>
                  <w:szCs w:val="28"/>
                </w:rPr>
                <m:t>16</m:t>
              </m:r>
            </m:sub>
          </m:sSub>
          <m:r>
            <m:rPr>
              <m:sty m:val="p"/>
            </m:rPr>
            <w:rPr>
              <w:rFonts w:ascii="Cambria Math" w:hAnsi="Cambria Math"/>
              <w:color w:val="000000"/>
              <w:sz w:val="28"/>
              <w:szCs w:val="28"/>
            </w:rPr>
            <m:t>∣∣</m:t>
          </m:r>
          <m:sSub>
            <m:sSubPr>
              <m:ctrlPr>
                <w:rPr>
                  <w:rFonts w:ascii="Cambria Math" w:hAnsi="Cambria Math"/>
                  <w:color w:val="000000"/>
                  <w:sz w:val="28"/>
                  <w:szCs w:val="28"/>
                </w:rPr>
              </m:ctrlPr>
            </m:sSubPr>
            <m:e>
              <m:r>
                <w:rPr>
                  <w:rFonts w:ascii="Cambria Math" w:hAnsi="Cambria Math"/>
                  <w:color w:val="000000"/>
                  <w:sz w:val="28"/>
                  <w:szCs w:val="28"/>
                </w:rPr>
                <m:t>L</m:t>
              </m:r>
            </m:e>
            <m:sub>
              <m:r>
                <w:rPr>
                  <w:rFonts w:ascii="Cambria Math" w:hAnsi="Cambria Math"/>
                  <w:color w:val="000000"/>
                  <w:sz w:val="28"/>
                  <w:szCs w:val="28"/>
                </w:rPr>
                <m:t>16</m:t>
              </m:r>
            </m:sub>
          </m:sSub>
          <m:r>
            <w:rPr>
              <w:rFonts w:ascii="Cambria Math" w:hAnsi="Cambria Math"/>
              <w:color w:val="000000"/>
              <w:sz w:val="28"/>
              <w:szCs w:val="28"/>
            </w:rPr>
            <m:t>)</m:t>
          </m:r>
        </m:oMath>
      </m:oMathPara>
    </w:p>
    <w:p w14:paraId="111D5B04" w14:textId="37AFA9EF" w:rsidR="0025289F" w:rsidRPr="00DC4FDF" w:rsidRDefault="00BB657F">
      <w:pPr>
        <w:pStyle w:val="oancuaDanhsach"/>
        <w:numPr>
          <w:ilvl w:val="0"/>
          <w:numId w:val="21"/>
        </w:numPr>
        <w:spacing w:before="60" w:after="60"/>
        <w:jc w:val="both"/>
        <w:rPr>
          <w:b/>
          <w:bCs/>
          <w:color w:val="000000"/>
          <w:sz w:val="28"/>
          <w:szCs w:val="28"/>
          <w:lang w:val="vi-VN"/>
        </w:rPr>
      </w:pPr>
      <w:r w:rsidRPr="00DC4FDF">
        <w:rPr>
          <w:b/>
          <w:bCs/>
          <w:color w:val="000000"/>
          <w:sz w:val="28"/>
          <w:szCs w:val="28"/>
        </w:rPr>
        <w:t xml:space="preserve">Sinh </w:t>
      </w:r>
      <w:proofErr w:type="spellStart"/>
      <w:r w:rsidRPr="00DC4FDF">
        <w:rPr>
          <w:b/>
          <w:bCs/>
          <w:color w:val="000000"/>
          <w:sz w:val="28"/>
          <w:szCs w:val="28"/>
        </w:rPr>
        <w:t>khóa</w:t>
      </w:r>
      <w:proofErr w:type="spellEnd"/>
      <w:r w:rsidRPr="00DC4FDF">
        <w:rPr>
          <w:b/>
          <w:bCs/>
          <w:color w:val="000000"/>
          <w:sz w:val="28"/>
          <w:szCs w:val="28"/>
        </w:rPr>
        <w:t xml:space="preserve"> con</w:t>
      </w:r>
    </w:p>
    <w:p w14:paraId="26A25F62" w14:textId="6755910D" w:rsidR="00BB657F" w:rsidRPr="00DC4FDF" w:rsidRDefault="00391B81" w:rsidP="00391B81">
      <w:pPr>
        <w:pStyle w:val="oancuaDanhsach"/>
        <w:spacing w:before="60" w:after="60"/>
        <w:jc w:val="both"/>
        <w:rPr>
          <w:color w:val="000000"/>
          <w:sz w:val="28"/>
          <w:szCs w:val="28"/>
          <w:lang w:val="vi-VN"/>
        </w:rPr>
      </w:pPr>
      <w:r w:rsidRPr="00DC4FDF">
        <w:rPr>
          <w:color w:val="000000"/>
          <w:sz w:val="28"/>
          <w:szCs w:val="28"/>
          <w:lang w:val="vi-VN"/>
        </w:rPr>
        <w:t xml:space="preserve">Từ khóa chính 64 </w:t>
      </w:r>
      <w:proofErr w:type="spellStart"/>
      <w:r w:rsidRPr="00DC4FDF">
        <w:rPr>
          <w:color w:val="000000"/>
          <w:sz w:val="28"/>
          <w:szCs w:val="28"/>
          <w:lang w:val="vi-VN"/>
        </w:rPr>
        <w:t>bit</w:t>
      </w:r>
      <w:proofErr w:type="spellEnd"/>
      <w:r w:rsidRPr="00DC4FDF">
        <w:rPr>
          <w:color w:val="000000"/>
          <w:sz w:val="28"/>
          <w:szCs w:val="28"/>
          <w:lang w:val="vi-VN"/>
        </w:rPr>
        <w:t xml:space="preserve"> (56 </w:t>
      </w:r>
      <w:proofErr w:type="spellStart"/>
      <w:r w:rsidRPr="00DC4FDF">
        <w:rPr>
          <w:color w:val="000000"/>
          <w:sz w:val="28"/>
          <w:szCs w:val="28"/>
          <w:lang w:val="vi-VN"/>
        </w:rPr>
        <w:t>bit</w:t>
      </w:r>
      <w:proofErr w:type="spellEnd"/>
      <w:r w:rsidRPr="00DC4FDF">
        <w:rPr>
          <w:color w:val="000000"/>
          <w:sz w:val="28"/>
          <w:szCs w:val="28"/>
          <w:lang w:val="vi-VN"/>
        </w:rPr>
        <w:t xml:space="preserve"> thực) → tạo 16 khóa con 48 </w:t>
      </w:r>
      <w:proofErr w:type="spellStart"/>
      <w:r w:rsidRPr="00DC4FDF">
        <w:rPr>
          <w:color w:val="000000"/>
          <w:sz w:val="28"/>
          <w:szCs w:val="28"/>
          <w:lang w:val="vi-VN"/>
        </w:rPr>
        <w:t>bit</w:t>
      </w:r>
      <w:proofErr w:type="spellEnd"/>
      <w:r w:rsidRPr="00DC4FDF">
        <w:rPr>
          <w:color w:val="000000"/>
          <w:sz w:val="28"/>
          <w:szCs w:val="28"/>
          <w:lang w:val="vi-VN"/>
        </w:rPr>
        <w:t>.</w:t>
      </w:r>
    </w:p>
    <w:p w14:paraId="782E5515" w14:textId="2140451A" w:rsidR="00391B81" w:rsidRPr="00DC4FDF" w:rsidRDefault="00077D45" w:rsidP="00391B81">
      <w:pPr>
        <w:spacing w:before="60" w:after="60"/>
        <w:jc w:val="both"/>
        <w:rPr>
          <w:b/>
          <w:bCs/>
          <w:color w:val="000000"/>
          <w:sz w:val="28"/>
          <w:szCs w:val="28"/>
          <w:lang w:val="vi-VN"/>
        </w:rPr>
      </w:pPr>
      <w:r w:rsidRPr="00DC4FDF">
        <w:rPr>
          <w:b/>
          <w:bCs/>
          <w:color w:val="000000"/>
          <w:sz w:val="28"/>
          <w:szCs w:val="28"/>
          <w:lang w:val="vi-VN"/>
        </w:rPr>
        <w:t>Bước 1: Khóa chính</w:t>
      </w:r>
    </w:p>
    <w:p w14:paraId="0381FB77" w14:textId="73C5E4CD" w:rsidR="00077D45" w:rsidRPr="00DC4FDF" w:rsidRDefault="00077D45" w:rsidP="00077D45">
      <w:pPr>
        <w:spacing w:before="60" w:after="60"/>
        <w:jc w:val="both"/>
        <w:rPr>
          <w:color w:val="000000"/>
          <w:sz w:val="28"/>
          <w:szCs w:val="28"/>
          <w:lang w:val="vi-VN"/>
        </w:rPr>
      </w:pPr>
      <w:r w:rsidRPr="00DC4FDF">
        <w:rPr>
          <w:b/>
          <w:bCs/>
          <w:color w:val="000000"/>
          <w:sz w:val="28"/>
          <w:szCs w:val="28"/>
          <w:lang w:val="vi-VN"/>
        </w:rPr>
        <w:tab/>
      </w:r>
      <w:r w:rsidRPr="00DC4FDF">
        <w:rPr>
          <w:color w:val="000000"/>
          <w:sz w:val="28"/>
          <w:szCs w:val="28"/>
          <w:lang w:val="vi-VN"/>
        </w:rPr>
        <w:t xml:space="preserve">Khóa đầu vào có độ dài 64 </w:t>
      </w:r>
      <w:proofErr w:type="spellStart"/>
      <w:r w:rsidRPr="00DC4FDF">
        <w:rPr>
          <w:color w:val="000000"/>
          <w:sz w:val="28"/>
          <w:szCs w:val="28"/>
          <w:lang w:val="vi-VN"/>
        </w:rPr>
        <w:t>bit</w:t>
      </w:r>
      <w:proofErr w:type="spellEnd"/>
    </w:p>
    <w:p w14:paraId="2C98C473" w14:textId="77777777" w:rsidR="00077D45" w:rsidRPr="00DC4FDF" w:rsidRDefault="00077D45" w:rsidP="00F72244">
      <w:pPr>
        <w:spacing w:before="60" w:after="60"/>
        <w:ind w:firstLine="720"/>
        <w:jc w:val="both"/>
        <w:rPr>
          <w:color w:val="000000"/>
          <w:sz w:val="28"/>
          <w:szCs w:val="28"/>
        </w:rPr>
      </w:pPr>
      <w:r w:rsidRPr="00DC4FDF">
        <w:rPr>
          <w:color w:val="000000"/>
          <w:sz w:val="28"/>
          <w:szCs w:val="28"/>
        </w:rPr>
        <w:t xml:space="preserve">Trong </w:t>
      </w:r>
      <w:proofErr w:type="spellStart"/>
      <w:r w:rsidRPr="00DC4FDF">
        <w:rPr>
          <w:color w:val="000000"/>
          <w:sz w:val="28"/>
          <w:szCs w:val="28"/>
        </w:rPr>
        <w:t>đó</w:t>
      </w:r>
      <w:proofErr w:type="spellEnd"/>
      <w:r w:rsidRPr="00DC4FDF">
        <w:rPr>
          <w:color w:val="000000"/>
          <w:sz w:val="28"/>
          <w:szCs w:val="28"/>
        </w:rPr>
        <w:t>:</w:t>
      </w:r>
    </w:p>
    <w:p w14:paraId="7BB52D6E" w14:textId="5FE50EB8" w:rsidR="00077D45" w:rsidRPr="00DC4FDF" w:rsidRDefault="00077D45" w:rsidP="00F72244">
      <w:pPr>
        <w:spacing w:before="60" w:after="60"/>
        <w:ind w:left="1440"/>
        <w:rPr>
          <w:color w:val="000000"/>
          <w:sz w:val="28"/>
          <w:szCs w:val="28"/>
        </w:rPr>
      </w:pPr>
      <w:proofErr w:type="gramStart"/>
      <w:r w:rsidRPr="00DC4FDF">
        <w:rPr>
          <w:color w:val="000000"/>
          <w:sz w:val="28"/>
          <w:szCs w:val="28"/>
        </w:rPr>
        <w:t>56 bit</w:t>
      </w:r>
      <w:proofErr w:type="gramEnd"/>
      <w:r w:rsidRPr="00DC4FDF">
        <w:rPr>
          <w:color w:val="000000"/>
          <w:sz w:val="28"/>
          <w:szCs w:val="28"/>
        </w:rPr>
        <w:t xml:space="preserve"> </w:t>
      </w:r>
      <w:proofErr w:type="spellStart"/>
      <w:r w:rsidRPr="00DC4FDF">
        <w:rPr>
          <w:color w:val="000000"/>
          <w:sz w:val="28"/>
          <w:szCs w:val="28"/>
        </w:rPr>
        <w:t>dùng</w:t>
      </w:r>
      <w:proofErr w:type="spellEnd"/>
      <w:r w:rsidRPr="00DC4FDF">
        <w:rPr>
          <w:color w:val="000000"/>
          <w:sz w:val="28"/>
          <w:szCs w:val="28"/>
        </w:rPr>
        <w:t xml:space="preserve"> </w:t>
      </w:r>
      <w:proofErr w:type="spellStart"/>
      <w:r w:rsidRPr="00DC4FDF">
        <w:rPr>
          <w:color w:val="000000"/>
          <w:sz w:val="28"/>
          <w:szCs w:val="28"/>
        </w:rPr>
        <w:t>cho</w:t>
      </w:r>
      <w:proofErr w:type="spellEnd"/>
      <w:r w:rsidRPr="00DC4FDF">
        <w:rPr>
          <w:color w:val="000000"/>
          <w:sz w:val="28"/>
          <w:szCs w:val="28"/>
        </w:rPr>
        <w:t xml:space="preserve"> </w:t>
      </w:r>
      <w:proofErr w:type="spellStart"/>
      <w:r w:rsidRPr="00DC4FDF">
        <w:rPr>
          <w:color w:val="000000"/>
          <w:sz w:val="28"/>
          <w:szCs w:val="28"/>
        </w:rPr>
        <w:t>mã</w:t>
      </w:r>
      <w:proofErr w:type="spellEnd"/>
      <w:r w:rsidRPr="00DC4FDF">
        <w:rPr>
          <w:color w:val="000000"/>
          <w:sz w:val="28"/>
          <w:szCs w:val="28"/>
        </w:rPr>
        <w:t xml:space="preserve"> </w:t>
      </w:r>
      <w:proofErr w:type="spellStart"/>
      <w:r w:rsidRPr="00DC4FDF">
        <w:rPr>
          <w:color w:val="000000"/>
          <w:sz w:val="28"/>
          <w:szCs w:val="28"/>
        </w:rPr>
        <w:t>hóa</w:t>
      </w:r>
      <w:proofErr w:type="spellEnd"/>
      <w:r w:rsidRPr="00DC4FDF">
        <w:rPr>
          <w:color w:val="000000"/>
          <w:sz w:val="28"/>
          <w:szCs w:val="28"/>
        </w:rPr>
        <w:t>.</w:t>
      </w:r>
    </w:p>
    <w:p w14:paraId="709CD8B8" w14:textId="77777777" w:rsidR="00077D45" w:rsidRPr="00DC4FDF" w:rsidRDefault="00077D45" w:rsidP="00F72244">
      <w:pPr>
        <w:spacing w:before="60" w:after="60"/>
        <w:ind w:left="1440"/>
        <w:rPr>
          <w:color w:val="000000"/>
          <w:sz w:val="28"/>
          <w:szCs w:val="28"/>
        </w:rPr>
      </w:pPr>
      <w:proofErr w:type="gramStart"/>
      <w:r w:rsidRPr="00DC4FDF">
        <w:rPr>
          <w:color w:val="000000"/>
          <w:sz w:val="28"/>
          <w:szCs w:val="28"/>
        </w:rPr>
        <w:t>8 bit</w:t>
      </w:r>
      <w:proofErr w:type="gramEnd"/>
      <w:r w:rsidRPr="00DC4FDF">
        <w:rPr>
          <w:color w:val="000000"/>
          <w:sz w:val="28"/>
          <w:szCs w:val="28"/>
        </w:rPr>
        <w:t xml:space="preserve"> </w:t>
      </w:r>
      <w:proofErr w:type="spellStart"/>
      <w:r w:rsidRPr="00DC4FDF">
        <w:rPr>
          <w:color w:val="000000"/>
          <w:sz w:val="28"/>
          <w:szCs w:val="28"/>
        </w:rPr>
        <w:t>dùng</w:t>
      </w:r>
      <w:proofErr w:type="spellEnd"/>
      <w:r w:rsidRPr="00DC4FDF">
        <w:rPr>
          <w:color w:val="000000"/>
          <w:sz w:val="28"/>
          <w:szCs w:val="28"/>
        </w:rPr>
        <w:t xml:space="preserve"> </w:t>
      </w:r>
      <w:proofErr w:type="spellStart"/>
      <w:r w:rsidRPr="00DC4FDF">
        <w:rPr>
          <w:color w:val="000000"/>
          <w:sz w:val="28"/>
          <w:szCs w:val="28"/>
        </w:rPr>
        <w:t>để</w:t>
      </w:r>
      <w:proofErr w:type="spellEnd"/>
      <w:r w:rsidRPr="00DC4FDF">
        <w:rPr>
          <w:color w:val="000000"/>
          <w:sz w:val="28"/>
          <w:szCs w:val="28"/>
        </w:rPr>
        <w:t xml:space="preserve"> </w:t>
      </w:r>
      <w:proofErr w:type="spellStart"/>
      <w:r w:rsidRPr="00DC4FDF">
        <w:rPr>
          <w:color w:val="000000"/>
          <w:sz w:val="28"/>
          <w:szCs w:val="28"/>
        </w:rPr>
        <w:t>kiểm</w:t>
      </w:r>
      <w:proofErr w:type="spellEnd"/>
      <w:r w:rsidRPr="00DC4FDF">
        <w:rPr>
          <w:color w:val="000000"/>
          <w:sz w:val="28"/>
          <w:szCs w:val="28"/>
        </w:rPr>
        <w:t xml:space="preserve"> </w:t>
      </w:r>
      <w:proofErr w:type="spellStart"/>
      <w:r w:rsidRPr="00DC4FDF">
        <w:rPr>
          <w:color w:val="000000"/>
          <w:sz w:val="28"/>
          <w:szCs w:val="28"/>
        </w:rPr>
        <w:t>tra</w:t>
      </w:r>
      <w:proofErr w:type="spellEnd"/>
      <w:r w:rsidRPr="00DC4FDF">
        <w:rPr>
          <w:color w:val="000000"/>
          <w:sz w:val="28"/>
          <w:szCs w:val="28"/>
        </w:rPr>
        <w:t xml:space="preserve"> </w:t>
      </w:r>
      <w:proofErr w:type="spellStart"/>
      <w:r w:rsidRPr="00DC4FDF">
        <w:rPr>
          <w:color w:val="000000"/>
          <w:sz w:val="28"/>
          <w:szCs w:val="28"/>
        </w:rPr>
        <w:t>chẵn</w:t>
      </w:r>
      <w:proofErr w:type="spellEnd"/>
      <w:r w:rsidRPr="00DC4FDF">
        <w:rPr>
          <w:color w:val="000000"/>
          <w:sz w:val="28"/>
          <w:szCs w:val="28"/>
        </w:rPr>
        <w:t xml:space="preserve"> </w:t>
      </w:r>
      <w:proofErr w:type="spellStart"/>
      <w:r w:rsidRPr="00DC4FDF">
        <w:rPr>
          <w:color w:val="000000"/>
          <w:sz w:val="28"/>
          <w:szCs w:val="28"/>
        </w:rPr>
        <w:t>lẻ</w:t>
      </w:r>
      <w:proofErr w:type="spellEnd"/>
    </w:p>
    <w:p w14:paraId="64FFBBD5" w14:textId="56C0B0E2" w:rsidR="00250399" w:rsidRPr="00DC4FDF" w:rsidRDefault="00250399" w:rsidP="00250399">
      <w:pPr>
        <w:spacing w:before="60" w:after="60"/>
        <w:ind w:left="720"/>
        <w:jc w:val="both"/>
        <w:rPr>
          <w:color w:val="000000"/>
          <w:sz w:val="28"/>
          <w:szCs w:val="28"/>
          <w:lang w:val="vi-VN"/>
        </w:rPr>
      </w:pPr>
      <w:r w:rsidRPr="00DC4FDF">
        <w:rPr>
          <w:color w:val="000000"/>
          <w:sz w:val="28"/>
          <w:szCs w:val="28"/>
        </w:rPr>
        <w:t xml:space="preserve">Các bit </w:t>
      </w:r>
      <w:proofErr w:type="spellStart"/>
      <w:r w:rsidRPr="00DC4FDF">
        <w:rPr>
          <w:color w:val="000000"/>
          <w:sz w:val="28"/>
          <w:szCs w:val="28"/>
        </w:rPr>
        <w:t>kiểm</w:t>
      </w:r>
      <w:proofErr w:type="spellEnd"/>
      <w:r w:rsidRPr="00DC4FDF">
        <w:rPr>
          <w:color w:val="000000"/>
          <w:sz w:val="28"/>
          <w:szCs w:val="28"/>
        </w:rPr>
        <w:t xml:space="preserve"> </w:t>
      </w:r>
      <w:proofErr w:type="spellStart"/>
      <w:r w:rsidRPr="00DC4FDF">
        <w:rPr>
          <w:color w:val="000000"/>
          <w:sz w:val="28"/>
          <w:szCs w:val="28"/>
        </w:rPr>
        <w:t>tra</w:t>
      </w:r>
      <w:proofErr w:type="spellEnd"/>
      <w:r w:rsidRPr="00DC4FDF">
        <w:rPr>
          <w:color w:val="000000"/>
          <w:sz w:val="28"/>
          <w:szCs w:val="28"/>
        </w:rPr>
        <w:t xml:space="preserve"> </w:t>
      </w:r>
      <w:proofErr w:type="spellStart"/>
      <w:r w:rsidRPr="00DC4FDF">
        <w:rPr>
          <w:color w:val="000000"/>
          <w:sz w:val="28"/>
          <w:szCs w:val="28"/>
        </w:rPr>
        <w:t>chẵn</w:t>
      </w:r>
      <w:proofErr w:type="spellEnd"/>
      <w:r w:rsidRPr="00DC4FDF">
        <w:rPr>
          <w:color w:val="000000"/>
          <w:sz w:val="28"/>
          <w:szCs w:val="28"/>
        </w:rPr>
        <w:t xml:space="preserve"> </w:t>
      </w:r>
      <w:proofErr w:type="spellStart"/>
      <w:r w:rsidRPr="00DC4FDF">
        <w:rPr>
          <w:color w:val="000000"/>
          <w:sz w:val="28"/>
          <w:szCs w:val="28"/>
        </w:rPr>
        <w:t>lẻ</w:t>
      </w:r>
      <w:proofErr w:type="spellEnd"/>
      <w:r w:rsidRPr="00DC4FDF">
        <w:rPr>
          <w:color w:val="000000"/>
          <w:sz w:val="28"/>
          <w:szCs w:val="28"/>
        </w:rPr>
        <w:t xml:space="preserve"> </w:t>
      </w:r>
      <w:proofErr w:type="spellStart"/>
      <w:r w:rsidRPr="00DC4FDF">
        <w:rPr>
          <w:color w:val="000000"/>
          <w:sz w:val="28"/>
          <w:szCs w:val="28"/>
        </w:rPr>
        <w:t>sẽ</w:t>
      </w:r>
      <w:proofErr w:type="spellEnd"/>
      <w:r w:rsidRPr="00DC4FDF">
        <w:rPr>
          <w:color w:val="000000"/>
          <w:sz w:val="28"/>
          <w:szCs w:val="28"/>
        </w:rPr>
        <w:t xml:space="preserve"> </w:t>
      </w:r>
      <w:proofErr w:type="spellStart"/>
      <w:r w:rsidRPr="00DC4FDF">
        <w:rPr>
          <w:color w:val="000000"/>
          <w:sz w:val="28"/>
          <w:szCs w:val="28"/>
        </w:rPr>
        <w:t>bị</w:t>
      </w:r>
      <w:proofErr w:type="spellEnd"/>
      <w:r w:rsidRPr="00DC4FDF">
        <w:rPr>
          <w:color w:val="000000"/>
          <w:sz w:val="28"/>
          <w:szCs w:val="28"/>
        </w:rPr>
        <w:t xml:space="preserve"> </w:t>
      </w:r>
      <w:proofErr w:type="spellStart"/>
      <w:r w:rsidRPr="00DC4FDF">
        <w:rPr>
          <w:color w:val="000000"/>
          <w:sz w:val="28"/>
          <w:szCs w:val="28"/>
        </w:rPr>
        <w:t>loại</w:t>
      </w:r>
      <w:proofErr w:type="spellEnd"/>
      <w:r w:rsidRPr="00DC4FDF">
        <w:rPr>
          <w:color w:val="000000"/>
          <w:sz w:val="28"/>
          <w:szCs w:val="28"/>
        </w:rPr>
        <w:t xml:space="preserve"> </w:t>
      </w:r>
      <w:proofErr w:type="spellStart"/>
      <w:r w:rsidRPr="00DC4FDF">
        <w:rPr>
          <w:color w:val="000000"/>
          <w:sz w:val="28"/>
          <w:szCs w:val="28"/>
        </w:rPr>
        <w:t>bỏ</w:t>
      </w:r>
      <w:proofErr w:type="spellEnd"/>
      <w:r w:rsidRPr="00DC4FDF">
        <w:rPr>
          <w:color w:val="000000"/>
          <w:sz w:val="28"/>
          <w:szCs w:val="28"/>
        </w:rPr>
        <w:t xml:space="preserve">, </w:t>
      </w:r>
      <w:proofErr w:type="spellStart"/>
      <w:r w:rsidRPr="00DC4FDF">
        <w:rPr>
          <w:color w:val="000000"/>
          <w:sz w:val="28"/>
          <w:szCs w:val="28"/>
        </w:rPr>
        <w:t>chỉ</w:t>
      </w:r>
      <w:proofErr w:type="spellEnd"/>
      <w:r w:rsidRPr="00DC4FDF">
        <w:rPr>
          <w:color w:val="000000"/>
          <w:sz w:val="28"/>
          <w:szCs w:val="28"/>
        </w:rPr>
        <w:t xml:space="preserve"> </w:t>
      </w:r>
      <w:proofErr w:type="spellStart"/>
      <w:r w:rsidRPr="00DC4FDF">
        <w:rPr>
          <w:color w:val="000000"/>
          <w:sz w:val="28"/>
          <w:szCs w:val="28"/>
        </w:rPr>
        <w:t>còn</w:t>
      </w:r>
      <w:proofErr w:type="spellEnd"/>
      <w:r w:rsidRPr="00DC4FDF">
        <w:rPr>
          <w:color w:val="000000"/>
          <w:sz w:val="28"/>
          <w:szCs w:val="28"/>
        </w:rPr>
        <w:t xml:space="preserve"> </w:t>
      </w:r>
      <w:proofErr w:type="spellStart"/>
      <w:r w:rsidRPr="00DC4FDF">
        <w:rPr>
          <w:color w:val="000000"/>
          <w:sz w:val="28"/>
          <w:szCs w:val="28"/>
        </w:rPr>
        <w:t>lại</w:t>
      </w:r>
      <w:proofErr w:type="spellEnd"/>
      <w:r w:rsidRPr="00DC4FDF">
        <w:rPr>
          <w:color w:val="000000"/>
          <w:sz w:val="28"/>
          <w:szCs w:val="28"/>
        </w:rPr>
        <w:t xml:space="preserve"> </w:t>
      </w:r>
      <w:proofErr w:type="gramStart"/>
      <w:r w:rsidRPr="00DC4FDF">
        <w:rPr>
          <w:color w:val="000000"/>
          <w:sz w:val="28"/>
          <w:szCs w:val="28"/>
        </w:rPr>
        <w:t>56 bit</w:t>
      </w:r>
      <w:proofErr w:type="gramEnd"/>
      <w:r w:rsidRPr="00DC4FDF">
        <w:rPr>
          <w:color w:val="000000"/>
          <w:sz w:val="28"/>
          <w:szCs w:val="28"/>
        </w:rPr>
        <w:t xml:space="preserve"> </w:t>
      </w:r>
      <w:proofErr w:type="spellStart"/>
      <w:r w:rsidRPr="00DC4FDF">
        <w:rPr>
          <w:color w:val="000000"/>
          <w:sz w:val="28"/>
          <w:szCs w:val="28"/>
        </w:rPr>
        <w:t>hiệu</w:t>
      </w:r>
      <w:proofErr w:type="spellEnd"/>
      <w:r w:rsidRPr="00DC4FDF">
        <w:rPr>
          <w:color w:val="000000"/>
          <w:sz w:val="28"/>
          <w:szCs w:val="28"/>
        </w:rPr>
        <w:t xml:space="preserve"> </w:t>
      </w:r>
      <w:proofErr w:type="spellStart"/>
      <w:r w:rsidRPr="00DC4FDF">
        <w:rPr>
          <w:color w:val="000000"/>
          <w:sz w:val="28"/>
          <w:szCs w:val="28"/>
        </w:rPr>
        <w:t>dụng</w:t>
      </w:r>
      <w:proofErr w:type="spellEnd"/>
      <w:r w:rsidRPr="00DC4FDF">
        <w:rPr>
          <w:color w:val="000000"/>
          <w:sz w:val="28"/>
          <w:szCs w:val="28"/>
        </w:rPr>
        <w:t>.</w:t>
      </w:r>
    </w:p>
    <w:p w14:paraId="317EA14A" w14:textId="2B2574D6" w:rsidR="00077D45" w:rsidRPr="00DC4FDF" w:rsidRDefault="00250399" w:rsidP="00391B81">
      <w:pPr>
        <w:spacing w:before="60" w:after="60"/>
        <w:jc w:val="both"/>
        <w:rPr>
          <w:b/>
          <w:bCs/>
          <w:color w:val="000000"/>
          <w:sz w:val="28"/>
          <w:szCs w:val="28"/>
          <w:lang w:val="vi-VN"/>
        </w:rPr>
      </w:pPr>
      <w:r w:rsidRPr="00DC4FDF">
        <w:rPr>
          <w:b/>
          <w:bCs/>
          <w:color w:val="000000"/>
          <w:sz w:val="28"/>
          <w:szCs w:val="28"/>
          <w:lang w:val="vi-VN"/>
        </w:rPr>
        <w:t>Bước 2: Hoán vị PC-1</w:t>
      </w:r>
    </w:p>
    <w:p w14:paraId="23B7E4EE" w14:textId="1DE2A24B" w:rsidR="00391B81" w:rsidRPr="00DC4FDF" w:rsidRDefault="00077D45" w:rsidP="00391B81">
      <w:pPr>
        <w:spacing w:before="60" w:after="60"/>
        <w:jc w:val="both"/>
        <w:rPr>
          <w:color w:val="000000"/>
          <w:sz w:val="28"/>
          <w:szCs w:val="28"/>
          <w:lang w:val="vi-VN"/>
        </w:rPr>
      </w:pPr>
      <w:r w:rsidRPr="00DC4FDF">
        <w:rPr>
          <w:color w:val="000000"/>
          <w:sz w:val="28"/>
          <w:szCs w:val="28"/>
          <w:lang w:val="vi-VN"/>
        </w:rPr>
        <w:tab/>
      </w:r>
      <w:r w:rsidR="003C6AA9" w:rsidRPr="00DC4FDF">
        <w:rPr>
          <w:color w:val="000000"/>
          <w:sz w:val="28"/>
          <w:szCs w:val="28"/>
          <w:lang w:val="vi-VN"/>
        </w:rPr>
        <w:t xml:space="preserve">56 </w:t>
      </w:r>
      <w:proofErr w:type="spellStart"/>
      <w:r w:rsidR="003C6AA9" w:rsidRPr="00DC4FDF">
        <w:rPr>
          <w:color w:val="000000"/>
          <w:sz w:val="28"/>
          <w:szCs w:val="28"/>
          <w:lang w:val="vi-VN"/>
        </w:rPr>
        <w:t>bit</w:t>
      </w:r>
      <w:proofErr w:type="spellEnd"/>
      <w:r w:rsidR="003C6AA9" w:rsidRPr="00DC4FDF">
        <w:rPr>
          <w:color w:val="000000"/>
          <w:sz w:val="28"/>
          <w:szCs w:val="28"/>
          <w:lang w:val="vi-VN"/>
        </w:rPr>
        <w:t xml:space="preserve"> còn lại được hoán vị theo bảng PC-1</w:t>
      </w:r>
    </w:p>
    <w:p w14:paraId="472BA870" w14:textId="77777777" w:rsidR="003C6AA9" w:rsidRPr="00DC4FDF" w:rsidRDefault="003C6AA9" w:rsidP="003C6AA9">
      <w:pPr>
        <w:spacing w:before="60" w:after="60"/>
        <w:ind w:firstLine="360"/>
        <w:jc w:val="both"/>
        <w:rPr>
          <w:color w:val="000000"/>
          <w:sz w:val="28"/>
          <w:szCs w:val="28"/>
          <w:lang w:val="vi-VN"/>
        </w:rPr>
      </w:pPr>
      <w:r w:rsidRPr="00DC4FDF">
        <w:rPr>
          <w:color w:val="000000"/>
          <w:sz w:val="28"/>
          <w:szCs w:val="28"/>
          <w:lang w:val="vi-VN"/>
        </w:rPr>
        <w:t>Sau đó khóa được chia thành hai phần:</w:t>
      </w:r>
    </w:p>
    <w:p w14:paraId="70E9BAC9" w14:textId="43434FE1" w:rsidR="003C6AA9" w:rsidRPr="00DC4FDF" w:rsidRDefault="00000000">
      <w:pPr>
        <w:pStyle w:val="oancuaDanhsach"/>
        <w:numPr>
          <w:ilvl w:val="0"/>
          <w:numId w:val="7"/>
        </w:numPr>
        <w:spacing w:before="60" w:after="60"/>
        <w:jc w:val="both"/>
        <w:rPr>
          <w:color w:val="000000"/>
          <w:sz w:val="28"/>
          <w:szCs w:val="28"/>
        </w:rPr>
      </w:pPr>
      <m:oMath>
        <m:sSub>
          <m:sSubPr>
            <m:ctrlPr>
              <w:rPr>
                <w:rFonts w:ascii="Cambria Math" w:hAnsi="Cambria Math"/>
                <w:color w:val="000000"/>
                <w:sz w:val="28"/>
                <w:szCs w:val="28"/>
              </w:rPr>
            </m:ctrlPr>
          </m:sSubPr>
          <m:e>
            <m:r>
              <w:rPr>
                <w:rFonts w:ascii="Cambria Math" w:hAnsi="Cambria Math"/>
                <w:color w:val="000000"/>
                <w:sz w:val="28"/>
                <w:szCs w:val="28"/>
              </w:rPr>
              <m:t>C</m:t>
            </m:r>
          </m:e>
          <m:sub>
            <m:r>
              <w:rPr>
                <w:rFonts w:ascii="Cambria Math" w:hAnsi="Cambria Math"/>
                <w:color w:val="000000"/>
                <w:sz w:val="28"/>
                <w:szCs w:val="28"/>
              </w:rPr>
              <m:t>0</m:t>
            </m:r>
          </m:sub>
        </m:sSub>
      </m:oMath>
      <w:r w:rsidR="003C6AA9" w:rsidRPr="00DC4FDF">
        <w:rPr>
          <w:color w:val="000000"/>
          <w:sz w:val="28"/>
          <w:szCs w:val="28"/>
        </w:rPr>
        <w:t xml:space="preserve">: 28 </w:t>
      </w:r>
      <w:proofErr w:type="gramStart"/>
      <w:r w:rsidR="003C6AA9" w:rsidRPr="00DC4FDF">
        <w:rPr>
          <w:color w:val="000000"/>
          <w:sz w:val="28"/>
          <w:szCs w:val="28"/>
        </w:rPr>
        <w:t>bit</w:t>
      </w:r>
      <w:proofErr w:type="gramEnd"/>
      <w:r w:rsidR="003C6AA9" w:rsidRPr="00DC4FDF">
        <w:rPr>
          <w:color w:val="000000"/>
          <w:sz w:val="28"/>
          <w:szCs w:val="28"/>
        </w:rPr>
        <w:t xml:space="preserve">. </w:t>
      </w:r>
    </w:p>
    <w:p w14:paraId="51AF92A6" w14:textId="792BF9C0" w:rsidR="003C6AA9" w:rsidRPr="00DC4FDF" w:rsidRDefault="00000000">
      <w:pPr>
        <w:pStyle w:val="oancuaDanhsach"/>
        <w:numPr>
          <w:ilvl w:val="0"/>
          <w:numId w:val="7"/>
        </w:numPr>
        <w:tabs>
          <w:tab w:val="num" w:pos="720"/>
        </w:tabs>
        <w:spacing w:before="60" w:after="60"/>
        <w:jc w:val="both"/>
        <w:rPr>
          <w:color w:val="000000"/>
          <w:sz w:val="28"/>
          <w:szCs w:val="28"/>
        </w:rPr>
      </w:pPr>
      <m:oMath>
        <m:sSub>
          <m:sSubPr>
            <m:ctrlPr>
              <w:rPr>
                <w:rFonts w:ascii="Cambria Math" w:hAnsi="Cambria Math"/>
                <w:color w:val="000000"/>
                <w:sz w:val="28"/>
                <w:szCs w:val="28"/>
              </w:rPr>
            </m:ctrlPr>
          </m:sSubPr>
          <m:e>
            <m:r>
              <w:rPr>
                <w:rFonts w:ascii="Cambria Math" w:hAnsi="Cambria Math"/>
                <w:color w:val="000000"/>
                <w:sz w:val="28"/>
                <w:szCs w:val="28"/>
              </w:rPr>
              <m:t>D</m:t>
            </m:r>
          </m:e>
          <m:sub>
            <m:r>
              <w:rPr>
                <w:rFonts w:ascii="Cambria Math" w:hAnsi="Cambria Math"/>
                <w:color w:val="000000"/>
                <w:sz w:val="28"/>
                <w:szCs w:val="28"/>
              </w:rPr>
              <m:t>0</m:t>
            </m:r>
          </m:sub>
        </m:sSub>
      </m:oMath>
      <w:r w:rsidR="003C6AA9" w:rsidRPr="00DC4FDF">
        <w:rPr>
          <w:color w:val="000000"/>
          <w:sz w:val="28"/>
          <w:szCs w:val="28"/>
        </w:rPr>
        <w:t xml:space="preserve">: 28 </w:t>
      </w:r>
      <w:proofErr w:type="gramStart"/>
      <w:r w:rsidR="003C6AA9" w:rsidRPr="00DC4FDF">
        <w:rPr>
          <w:color w:val="000000"/>
          <w:sz w:val="28"/>
          <w:szCs w:val="28"/>
        </w:rPr>
        <w:t>bit</w:t>
      </w:r>
      <w:proofErr w:type="gramEnd"/>
      <w:r w:rsidR="003C6AA9" w:rsidRPr="00DC4FDF">
        <w:rPr>
          <w:color w:val="000000"/>
          <w:sz w:val="28"/>
          <w:szCs w:val="28"/>
        </w:rPr>
        <w:t>.</w:t>
      </w:r>
    </w:p>
    <w:p w14:paraId="047D41C4" w14:textId="77F96C25" w:rsidR="007239C4" w:rsidRPr="00DC4FDF" w:rsidRDefault="007239C4" w:rsidP="007239C4">
      <w:pPr>
        <w:spacing w:before="60" w:after="60"/>
        <w:jc w:val="both"/>
        <w:rPr>
          <w:b/>
          <w:bCs/>
          <w:color w:val="000000"/>
          <w:sz w:val="28"/>
          <w:szCs w:val="28"/>
          <w:lang w:val="vi-VN"/>
        </w:rPr>
      </w:pPr>
      <w:proofErr w:type="spellStart"/>
      <w:r w:rsidRPr="00DC4FDF">
        <w:rPr>
          <w:b/>
          <w:bCs/>
          <w:color w:val="000000"/>
          <w:sz w:val="28"/>
          <w:szCs w:val="28"/>
        </w:rPr>
        <w:t>Bước</w:t>
      </w:r>
      <w:proofErr w:type="spellEnd"/>
      <w:r w:rsidRPr="00DC4FDF">
        <w:rPr>
          <w:b/>
          <w:bCs/>
          <w:color w:val="000000"/>
          <w:sz w:val="28"/>
          <w:szCs w:val="28"/>
        </w:rPr>
        <w:t xml:space="preserve"> 3: </w:t>
      </w:r>
      <w:proofErr w:type="spellStart"/>
      <w:r w:rsidRPr="00DC4FDF">
        <w:rPr>
          <w:b/>
          <w:bCs/>
          <w:color w:val="000000"/>
          <w:sz w:val="28"/>
          <w:szCs w:val="28"/>
        </w:rPr>
        <w:t>Dịch</w:t>
      </w:r>
      <w:proofErr w:type="spellEnd"/>
      <w:r w:rsidRPr="00DC4FDF">
        <w:rPr>
          <w:b/>
          <w:bCs/>
          <w:color w:val="000000"/>
          <w:sz w:val="28"/>
          <w:szCs w:val="28"/>
        </w:rPr>
        <w:t xml:space="preserve"> </w:t>
      </w:r>
      <w:proofErr w:type="spellStart"/>
      <w:r w:rsidRPr="00DC4FDF">
        <w:rPr>
          <w:b/>
          <w:bCs/>
          <w:color w:val="000000"/>
          <w:sz w:val="28"/>
          <w:szCs w:val="28"/>
        </w:rPr>
        <w:t>vòng</w:t>
      </w:r>
      <w:proofErr w:type="spellEnd"/>
      <w:r w:rsidRPr="00DC4FDF">
        <w:rPr>
          <w:b/>
          <w:bCs/>
          <w:color w:val="000000"/>
          <w:sz w:val="28"/>
          <w:szCs w:val="28"/>
        </w:rPr>
        <w:t xml:space="preserve"> </w:t>
      </w:r>
      <w:proofErr w:type="spellStart"/>
      <w:r w:rsidRPr="00DC4FDF">
        <w:rPr>
          <w:b/>
          <w:bCs/>
          <w:color w:val="000000"/>
          <w:sz w:val="28"/>
          <w:szCs w:val="28"/>
        </w:rPr>
        <w:t>trái</w:t>
      </w:r>
      <w:proofErr w:type="spellEnd"/>
    </w:p>
    <w:p w14:paraId="77781ED1" w14:textId="043C9699" w:rsidR="00A34B10" w:rsidRPr="00DC4FDF" w:rsidRDefault="007239C4" w:rsidP="00A34B10">
      <w:pPr>
        <w:spacing w:before="60" w:after="60"/>
        <w:jc w:val="both"/>
        <w:rPr>
          <w:color w:val="000000"/>
          <w:sz w:val="28"/>
          <w:szCs w:val="28"/>
          <w:lang w:val="vi-VN"/>
        </w:rPr>
      </w:pPr>
      <w:r w:rsidRPr="00DC4FDF">
        <w:rPr>
          <w:b/>
          <w:bCs/>
          <w:color w:val="000000"/>
          <w:sz w:val="28"/>
          <w:szCs w:val="28"/>
          <w:lang w:val="vi-VN"/>
        </w:rPr>
        <w:tab/>
      </w:r>
      <w:r w:rsidR="00A34B10" w:rsidRPr="00DC4FDF">
        <w:rPr>
          <w:color w:val="000000"/>
          <w:sz w:val="28"/>
          <w:szCs w:val="28"/>
          <w:lang w:val="vi-VN"/>
        </w:rPr>
        <w:t xml:space="preserve">Tại mỗi vòng </w:t>
      </w:r>
      <m:oMath>
        <m:r>
          <w:rPr>
            <w:rFonts w:ascii="Cambria Math" w:hAnsi="Cambria Math"/>
            <w:color w:val="000000"/>
            <w:sz w:val="28"/>
            <w:szCs w:val="28"/>
            <w:lang w:val="vi-VN"/>
          </w:rPr>
          <m:t>i</m:t>
        </m:r>
      </m:oMath>
      <w:r w:rsidR="00A34B10" w:rsidRPr="00DC4FDF">
        <w:rPr>
          <w:color w:val="000000"/>
          <w:sz w:val="28"/>
          <w:szCs w:val="28"/>
          <w:lang w:val="vi-VN"/>
        </w:rPr>
        <w:t>, hai ph</w:t>
      </w:r>
      <w:proofErr w:type="spellStart"/>
      <w:r w:rsidR="00A34B10" w:rsidRPr="00DC4FDF">
        <w:rPr>
          <w:color w:val="000000"/>
          <w:sz w:val="28"/>
          <w:szCs w:val="28"/>
          <w:lang w:val="vi-VN"/>
        </w:rPr>
        <w:t>ần</w:t>
      </w:r>
      <w:proofErr w:type="spellEnd"/>
      <w:r w:rsidR="00A34B10" w:rsidRPr="00DC4FDF">
        <w:rPr>
          <w:color w:val="000000"/>
          <w:sz w:val="28"/>
          <w:szCs w:val="28"/>
          <w:lang w:val="vi-VN"/>
        </w:rPr>
        <w:t xml:space="preserve"> </w:t>
      </w:r>
      <m:oMath>
        <m:r>
          <w:rPr>
            <w:rFonts w:ascii="Cambria Math" w:hAnsi="Cambria Math"/>
            <w:color w:val="000000"/>
            <w:sz w:val="28"/>
            <w:szCs w:val="28"/>
            <w:lang w:val="vi-VN"/>
          </w:rPr>
          <m:t>C</m:t>
        </m:r>
      </m:oMath>
      <w:r w:rsidR="00A34B10" w:rsidRPr="00DC4FDF">
        <w:rPr>
          <w:color w:val="000000"/>
          <w:sz w:val="28"/>
          <w:szCs w:val="28"/>
          <w:lang w:val="vi-VN"/>
        </w:rPr>
        <w:t xml:space="preserve">và </w:t>
      </w:r>
      <m:oMath>
        <m:r>
          <w:rPr>
            <w:rFonts w:ascii="Cambria Math" w:hAnsi="Cambria Math"/>
            <w:color w:val="000000"/>
            <w:sz w:val="28"/>
            <w:szCs w:val="28"/>
            <w:lang w:val="vi-VN"/>
          </w:rPr>
          <m:t>D</m:t>
        </m:r>
      </m:oMath>
      <w:r w:rsidR="00A34B10" w:rsidRPr="00DC4FDF">
        <w:rPr>
          <w:color w:val="000000"/>
          <w:sz w:val="28"/>
          <w:szCs w:val="28"/>
          <w:lang w:val="vi-VN"/>
        </w:rPr>
        <w:t>đư</w:t>
      </w:r>
      <w:proofErr w:type="spellStart"/>
      <w:r w:rsidR="00A34B10" w:rsidRPr="00DC4FDF">
        <w:rPr>
          <w:color w:val="000000"/>
          <w:sz w:val="28"/>
          <w:szCs w:val="28"/>
          <w:lang w:val="vi-VN"/>
        </w:rPr>
        <w:t>ợc</w:t>
      </w:r>
      <w:proofErr w:type="spellEnd"/>
      <w:r w:rsidR="00A34B10" w:rsidRPr="00DC4FDF">
        <w:rPr>
          <w:color w:val="000000"/>
          <w:sz w:val="28"/>
          <w:szCs w:val="28"/>
          <w:lang w:val="vi-VN"/>
        </w:rPr>
        <w:t xml:space="preserve"> dịch vòng sang trái.</w:t>
      </w:r>
    </w:p>
    <w:p w14:paraId="57B2960E" w14:textId="3D30E549" w:rsidR="00BA7B81" w:rsidRPr="00DC4FDF" w:rsidRDefault="00000000" w:rsidP="00A34B10">
      <w:pPr>
        <w:spacing w:before="60" w:after="60"/>
        <w:jc w:val="both"/>
        <w:rPr>
          <w:i/>
          <w:color w:val="000000"/>
          <w:sz w:val="28"/>
          <w:szCs w:val="28"/>
          <w:lang w:val="vi-VN"/>
        </w:rPr>
      </w:pPr>
      <m:oMathPara>
        <m:oMath>
          <m:sSub>
            <m:sSubPr>
              <m:ctrlPr>
                <w:rPr>
                  <w:rFonts w:ascii="Cambria Math" w:hAnsi="Cambria Math"/>
                  <w:color w:val="000000"/>
                  <w:sz w:val="28"/>
                  <w:szCs w:val="28"/>
                </w:rPr>
              </m:ctrlPr>
            </m:sSubPr>
            <m:e>
              <m:r>
                <w:rPr>
                  <w:rFonts w:ascii="Cambria Math" w:hAnsi="Cambria Math"/>
                  <w:color w:val="000000"/>
                  <w:sz w:val="28"/>
                  <w:szCs w:val="28"/>
                </w:rPr>
                <m:t>C</m:t>
              </m:r>
            </m:e>
            <m:sub>
              <m:r>
                <w:rPr>
                  <w:rFonts w:ascii="Cambria Math" w:hAnsi="Cambria Math"/>
                  <w:color w:val="000000"/>
                  <w:sz w:val="28"/>
                  <w:szCs w:val="28"/>
                </w:rPr>
                <m:t>i</m:t>
              </m:r>
            </m:sub>
          </m:sSub>
          <m:r>
            <w:rPr>
              <w:rFonts w:ascii="Cambria Math" w:hAnsi="Cambria Math"/>
              <w:color w:val="000000"/>
              <w:sz w:val="28"/>
              <w:szCs w:val="28"/>
            </w:rPr>
            <m:t>=LS(</m:t>
          </m:r>
          <m:sSub>
            <m:sSubPr>
              <m:ctrlPr>
                <w:rPr>
                  <w:rFonts w:ascii="Cambria Math" w:hAnsi="Cambria Math"/>
                  <w:color w:val="000000"/>
                  <w:sz w:val="28"/>
                  <w:szCs w:val="28"/>
                </w:rPr>
              </m:ctrlPr>
            </m:sSubPr>
            <m:e>
              <m:r>
                <w:rPr>
                  <w:rFonts w:ascii="Cambria Math" w:hAnsi="Cambria Math"/>
                  <w:color w:val="000000"/>
                  <w:sz w:val="28"/>
                  <w:szCs w:val="28"/>
                </w:rPr>
                <m:t>C</m:t>
              </m:r>
            </m:e>
            <m:sub>
              <m:r>
                <w:rPr>
                  <w:rFonts w:ascii="Cambria Math" w:hAnsi="Cambria Math"/>
                  <w:color w:val="000000"/>
                  <w:sz w:val="28"/>
                  <w:szCs w:val="28"/>
                </w:rPr>
                <m:t>i-1</m:t>
              </m:r>
            </m:sub>
          </m:sSub>
          <m:r>
            <w:rPr>
              <w:rFonts w:ascii="Cambria Math" w:hAnsi="Cambria Math"/>
              <w:color w:val="000000"/>
              <w:sz w:val="28"/>
              <w:szCs w:val="28"/>
            </w:rPr>
            <m:t>)</m:t>
          </m:r>
          <m:r>
            <m:rPr>
              <m:sty m:val="p"/>
            </m:rPr>
            <w:rPr>
              <w:rFonts w:ascii="Cambria Math" w:hAnsi="Cambria Math"/>
              <w:color w:val="000000"/>
              <w:sz w:val="28"/>
              <w:szCs w:val="28"/>
            </w:rPr>
            <w:br/>
          </m:r>
        </m:oMath>
        <m:oMath>
          <m:sSub>
            <m:sSubPr>
              <m:ctrlPr>
                <w:rPr>
                  <w:rFonts w:ascii="Cambria Math" w:hAnsi="Cambria Math"/>
                  <w:color w:val="000000"/>
                  <w:sz w:val="28"/>
                  <w:szCs w:val="28"/>
                </w:rPr>
              </m:ctrlPr>
            </m:sSubPr>
            <m:e>
              <m:r>
                <w:rPr>
                  <w:rFonts w:ascii="Cambria Math" w:hAnsi="Cambria Math"/>
                  <w:color w:val="000000"/>
                  <w:sz w:val="28"/>
                  <w:szCs w:val="28"/>
                </w:rPr>
                <m:t>D</m:t>
              </m:r>
            </m:e>
            <m:sub>
              <m:r>
                <w:rPr>
                  <w:rFonts w:ascii="Cambria Math" w:hAnsi="Cambria Math"/>
                  <w:color w:val="000000"/>
                  <w:sz w:val="28"/>
                  <w:szCs w:val="28"/>
                </w:rPr>
                <m:t>i</m:t>
              </m:r>
            </m:sub>
          </m:sSub>
          <m:r>
            <w:rPr>
              <w:rFonts w:ascii="Cambria Math" w:hAnsi="Cambria Math"/>
              <w:color w:val="000000"/>
              <w:sz w:val="28"/>
              <w:szCs w:val="28"/>
            </w:rPr>
            <m:t>=LS(</m:t>
          </m:r>
          <m:sSub>
            <m:sSubPr>
              <m:ctrlPr>
                <w:rPr>
                  <w:rFonts w:ascii="Cambria Math" w:hAnsi="Cambria Math"/>
                  <w:color w:val="000000"/>
                  <w:sz w:val="28"/>
                  <w:szCs w:val="28"/>
                </w:rPr>
              </m:ctrlPr>
            </m:sSubPr>
            <m:e>
              <m:r>
                <w:rPr>
                  <w:rFonts w:ascii="Cambria Math" w:hAnsi="Cambria Math"/>
                  <w:color w:val="000000"/>
                  <w:sz w:val="28"/>
                  <w:szCs w:val="28"/>
                </w:rPr>
                <m:t>D</m:t>
              </m:r>
            </m:e>
            <m:sub>
              <m:r>
                <w:rPr>
                  <w:rFonts w:ascii="Cambria Math" w:hAnsi="Cambria Math"/>
                  <w:color w:val="000000"/>
                  <w:sz w:val="28"/>
                  <w:szCs w:val="28"/>
                </w:rPr>
                <m:t>i-1</m:t>
              </m:r>
            </m:sub>
          </m:sSub>
          <m:r>
            <w:rPr>
              <w:rFonts w:ascii="Cambria Math" w:hAnsi="Cambria Math"/>
              <w:color w:val="000000"/>
              <w:sz w:val="28"/>
              <w:szCs w:val="28"/>
            </w:rPr>
            <m:t>)</m:t>
          </m:r>
        </m:oMath>
      </m:oMathPara>
    </w:p>
    <w:p w14:paraId="12CD73EB" w14:textId="3A1C222A" w:rsidR="00BA7B81" w:rsidRPr="00DC4FDF" w:rsidRDefault="00A34B10" w:rsidP="00A34B10">
      <w:pPr>
        <w:spacing w:before="60" w:after="60"/>
        <w:jc w:val="both"/>
        <w:rPr>
          <w:iCs/>
          <w:color w:val="000000"/>
          <w:sz w:val="28"/>
          <w:szCs w:val="28"/>
          <w:lang w:val="vi-VN"/>
        </w:rPr>
      </w:pPr>
      <w:r w:rsidRPr="00DC4FDF">
        <w:rPr>
          <w:i/>
          <w:color w:val="000000"/>
          <w:sz w:val="28"/>
          <w:szCs w:val="28"/>
          <w:lang w:val="vi-VN"/>
        </w:rPr>
        <w:tab/>
      </w:r>
      <w:proofErr w:type="spellStart"/>
      <w:r w:rsidRPr="00DC4FDF">
        <w:rPr>
          <w:iCs/>
          <w:color w:val="000000"/>
          <w:sz w:val="28"/>
          <w:szCs w:val="28"/>
        </w:rPr>
        <w:t>Số</w:t>
      </w:r>
      <w:proofErr w:type="spellEnd"/>
      <w:r w:rsidRPr="00DC4FDF">
        <w:rPr>
          <w:iCs/>
          <w:color w:val="000000"/>
          <w:sz w:val="28"/>
          <w:szCs w:val="28"/>
        </w:rPr>
        <w:t xml:space="preserve"> bit </w:t>
      </w:r>
      <w:proofErr w:type="spellStart"/>
      <w:r w:rsidRPr="00DC4FDF">
        <w:rPr>
          <w:iCs/>
          <w:color w:val="000000"/>
          <w:sz w:val="28"/>
          <w:szCs w:val="28"/>
        </w:rPr>
        <w:t>dịch</w:t>
      </w:r>
      <w:proofErr w:type="spellEnd"/>
      <w:r w:rsidRPr="00DC4FDF">
        <w:rPr>
          <w:iCs/>
          <w:color w:val="000000"/>
          <w:sz w:val="28"/>
          <w:szCs w:val="28"/>
        </w:rPr>
        <w:t>:</w:t>
      </w:r>
    </w:p>
    <w:p w14:paraId="24DB174D" w14:textId="305E8A59" w:rsidR="00A34B10" w:rsidRPr="00DC4FDF" w:rsidRDefault="00A34B10">
      <w:pPr>
        <w:pStyle w:val="oancuaDanhsach"/>
        <w:numPr>
          <w:ilvl w:val="0"/>
          <w:numId w:val="6"/>
        </w:numPr>
        <w:spacing w:before="60" w:after="60"/>
        <w:jc w:val="both"/>
        <w:rPr>
          <w:b/>
          <w:bCs/>
          <w:iCs/>
          <w:color w:val="000000"/>
          <w:sz w:val="28"/>
          <w:szCs w:val="28"/>
          <w:lang w:val="vi-VN"/>
        </w:rPr>
      </w:pPr>
      <w:proofErr w:type="gramStart"/>
      <w:r w:rsidRPr="00DC4FDF">
        <w:rPr>
          <w:iCs/>
          <w:color w:val="000000"/>
          <w:sz w:val="28"/>
          <w:szCs w:val="28"/>
        </w:rPr>
        <w:t>1</w:t>
      </w:r>
      <w:r w:rsidRPr="00DC4FDF">
        <w:rPr>
          <w:iCs/>
          <w:color w:val="000000"/>
          <w:sz w:val="28"/>
          <w:szCs w:val="28"/>
          <w:lang w:val="vi-VN"/>
        </w:rPr>
        <w:t xml:space="preserve"> </w:t>
      </w:r>
      <w:r w:rsidRPr="00DC4FDF">
        <w:rPr>
          <w:iCs/>
          <w:color w:val="000000"/>
          <w:sz w:val="28"/>
          <w:szCs w:val="28"/>
        </w:rPr>
        <w:t>bit</w:t>
      </w:r>
      <w:proofErr w:type="gramEnd"/>
      <w:r w:rsidRPr="00DC4FDF">
        <w:rPr>
          <w:iCs/>
          <w:color w:val="000000"/>
          <w:sz w:val="28"/>
          <w:szCs w:val="28"/>
        </w:rPr>
        <w:t xml:space="preserve"> </w:t>
      </w:r>
      <w:proofErr w:type="spellStart"/>
      <w:r w:rsidRPr="00DC4FDF">
        <w:rPr>
          <w:iCs/>
          <w:color w:val="000000"/>
          <w:sz w:val="28"/>
          <w:szCs w:val="28"/>
        </w:rPr>
        <w:t>cho</w:t>
      </w:r>
      <w:proofErr w:type="spellEnd"/>
      <w:r w:rsidRPr="00DC4FDF">
        <w:rPr>
          <w:iCs/>
          <w:color w:val="000000"/>
          <w:sz w:val="28"/>
          <w:szCs w:val="28"/>
        </w:rPr>
        <w:t xml:space="preserve"> </w:t>
      </w:r>
      <w:proofErr w:type="spellStart"/>
      <w:r w:rsidRPr="00DC4FDF">
        <w:rPr>
          <w:iCs/>
          <w:color w:val="000000"/>
          <w:sz w:val="28"/>
          <w:szCs w:val="28"/>
        </w:rPr>
        <w:t>vòng</w:t>
      </w:r>
      <w:proofErr w:type="spellEnd"/>
      <w:r w:rsidRPr="00DC4FDF">
        <w:rPr>
          <w:iCs/>
          <w:color w:val="000000"/>
          <w:sz w:val="28"/>
          <w:szCs w:val="28"/>
        </w:rPr>
        <w:t xml:space="preserve"> 1,2,9,</w:t>
      </w:r>
      <w:r w:rsidR="00BA7B81" w:rsidRPr="00DC4FDF">
        <w:rPr>
          <w:iCs/>
          <w:color w:val="000000"/>
          <w:sz w:val="28"/>
          <w:szCs w:val="28"/>
        </w:rPr>
        <w:t>16</w:t>
      </w:r>
      <w:r w:rsidR="00BA7B81" w:rsidRPr="00DC4FDF">
        <w:rPr>
          <w:iCs/>
          <w:color w:val="000000"/>
          <w:sz w:val="28"/>
          <w:szCs w:val="28"/>
          <w:lang w:val="vi-VN"/>
        </w:rPr>
        <w:t>.</w:t>
      </w:r>
    </w:p>
    <w:p w14:paraId="57A64C6F" w14:textId="53411B0D" w:rsidR="007239C4" w:rsidRPr="00DC4FDF" w:rsidRDefault="00A34B10">
      <w:pPr>
        <w:pStyle w:val="oancuaDanhsach"/>
        <w:numPr>
          <w:ilvl w:val="0"/>
          <w:numId w:val="6"/>
        </w:numPr>
        <w:spacing w:before="60" w:after="60"/>
        <w:jc w:val="both"/>
        <w:rPr>
          <w:b/>
          <w:bCs/>
          <w:iCs/>
          <w:color w:val="000000"/>
          <w:sz w:val="28"/>
          <w:szCs w:val="28"/>
          <w:lang w:val="vi-VN"/>
        </w:rPr>
      </w:pPr>
      <w:proofErr w:type="gramStart"/>
      <w:r w:rsidRPr="00DC4FDF">
        <w:rPr>
          <w:iCs/>
          <w:color w:val="000000"/>
          <w:sz w:val="28"/>
          <w:szCs w:val="28"/>
        </w:rPr>
        <w:t>2</w:t>
      </w:r>
      <w:r w:rsidRPr="00DC4FDF">
        <w:rPr>
          <w:iCs/>
          <w:color w:val="000000"/>
          <w:sz w:val="28"/>
          <w:szCs w:val="28"/>
          <w:lang w:val="vi-VN"/>
        </w:rPr>
        <w:t xml:space="preserve"> </w:t>
      </w:r>
      <w:r w:rsidRPr="00DC4FDF">
        <w:rPr>
          <w:iCs/>
          <w:color w:val="000000"/>
          <w:sz w:val="28"/>
          <w:szCs w:val="28"/>
        </w:rPr>
        <w:t>bit</w:t>
      </w:r>
      <w:proofErr w:type="gramEnd"/>
      <w:r w:rsidRPr="00DC4FDF">
        <w:rPr>
          <w:iCs/>
          <w:color w:val="000000"/>
          <w:sz w:val="28"/>
          <w:szCs w:val="28"/>
          <w:lang w:val="vi-VN"/>
        </w:rPr>
        <w:t xml:space="preserve"> </w:t>
      </w:r>
      <w:proofErr w:type="spellStart"/>
      <w:r w:rsidRPr="00DC4FDF">
        <w:rPr>
          <w:iCs/>
          <w:color w:val="000000"/>
          <w:sz w:val="28"/>
          <w:szCs w:val="28"/>
        </w:rPr>
        <w:t>cho</w:t>
      </w:r>
      <w:proofErr w:type="spellEnd"/>
      <w:r w:rsidRPr="00DC4FDF">
        <w:rPr>
          <w:iCs/>
          <w:color w:val="000000"/>
          <w:sz w:val="28"/>
          <w:szCs w:val="28"/>
        </w:rPr>
        <w:t xml:space="preserve"> </w:t>
      </w:r>
      <w:proofErr w:type="spellStart"/>
      <w:r w:rsidRPr="00DC4FDF">
        <w:rPr>
          <w:iCs/>
          <w:color w:val="000000"/>
          <w:sz w:val="28"/>
          <w:szCs w:val="28"/>
        </w:rPr>
        <w:t>các</w:t>
      </w:r>
      <w:proofErr w:type="spellEnd"/>
      <w:r w:rsidRPr="00DC4FDF">
        <w:rPr>
          <w:iCs/>
          <w:color w:val="000000"/>
          <w:sz w:val="28"/>
          <w:szCs w:val="28"/>
        </w:rPr>
        <w:t xml:space="preserve"> </w:t>
      </w:r>
      <w:proofErr w:type="spellStart"/>
      <w:r w:rsidRPr="00DC4FDF">
        <w:rPr>
          <w:iCs/>
          <w:color w:val="000000"/>
          <w:sz w:val="28"/>
          <w:szCs w:val="28"/>
        </w:rPr>
        <w:t>vòng</w:t>
      </w:r>
      <w:proofErr w:type="spellEnd"/>
      <w:r w:rsidRPr="00DC4FDF">
        <w:rPr>
          <w:iCs/>
          <w:color w:val="000000"/>
          <w:sz w:val="28"/>
          <w:szCs w:val="28"/>
        </w:rPr>
        <w:t xml:space="preserve"> </w:t>
      </w:r>
      <w:proofErr w:type="spellStart"/>
      <w:r w:rsidR="00BA7B81" w:rsidRPr="00DC4FDF">
        <w:rPr>
          <w:iCs/>
          <w:color w:val="000000"/>
          <w:sz w:val="28"/>
          <w:szCs w:val="28"/>
        </w:rPr>
        <w:t>khác</w:t>
      </w:r>
      <w:proofErr w:type="spellEnd"/>
      <w:r w:rsidR="00BA7B81" w:rsidRPr="00DC4FDF">
        <w:rPr>
          <w:iCs/>
          <w:color w:val="000000"/>
          <w:sz w:val="28"/>
          <w:szCs w:val="28"/>
          <w:lang w:val="vi-VN"/>
        </w:rPr>
        <w:t>.</w:t>
      </w:r>
    </w:p>
    <w:p w14:paraId="0CA24906" w14:textId="74DCC800" w:rsidR="00BA7B81" w:rsidRPr="00DC4FDF" w:rsidRDefault="005E6ED8" w:rsidP="005E6ED8">
      <w:pPr>
        <w:spacing w:before="60" w:after="60"/>
        <w:jc w:val="both"/>
        <w:rPr>
          <w:b/>
          <w:bCs/>
          <w:iCs/>
          <w:color w:val="000000"/>
          <w:sz w:val="28"/>
          <w:szCs w:val="28"/>
          <w:lang w:val="vi-VN"/>
        </w:rPr>
      </w:pPr>
      <w:r w:rsidRPr="00DC4FDF">
        <w:rPr>
          <w:b/>
          <w:bCs/>
          <w:iCs/>
          <w:color w:val="000000"/>
          <w:sz w:val="28"/>
          <w:szCs w:val="28"/>
          <w:lang w:val="vi-VN"/>
        </w:rPr>
        <w:t>Bước 4: Hoán vị PC-2</w:t>
      </w:r>
    </w:p>
    <w:p w14:paraId="30DB78A5" w14:textId="77777777" w:rsidR="005E6ED8" w:rsidRPr="00DC4FDF" w:rsidRDefault="005E6ED8" w:rsidP="005E6ED8">
      <w:pPr>
        <w:spacing w:before="60" w:after="60"/>
        <w:jc w:val="both"/>
        <w:rPr>
          <w:iCs/>
          <w:color w:val="000000"/>
          <w:sz w:val="28"/>
          <w:szCs w:val="28"/>
          <w:lang w:val="vi-VN"/>
        </w:rPr>
      </w:pPr>
      <w:r w:rsidRPr="00DC4FDF">
        <w:rPr>
          <w:b/>
          <w:bCs/>
          <w:iCs/>
          <w:color w:val="000000"/>
          <w:sz w:val="28"/>
          <w:szCs w:val="28"/>
          <w:lang w:val="vi-VN"/>
        </w:rPr>
        <w:lastRenderedPageBreak/>
        <w:tab/>
      </w:r>
      <w:r w:rsidRPr="00DC4FDF">
        <w:rPr>
          <w:iCs/>
          <w:color w:val="000000"/>
          <w:sz w:val="28"/>
          <w:szCs w:val="28"/>
          <w:lang w:val="vi-VN"/>
        </w:rPr>
        <w:t>Hai phần sau khi dịch vòng được ghép lại:</w:t>
      </w:r>
    </w:p>
    <w:p w14:paraId="6EB01D04" w14:textId="17D9022E" w:rsidR="005E6ED8" w:rsidRPr="00DC4FDF" w:rsidRDefault="00000000" w:rsidP="005E6ED8">
      <w:pPr>
        <w:spacing w:before="60" w:after="60"/>
        <w:jc w:val="both"/>
        <w:rPr>
          <w:iCs/>
          <w:color w:val="000000"/>
          <w:sz w:val="28"/>
          <w:szCs w:val="28"/>
          <w:lang w:val="vi-VN"/>
        </w:rPr>
      </w:pPr>
      <m:oMathPara>
        <m:oMath>
          <m:sSub>
            <m:sSubPr>
              <m:ctrlPr>
                <w:rPr>
                  <w:rFonts w:ascii="Cambria Math" w:hAnsi="Cambria Math"/>
                  <w:iCs/>
                  <w:color w:val="000000"/>
                  <w:sz w:val="28"/>
                  <w:szCs w:val="28"/>
                </w:rPr>
              </m:ctrlPr>
            </m:sSubPr>
            <m:e>
              <m:r>
                <w:rPr>
                  <w:rFonts w:ascii="Cambria Math" w:hAnsi="Cambria Math"/>
                  <w:color w:val="000000"/>
                  <w:sz w:val="28"/>
                  <w:szCs w:val="28"/>
                </w:rPr>
                <m:t>C</m:t>
              </m:r>
            </m:e>
            <m:sub>
              <m:r>
                <w:rPr>
                  <w:rFonts w:ascii="Cambria Math" w:hAnsi="Cambria Math"/>
                  <w:color w:val="000000"/>
                  <w:sz w:val="28"/>
                  <w:szCs w:val="28"/>
                </w:rPr>
                <m:t>i</m:t>
              </m:r>
            </m:sub>
          </m:sSub>
          <m:r>
            <m:rPr>
              <m:sty m:val="p"/>
            </m:rPr>
            <w:rPr>
              <w:rFonts w:ascii="Cambria Math" w:hAnsi="Cambria Math"/>
              <w:color w:val="000000"/>
              <w:sz w:val="28"/>
              <w:szCs w:val="28"/>
            </w:rPr>
            <m:t>∣∣</m:t>
          </m:r>
          <m:sSub>
            <m:sSubPr>
              <m:ctrlPr>
                <w:rPr>
                  <w:rFonts w:ascii="Cambria Math" w:hAnsi="Cambria Math"/>
                  <w:iCs/>
                  <w:color w:val="000000"/>
                  <w:sz w:val="28"/>
                  <w:szCs w:val="28"/>
                </w:rPr>
              </m:ctrlPr>
            </m:sSubPr>
            <m:e>
              <m:r>
                <w:rPr>
                  <w:rFonts w:ascii="Cambria Math" w:hAnsi="Cambria Math"/>
                  <w:color w:val="000000"/>
                  <w:sz w:val="28"/>
                  <w:szCs w:val="28"/>
                </w:rPr>
                <m:t>D</m:t>
              </m:r>
            </m:e>
            <m:sub>
              <m:r>
                <w:rPr>
                  <w:rFonts w:ascii="Cambria Math" w:hAnsi="Cambria Math"/>
                  <w:color w:val="000000"/>
                  <w:sz w:val="28"/>
                  <w:szCs w:val="28"/>
                </w:rPr>
                <m:t>i</m:t>
              </m:r>
            </m:sub>
          </m:sSub>
        </m:oMath>
      </m:oMathPara>
    </w:p>
    <w:p w14:paraId="755622CD" w14:textId="77777777" w:rsidR="005E6ED8" w:rsidRPr="00DC4FDF" w:rsidRDefault="005E6ED8" w:rsidP="007604D9">
      <w:pPr>
        <w:spacing w:before="60" w:after="60"/>
        <w:jc w:val="both"/>
        <w:rPr>
          <w:iCs/>
          <w:color w:val="000000"/>
          <w:sz w:val="28"/>
          <w:szCs w:val="28"/>
          <w:lang w:val="vi-VN"/>
        </w:rPr>
      </w:pPr>
      <w:r w:rsidRPr="00F32C3C">
        <w:rPr>
          <w:iCs/>
          <w:color w:val="000000"/>
          <w:sz w:val="28"/>
          <w:szCs w:val="28"/>
          <w:lang w:val="vi-VN"/>
        </w:rPr>
        <w:t xml:space="preserve">thu được chuỗi 56 </w:t>
      </w:r>
      <w:proofErr w:type="spellStart"/>
      <w:r w:rsidRPr="00F32C3C">
        <w:rPr>
          <w:iCs/>
          <w:color w:val="000000"/>
          <w:sz w:val="28"/>
          <w:szCs w:val="28"/>
          <w:lang w:val="vi-VN"/>
        </w:rPr>
        <w:t>bit</w:t>
      </w:r>
      <w:proofErr w:type="spellEnd"/>
      <w:r w:rsidRPr="00F32C3C">
        <w:rPr>
          <w:iCs/>
          <w:color w:val="000000"/>
          <w:sz w:val="28"/>
          <w:szCs w:val="28"/>
          <w:lang w:val="vi-VN"/>
        </w:rPr>
        <w:t>.</w:t>
      </w:r>
    </w:p>
    <w:p w14:paraId="46CED9AF" w14:textId="79FBA860" w:rsidR="007604D9" w:rsidRPr="00DC4FDF" w:rsidRDefault="007604D9" w:rsidP="007604D9">
      <w:pPr>
        <w:spacing w:before="60" w:after="60"/>
        <w:ind w:firstLine="720"/>
        <w:jc w:val="both"/>
        <w:rPr>
          <w:iCs/>
          <w:color w:val="000000"/>
          <w:sz w:val="28"/>
          <w:szCs w:val="28"/>
          <w:lang w:val="vi-VN"/>
        </w:rPr>
      </w:pPr>
      <w:r w:rsidRPr="00DC4FDF">
        <w:rPr>
          <w:iCs/>
          <w:color w:val="000000"/>
          <w:sz w:val="28"/>
          <w:szCs w:val="28"/>
          <w:lang w:val="vi-VN"/>
        </w:rPr>
        <w:t xml:space="preserve">Chuỗi này tiếp tục được hoán vị theo bảng PC-2 để lựa chọn 48 </w:t>
      </w:r>
      <w:proofErr w:type="spellStart"/>
      <w:r w:rsidRPr="00DC4FDF">
        <w:rPr>
          <w:iCs/>
          <w:color w:val="000000"/>
          <w:sz w:val="28"/>
          <w:szCs w:val="28"/>
          <w:lang w:val="vi-VN"/>
        </w:rPr>
        <w:t>bit</w:t>
      </w:r>
      <w:proofErr w:type="spellEnd"/>
      <w:r w:rsidRPr="00DC4FDF">
        <w:rPr>
          <w:iCs/>
          <w:color w:val="000000"/>
          <w:sz w:val="28"/>
          <w:szCs w:val="28"/>
          <w:lang w:val="vi-VN"/>
        </w:rPr>
        <w:t xml:space="preserve"> tạo thành khóa con:</w:t>
      </w:r>
    </w:p>
    <w:p w14:paraId="72A1114B" w14:textId="77777777" w:rsidR="00817C5E" w:rsidRPr="00DC4FDF" w:rsidRDefault="00000000" w:rsidP="00817C5E">
      <w:pPr>
        <w:spacing w:before="60" w:after="60"/>
        <w:ind w:firstLine="720"/>
        <w:jc w:val="both"/>
        <w:rPr>
          <w:color w:val="000000"/>
          <w:sz w:val="28"/>
          <w:szCs w:val="28"/>
          <w:lang w:val="vi-VN"/>
        </w:rPr>
      </w:pPr>
      <m:oMathPara>
        <m:oMath>
          <m:sSub>
            <m:sSubPr>
              <m:ctrlPr>
                <w:rPr>
                  <w:rFonts w:ascii="Cambria Math" w:hAnsi="Cambria Math"/>
                  <w:iCs/>
                  <w:color w:val="000000"/>
                  <w:sz w:val="28"/>
                  <w:szCs w:val="28"/>
                </w:rPr>
              </m:ctrlPr>
            </m:sSubPr>
            <m:e>
              <m:r>
                <w:rPr>
                  <w:rFonts w:ascii="Cambria Math" w:hAnsi="Cambria Math"/>
                  <w:color w:val="000000"/>
                  <w:sz w:val="28"/>
                  <w:szCs w:val="28"/>
                </w:rPr>
                <m:t>K</m:t>
              </m:r>
            </m:e>
            <m:sub>
              <m:r>
                <w:rPr>
                  <w:rFonts w:ascii="Cambria Math" w:hAnsi="Cambria Math"/>
                  <w:color w:val="000000"/>
                  <w:sz w:val="28"/>
                  <w:szCs w:val="28"/>
                </w:rPr>
                <m:t>i</m:t>
              </m:r>
            </m:sub>
          </m:sSub>
          <m:r>
            <w:rPr>
              <w:rFonts w:ascii="Cambria Math" w:hAnsi="Cambria Math"/>
              <w:color w:val="000000"/>
              <w:sz w:val="28"/>
              <w:szCs w:val="28"/>
            </w:rPr>
            <m:t>=PC2(</m:t>
          </m:r>
          <m:sSub>
            <m:sSubPr>
              <m:ctrlPr>
                <w:rPr>
                  <w:rFonts w:ascii="Cambria Math" w:hAnsi="Cambria Math"/>
                  <w:iCs/>
                  <w:color w:val="000000"/>
                  <w:sz w:val="28"/>
                  <w:szCs w:val="28"/>
                </w:rPr>
              </m:ctrlPr>
            </m:sSubPr>
            <m:e>
              <m:r>
                <w:rPr>
                  <w:rFonts w:ascii="Cambria Math" w:hAnsi="Cambria Math"/>
                  <w:color w:val="000000"/>
                  <w:sz w:val="28"/>
                  <w:szCs w:val="28"/>
                </w:rPr>
                <m:t>C</m:t>
              </m:r>
            </m:e>
            <m:sub>
              <m:r>
                <w:rPr>
                  <w:rFonts w:ascii="Cambria Math" w:hAnsi="Cambria Math"/>
                  <w:color w:val="000000"/>
                  <w:sz w:val="28"/>
                  <w:szCs w:val="28"/>
                </w:rPr>
                <m:t>i</m:t>
              </m:r>
            </m:sub>
          </m:sSub>
          <m:r>
            <m:rPr>
              <m:sty m:val="p"/>
            </m:rPr>
            <w:rPr>
              <w:rFonts w:ascii="Cambria Math" w:hAnsi="Cambria Math"/>
              <w:color w:val="000000"/>
              <w:sz w:val="28"/>
              <w:szCs w:val="28"/>
            </w:rPr>
            <m:t>∣∣</m:t>
          </m:r>
          <m:sSub>
            <m:sSubPr>
              <m:ctrlPr>
                <w:rPr>
                  <w:rFonts w:ascii="Cambria Math" w:hAnsi="Cambria Math"/>
                  <w:iCs/>
                  <w:color w:val="000000"/>
                  <w:sz w:val="28"/>
                  <w:szCs w:val="28"/>
                </w:rPr>
              </m:ctrlPr>
            </m:sSubPr>
            <m:e>
              <m:r>
                <w:rPr>
                  <w:rFonts w:ascii="Cambria Math" w:hAnsi="Cambria Math"/>
                  <w:color w:val="000000"/>
                  <w:sz w:val="28"/>
                  <w:szCs w:val="28"/>
                </w:rPr>
                <m:t>D</m:t>
              </m:r>
            </m:e>
            <m:sub>
              <m:r>
                <w:rPr>
                  <w:rFonts w:ascii="Cambria Math" w:hAnsi="Cambria Math"/>
                  <w:color w:val="000000"/>
                  <w:sz w:val="28"/>
                  <w:szCs w:val="28"/>
                </w:rPr>
                <m:t>i</m:t>
              </m:r>
            </m:sub>
          </m:sSub>
          <m:r>
            <w:rPr>
              <w:rFonts w:ascii="Cambria Math" w:hAnsi="Cambria Math"/>
              <w:color w:val="000000"/>
              <w:sz w:val="28"/>
              <w:szCs w:val="28"/>
            </w:rPr>
            <m:t>)</m:t>
          </m:r>
        </m:oMath>
      </m:oMathPara>
    </w:p>
    <w:p w14:paraId="66131475" w14:textId="77777777" w:rsidR="00817C5E" w:rsidRPr="00DC4FDF" w:rsidRDefault="007604D9" w:rsidP="00817C5E">
      <w:pPr>
        <w:spacing w:before="60" w:after="60"/>
        <w:jc w:val="both"/>
        <w:rPr>
          <w:color w:val="000000"/>
          <w:sz w:val="28"/>
          <w:szCs w:val="28"/>
          <w:lang w:val="vi-VN"/>
        </w:rPr>
      </w:pPr>
      <m:oMathPara>
        <m:oMath>
          <m:r>
            <m:rPr>
              <m:sty m:val="p"/>
            </m:rPr>
            <w:rPr>
              <w:rFonts w:ascii="Cambria Math" w:hAnsi="Cambria Math"/>
              <w:color w:val="000000"/>
              <w:sz w:val="28"/>
              <w:szCs w:val="28"/>
              <w:lang w:val="vi-VN"/>
            </w:rPr>
            <w:br/>
          </m:r>
        </m:oMath>
      </m:oMathPara>
      <w:r w:rsidR="00817C5E" w:rsidRPr="00DC4FDF">
        <w:rPr>
          <w:color w:val="000000"/>
          <w:sz w:val="28"/>
          <w:szCs w:val="28"/>
          <w:lang w:val="vi-VN"/>
        </w:rPr>
        <w:tab/>
        <w:t>Quá trình trên được lặp lại 16 lần để sinh ra 16 khóa con:</w:t>
      </w:r>
    </w:p>
    <w:p w14:paraId="091EBD13" w14:textId="7B355E52" w:rsidR="007604D9" w:rsidRPr="00DC4FDF" w:rsidRDefault="00000000" w:rsidP="00817C5E">
      <w:pPr>
        <w:spacing w:before="60" w:after="60"/>
        <w:jc w:val="both"/>
        <w:rPr>
          <w:color w:val="000000"/>
          <w:sz w:val="28"/>
          <w:szCs w:val="28"/>
          <w:lang w:val="vi-VN"/>
        </w:rPr>
      </w:pPr>
      <m:oMathPara>
        <m:oMath>
          <m:sSub>
            <m:sSubPr>
              <m:ctrlPr>
                <w:rPr>
                  <w:rFonts w:ascii="Cambria Math" w:hAnsi="Cambria Math"/>
                  <w:color w:val="000000"/>
                  <w:sz w:val="28"/>
                  <w:szCs w:val="28"/>
                </w:rPr>
              </m:ctrlPr>
            </m:sSubPr>
            <m:e>
              <m:r>
                <w:rPr>
                  <w:rFonts w:ascii="Cambria Math" w:hAnsi="Cambria Math"/>
                  <w:color w:val="000000"/>
                  <w:sz w:val="28"/>
                  <w:szCs w:val="28"/>
                </w:rPr>
                <m:t>K</m:t>
              </m:r>
            </m:e>
            <m:sub>
              <m:r>
                <w:rPr>
                  <w:rFonts w:ascii="Cambria Math" w:hAnsi="Cambria Math"/>
                  <w:color w:val="000000"/>
                  <w:sz w:val="28"/>
                  <w:szCs w:val="28"/>
                </w:rPr>
                <m:t>1</m:t>
              </m:r>
            </m:sub>
          </m:sSub>
          <m:r>
            <w:rPr>
              <w:rFonts w:ascii="Cambria Math" w:hAnsi="Cambria Math"/>
              <w:color w:val="000000"/>
              <w:sz w:val="28"/>
              <w:szCs w:val="28"/>
            </w:rPr>
            <m:t>,</m:t>
          </m:r>
          <m:sSub>
            <m:sSubPr>
              <m:ctrlPr>
                <w:rPr>
                  <w:rFonts w:ascii="Cambria Math" w:hAnsi="Cambria Math"/>
                  <w:color w:val="000000"/>
                  <w:sz w:val="28"/>
                  <w:szCs w:val="28"/>
                </w:rPr>
              </m:ctrlPr>
            </m:sSubPr>
            <m:e>
              <m:r>
                <w:rPr>
                  <w:rFonts w:ascii="Cambria Math" w:hAnsi="Cambria Math"/>
                  <w:color w:val="000000"/>
                  <w:sz w:val="28"/>
                  <w:szCs w:val="28"/>
                </w:rPr>
                <m:t>K</m:t>
              </m:r>
            </m:e>
            <m:sub>
              <m:r>
                <w:rPr>
                  <w:rFonts w:ascii="Cambria Math" w:hAnsi="Cambria Math"/>
                  <w:color w:val="000000"/>
                  <w:sz w:val="28"/>
                  <w:szCs w:val="28"/>
                </w:rPr>
                <m:t>2</m:t>
              </m:r>
            </m:sub>
          </m:sSub>
          <m:r>
            <w:rPr>
              <w:rFonts w:ascii="Cambria Math" w:hAnsi="Cambria Math"/>
              <w:color w:val="000000"/>
              <w:sz w:val="28"/>
              <w:szCs w:val="28"/>
            </w:rPr>
            <m:t>,</m:t>
          </m:r>
          <m:sSub>
            <m:sSubPr>
              <m:ctrlPr>
                <w:rPr>
                  <w:rFonts w:ascii="Cambria Math" w:hAnsi="Cambria Math"/>
                  <w:color w:val="000000"/>
                  <w:sz w:val="28"/>
                  <w:szCs w:val="28"/>
                </w:rPr>
              </m:ctrlPr>
            </m:sSubPr>
            <m:e>
              <m:r>
                <w:rPr>
                  <w:rFonts w:ascii="Cambria Math" w:hAnsi="Cambria Math"/>
                  <w:color w:val="000000"/>
                  <w:sz w:val="28"/>
                  <w:szCs w:val="28"/>
                </w:rPr>
                <m:t>K</m:t>
              </m:r>
            </m:e>
            <m:sub>
              <m:r>
                <w:rPr>
                  <w:rFonts w:ascii="Cambria Math" w:hAnsi="Cambria Math"/>
                  <w:color w:val="000000"/>
                  <w:sz w:val="28"/>
                  <w:szCs w:val="28"/>
                </w:rPr>
                <m:t>3</m:t>
              </m:r>
            </m:sub>
          </m:sSub>
          <m:r>
            <w:rPr>
              <w:rFonts w:ascii="Cambria Math" w:hAnsi="Cambria Math"/>
              <w:color w:val="000000"/>
              <w:sz w:val="28"/>
              <w:szCs w:val="28"/>
            </w:rPr>
            <m:t>,…,</m:t>
          </m:r>
          <m:sSub>
            <m:sSubPr>
              <m:ctrlPr>
                <w:rPr>
                  <w:rFonts w:ascii="Cambria Math" w:hAnsi="Cambria Math"/>
                  <w:color w:val="000000"/>
                  <w:sz w:val="28"/>
                  <w:szCs w:val="28"/>
                </w:rPr>
              </m:ctrlPr>
            </m:sSubPr>
            <m:e>
              <m:r>
                <w:rPr>
                  <w:rFonts w:ascii="Cambria Math" w:hAnsi="Cambria Math"/>
                  <w:color w:val="000000"/>
                  <w:sz w:val="28"/>
                  <w:szCs w:val="28"/>
                </w:rPr>
                <m:t>K</m:t>
              </m:r>
            </m:e>
            <m:sub>
              <m:r>
                <w:rPr>
                  <w:rFonts w:ascii="Cambria Math" w:hAnsi="Cambria Math"/>
                  <w:color w:val="000000"/>
                  <w:sz w:val="28"/>
                  <w:szCs w:val="28"/>
                </w:rPr>
                <m:t>16</m:t>
              </m:r>
            </m:sub>
          </m:sSub>
        </m:oMath>
      </m:oMathPara>
    </w:p>
    <w:p w14:paraId="6E5E93D3" w14:textId="5B57403E" w:rsidR="00070B8B" w:rsidRPr="00DC4FDF" w:rsidRDefault="008C4752" w:rsidP="00B0475F">
      <w:pPr>
        <w:pStyle w:val="oancuaDanhsach"/>
        <w:numPr>
          <w:ilvl w:val="3"/>
          <w:numId w:val="2"/>
        </w:numPr>
        <w:spacing w:before="60" w:after="60"/>
        <w:ind w:left="1985" w:hanging="1276"/>
        <w:jc w:val="both"/>
        <w:rPr>
          <w:b/>
          <w:bCs/>
          <w:iCs/>
          <w:color w:val="000000"/>
          <w:sz w:val="28"/>
          <w:szCs w:val="28"/>
          <w:lang w:val="vi-VN"/>
        </w:rPr>
      </w:pPr>
      <w:r w:rsidRPr="00DC4FDF">
        <w:rPr>
          <w:b/>
          <w:bCs/>
          <w:iCs/>
          <w:color w:val="000000"/>
          <w:sz w:val="28"/>
          <w:szCs w:val="28"/>
          <w:lang w:val="vi-VN"/>
        </w:rPr>
        <w:t>Quá trình giải mã DES</w:t>
      </w:r>
    </w:p>
    <w:p w14:paraId="627B114D" w14:textId="77777777" w:rsidR="008C4752" w:rsidRPr="00DC4FDF" w:rsidRDefault="008C4752">
      <w:pPr>
        <w:pStyle w:val="oancuaDanhsach"/>
        <w:numPr>
          <w:ilvl w:val="0"/>
          <w:numId w:val="10"/>
        </w:numPr>
        <w:spacing w:before="60" w:after="60"/>
        <w:jc w:val="both"/>
        <w:rPr>
          <w:b/>
          <w:color w:val="000000"/>
          <w:sz w:val="28"/>
          <w:szCs w:val="28"/>
          <w:lang w:val="vi-VN"/>
        </w:rPr>
      </w:pPr>
      <w:r w:rsidRPr="00DC4FDF">
        <w:rPr>
          <w:b/>
          <w:color w:val="000000"/>
          <w:sz w:val="28"/>
          <w:szCs w:val="28"/>
          <w:lang w:val="vi-VN"/>
        </w:rPr>
        <w:t>Tổng quan DES</w:t>
      </w:r>
    </w:p>
    <w:p w14:paraId="1E392A35" w14:textId="6E9EA2E8" w:rsidR="008C4752" w:rsidRPr="00DC4FDF" w:rsidRDefault="00F72244" w:rsidP="002C7EE2">
      <w:pPr>
        <w:spacing w:before="60" w:after="60"/>
        <w:ind w:firstLine="570"/>
        <w:jc w:val="both"/>
        <w:rPr>
          <w:bCs/>
          <w:color w:val="000000"/>
          <w:sz w:val="28"/>
          <w:szCs w:val="28"/>
          <w:lang w:val="vi-VN"/>
        </w:rPr>
      </w:pPr>
      <w:r w:rsidRPr="00DC4FDF">
        <w:rPr>
          <w:bCs/>
          <w:color w:val="000000"/>
          <w:sz w:val="28"/>
          <w:szCs w:val="28"/>
          <w:lang w:val="vi-VN"/>
        </w:rPr>
        <w:t xml:space="preserve">- </w:t>
      </w:r>
      <w:r w:rsidR="008C4752" w:rsidRPr="00DC4FDF">
        <w:rPr>
          <w:bCs/>
          <w:color w:val="000000"/>
          <w:sz w:val="28"/>
          <w:szCs w:val="28"/>
          <w:lang w:val="vi-VN"/>
        </w:rPr>
        <w:t xml:space="preserve">Đầu </w:t>
      </w:r>
      <w:r w:rsidR="007A62E7" w:rsidRPr="00DC4FDF">
        <w:rPr>
          <w:bCs/>
          <w:color w:val="000000"/>
          <w:sz w:val="28"/>
          <w:szCs w:val="28"/>
          <w:lang w:val="vi-VN"/>
        </w:rPr>
        <w:t xml:space="preserve">vào: </w:t>
      </w:r>
      <w:r w:rsidR="00804296" w:rsidRPr="00DC4FDF">
        <w:rPr>
          <w:bCs/>
          <w:color w:val="000000"/>
          <w:sz w:val="28"/>
          <w:szCs w:val="28"/>
          <w:lang w:val="vi-VN"/>
        </w:rPr>
        <w:t xml:space="preserve">Khối dữ liệu 64 </w:t>
      </w:r>
      <w:proofErr w:type="spellStart"/>
      <w:r w:rsidR="00804296" w:rsidRPr="00DC4FDF">
        <w:rPr>
          <w:bCs/>
          <w:color w:val="000000"/>
          <w:sz w:val="28"/>
          <w:szCs w:val="28"/>
          <w:lang w:val="vi-VN"/>
        </w:rPr>
        <w:t>bit</w:t>
      </w:r>
      <w:proofErr w:type="spellEnd"/>
      <w:r w:rsidR="00804296" w:rsidRPr="00DC4FDF">
        <w:rPr>
          <w:bCs/>
          <w:color w:val="000000"/>
          <w:sz w:val="28"/>
          <w:szCs w:val="28"/>
          <w:lang w:val="vi-VN"/>
        </w:rPr>
        <w:t xml:space="preserve"> đã mã hóa và khóa </w:t>
      </w:r>
      <w:r w:rsidR="00FE1F8C" w:rsidRPr="00DC4FDF">
        <w:rPr>
          <w:bCs/>
          <w:color w:val="000000"/>
          <w:sz w:val="28"/>
          <w:szCs w:val="28"/>
          <w:lang w:val="vi-VN"/>
        </w:rPr>
        <w:t xml:space="preserve">chính </w:t>
      </w:r>
      <w:r w:rsidR="00804296" w:rsidRPr="00DC4FDF">
        <w:rPr>
          <w:bCs/>
          <w:color w:val="000000"/>
          <w:sz w:val="28"/>
          <w:szCs w:val="28"/>
          <w:lang w:val="vi-VN"/>
        </w:rPr>
        <w:t xml:space="preserve">64 </w:t>
      </w:r>
      <w:proofErr w:type="spellStart"/>
      <w:r w:rsidR="00804296" w:rsidRPr="00DC4FDF">
        <w:rPr>
          <w:bCs/>
          <w:color w:val="000000"/>
          <w:sz w:val="28"/>
          <w:szCs w:val="28"/>
          <w:lang w:val="vi-VN"/>
        </w:rPr>
        <w:t>bit</w:t>
      </w:r>
      <w:proofErr w:type="spellEnd"/>
      <w:r w:rsidR="00FE1F8C" w:rsidRPr="00DC4FDF">
        <w:rPr>
          <w:bCs/>
          <w:color w:val="000000"/>
          <w:sz w:val="28"/>
          <w:szCs w:val="28"/>
          <w:lang w:val="vi-VN"/>
        </w:rPr>
        <w:t xml:space="preserve"> </w:t>
      </w:r>
      <w:r w:rsidR="00FE1F8C" w:rsidRPr="00DC4FDF">
        <w:rPr>
          <w:color w:val="000000"/>
          <w:sz w:val="28"/>
          <w:szCs w:val="28"/>
          <w:lang w:val="vi-VN"/>
        </w:rPr>
        <w:t xml:space="preserve">(trong đó 56 </w:t>
      </w:r>
      <w:proofErr w:type="spellStart"/>
      <w:r w:rsidR="00FE1F8C" w:rsidRPr="00DC4FDF">
        <w:rPr>
          <w:color w:val="000000"/>
          <w:sz w:val="28"/>
          <w:szCs w:val="28"/>
          <w:lang w:val="vi-VN"/>
        </w:rPr>
        <w:t>bit</w:t>
      </w:r>
      <w:proofErr w:type="spellEnd"/>
      <w:r w:rsidR="00FE1F8C" w:rsidRPr="00DC4FDF">
        <w:rPr>
          <w:color w:val="000000"/>
          <w:sz w:val="28"/>
          <w:szCs w:val="28"/>
          <w:lang w:val="vi-VN"/>
        </w:rPr>
        <w:t xml:space="preserve"> dùng để sinh khóa con, 8 </w:t>
      </w:r>
      <w:proofErr w:type="spellStart"/>
      <w:r w:rsidR="00FE1F8C" w:rsidRPr="00DC4FDF">
        <w:rPr>
          <w:color w:val="000000"/>
          <w:sz w:val="28"/>
          <w:szCs w:val="28"/>
          <w:lang w:val="vi-VN"/>
        </w:rPr>
        <w:t>bit</w:t>
      </w:r>
      <w:proofErr w:type="spellEnd"/>
      <w:r w:rsidR="00FE1F8C" w:rsidRPr="00DC4FDF">
        <w:rPr>
          <w:color w:val="000000"/>
          <w:sz w:val="28"/>
          <w:szCs w:val="28"/>
          <w:lang w:val="vi-VN"/>
        </w:rPr>
        <w:t xml:space="preserve"> còn lại là </w:t>
      </w:r>
      <w:proofErr w:type="spellStart"/>
      <w:r w:rsidR="00FE1F8C" w:rsidRPr="00DC4FDF">
        <w:rPr>
          <w:color w:val="000000"/>
          <w:sz w:val="28"/>
          <w:szCs w:val="28"/>
          <w:lang w:val="vi-VN"/>
        </w:rPr>
        <w:t>bit</w:t>
      </w:r>
      <w:proofErr w:type="spellEnd"/>
      <w:r w:rsidR="00FE1F8C" w:rsidRPr="00DC4FDF">
        <w:rPr>
          <w:color w:val="000000"/>
          <w:sz w:val="28"/>
          <w:szCs w:val="28"/>
          <w:lang w:val="vi-VN"/>
        </w:rPr>
        <w:t xml:space="preserve"> chẵn lẻ).</w:t>
      </w:r>
    </w:p>
    <w:p w14:paraId="7203CEBE" w14:textId="67DE569F" w:rsidR="00DF6098" w:rsidRPr="00DC4FDF" w:rsidRDefault="00F72244" w:rsidP="002C7EE2">
      <w:pPr>
        <w:spacing w:before="60" w:after="60"/>
        <w:ind w:firstLine="570"/>
        <w:jc w:val="both"/>
        <w:rPr>
          <w:bCs/>
          <w:color w:val="000000"/>
          <w:sz w:val="28"/>
          <w:szCs w:val="28"/>
          <w:lang w:val="vi-VN"/>
        </w:rPr>
      </w:pPr>
      <w:r w:rsidRPr="00DC4FDF">
        <w:rPr>
          <w:bCs/>
          <w:color w:val="000000"/>
          <w:sz w:val="28"/>
          <w:szCs w:val="28"/>
          <w:lang w:val="vi-VN"/>
        </w:rPr>
        <w:t xml:space="preserve">- </w:t>
      </w:r>
      <w:r w:rsidR="00DF6098" w:rsidRPr="00DC4FDF">
        <w:rPr>
          <w:bCs/>
          <w:color w:val="000000"/>
          <w:sz w:val="28"/>
          <w:szCs w:val="28"/>
          <w:lang w:val="vi-VN"/>
        </w:rPr>
        <w:t xml:space="preserve">Đầu ra: Khối dữ liệu 64 </w:t>
      </w:r>
      <w:proofErr w:type="spellStart"/>
      <w:r w:rsidR="00DF6098" w:rsidRPr="00DC4FDF">
        <w:rPr>
          <w:bCs/>
          <w:color w:val="000000"/>
          <w:sz w:val="28"/>
          <w:szCs w:val="28"/>
          <w:lang w:val="vi-VN"/>
        </w:rPr>
        <w:t>bit</w:t>
      </w:r>
      <w:proofErr w:type="spellEnd"/>
      <w:r w:rsidR="00DF6098" w:rsidRPr="00DC4FDF">
        <w:rPr>
          <w:bCs/>
          <w:color w:val="000000"/>
          <w:sz w:val="28"/>
          <w:szCs w:val="28"/>
          <w:lang w:val="vi-VN"/>
        </w:rPr>
        <w:t xml:space="preserve"> đã được giải mã .</w:t>
      </w:r>
    </w:p>
    <w:p w14:paraId="6E23BA10" w14:textId="481FCE81" w:rsidR="008104A6" w:rsidRPr="00DC4FDF" w:rsidRDefault="00F72244" w:rsidP="008104A6">
      <w:pPr>
        <w:spacing w:before="60" w:after="60"/>
        <w:ind w:firstLine="570"/>
        <w:jc w:val="both"/>
        <w:rPr>
          <w:bCs/>
          <w:color w:val="000000"/>
          <w:sz w:val="28"/>
          <w:szCs w:val="28"/>
          <w:lang w:val="vi-VN"/>
        </w:rPr>
      </w:pPr>
      <w:r w:rsidRPr="00DC4FDF">
        <w:rPr>
          <w:bCs/>
          <w:color w:val="000000"/>
          <w:sz w:val="28"/>
          <w:szCs w:val="28"/>
          <w:lang w:val="vi-VN"/>
        </w:rPr>
        <w:t xml:space="preserve">- </w:t>
      </w:r>
      <w:r w:rsidR="00DF6098" w:rsidRPr="00DC4FDF">
        <w:rPr>
          <w:bCs/>
          <w:color w:val="000000"/>
          <w:sz w:val="28"/>
          <w:szCs w:val="28"/>
          <w:lang w:val="vi-VN"/>
        </w:rPr>
        <w:t xml:space="preserve">Nguyên </w:t>
      </w:r>
      <w:r w:rsidR="008104A6" w:rsidRPr="00DC4FDF">
        <w:rPr>
          <w:bCs/>
          <w:color w:val="000000"/>
          <w:sz w:val="28"/>
          <w:szCs w:val="28"/>
          <w:lang w:val="vi-VN"/>
        </w:rPr>
        <w:t xml:space="preserve">lý: Thuật toán giải mã DES sử dụng cấu trúc </w:t>
      </w:r>
      <w:proofErr w:type="spellStart"/>
      <w:r w:rsidR="008104A6" w:rsidRPr="00DC4FDF">
        <w:rPr>
          <w:bCs/>
          <w:color w:val="000000"/>
          <w:sz w:val="28"/>
          <w:szCs w:val="28"/>
          <w:lang w:val="vi-VN"/>
        </w:rPr>
        <w:t>Feistel</w:t>
      </w:r>
      <w:proofErr w:type="spellEnd"/>
      <w:r w:rsidR="008104A6" w:rsidRPr="00DC4FDF">
        <w:rPr>
          <w:bCs/>
          <w:color w:val="000000"/>
          <w:sz w:val="28"/>
          <w:szCs w:val="28"/>
          <w:lang w:val="vi-VN"/>
        </w:rPr>
        <w:t xml:space="preserve"> gồm 16 vòng,</w:t>
      </w:r>
    </w:p>
    <w:p w14:paraId="535DC8F3" w14:textId="7A481762" w:rsidR="008104A6" w:rsidRPr="00DC4FDF" w:rsidRDefault="008104A6" w:rsidP="00F72244">
      <w:pPr>
        <w:spacing w:before="60" w:after="60"/>
        <w:ind w:firstLine="570"/>
        <w:jc w:val="both"/>
        <w:rPr>
          <w:bCs/>
          <w:color w:val="000000"/>
          <w:sz w:val="28"/>
          <w:szCs w:val="28"/>
          <w:lang w:val="vi-VN"/>
        </w:rPr>
      </w:pPr>
      <w:r w:rsidRPr="00DC4FDF">
        <w:rPr>
          <w:bCs/>
          <w:color w:val="000000"/>
          <w:sz w:val="28"/>
          <w:szCs w:val="28"/>
          <w:lang w:val="vi-VN"/>
        </w:rPr>
        <w:t>giống như quá trình mã hóa nhưng khóa con dùng theo thứ tự ngược lại.</w:t>
      </w:r>
    </w:p>
    <w:p w14:paraId="5704C0A7" w14:textId="77777777" w:rsidR="00E4681F" w:rsidRPr="00DC4FDF" w:rsidRDefault="00E4681F">
      <w:pPr>
        <w:pStyle w:val="oancuaDanhsach"/>
        <w:numPr>
          <w:ilvl w:val="0"/>
          <w:numId w:val="5"/>
        </w:numPr>
        <w:spacing w:before="60" w:after="60"/>
        <w:jc w:val="both"/>
        <w:rPr>
          <w:b/>
          <w:bCs/>
          <w:color w:val="000000"/>
          <w:sz w:val="28"/>
          <w:szCs w:val="28"/>
          <w:lang w:val="vi-VN"/>
        </w:rPr>
      </w:pPr>
      <w:r w:rsidRPr="00DC4FDF">
        <w:rPr>
          <w:b/>
          <w:bCs/>
          <w:color w:val="000000"/>
          <w:sz w:val="28"/>
          <w:szCs w:val="28"/>
          <w:lang w:val="vi-VN"/>
        </w:rPr>
        <w:t>Các bước trong thuật toán mã hóa DES</w:t>
      </w:r>
    </w:p>
    <w:p w14:paraId="6458CC91" w14:textId="57BF3408" w:rsidR="00DB219A" w:rsidRPr="00DC4FDF" w:rsidRDefault="00DB219A" w:rsidP="00DB219A">
      <w:pPr>
        <w:spacing w:before="60"/>
        <w:jc w:val="both"/>
        <w:rPr>
          <w:color w:val="000000"/>
          <w:sz w:val="28"/>
          <w:szCs w:val="28"/>
          <w:lang w:val="vi-VN"/>
        </w:rPr>
      </w:pPr>
      <w:r w:rsidRPr="00DC4FDF">
        <w:rPr>
          <w:b/>
          <w:bCs/>
          <w:color w:val="000000"/>
          <w:sz w:val="28"/>
          <w:szCs w:val="28"/>
          <w:lang w:val="vi-VN"/>
        </w:rPr>
        <w:t xml:space="preserve">Bước 1: Hoán vị ban đầu </w:t>
      </w:r>
      <w:r w:rsidR="009C7EB5" w:rsidRPr="00DC4FDF">
        <w:rPr>
          <w:b/>
          <w:bCs/>
          <w:color w:val="000000"/>
          <w:sz w:val="28"/>
          <w:szCs w:val="28"/>
          <w:lang w:val="vi-VN"/>
        </w:rPr>
        <w:t>(</w:t>
      </w:r>
      <w:r w:rsidRPr="00DC4FDF">
        <w:rPr>
          <w:b/>
          <w:bCs/>
          <w:color w:val="000000"/>
          <w:sz w:val="28"/>
          <w:szCs w:val="28"/>
          <w:lang w:val="vi-VN"/>
        </w:rPr>
        <w:t>IP)</w:t>
      </w:r>
    </w:p>
    <w:p w14:paraId="3CA7F57B" w14:textId="24546EC2" w:rsidR="00EF70B6" w:rsidRPr="00DC4FDF" w:rsidRDefault="00EF70B6" w:rsidP="00EF70B6">
      <w:pPr>
        <w:spacing w:before="60"/>
        <w:ind w:firstLine="720"/>
        <w:jc w:val="both"/>
        <w:rPr>
          <w:color w:val="000000"/>
          <w:sz w:val="28"/>
          <w:szCs w:val="28"/>
          <w:lang w:val="vi-VN"/>
        </w:rPr>
      </w:pPr>
      <w:r w:rsidRPr="00DC4FDF">
        <w:rPr>
          <w:color w:val="000000"/>
          <w:sz w:val="28"/>
          <w:szCs w:val="28"/>
          <w:lang w:val="vi-VN"/>
        </w:rPr>
        <w:t xml:space="preserve">Khối dữ liệu mã hóa 64 </w:t>
      </w:r>
      <w:proofErr w:type="spellStart"/>
      <w:r w:rsidRPr="00DC4FDF">
        <w:rPr>
          <w:color w:val="000000"/>
          <w:sz w:val="28"/>
          <w:szCs w:val="28"/>
          <w:lang w:val="vi-VN"/>
        </w:rPr>
        <w:t>bit</w:t>
      </w:r>
      <w:proofErr w:type="spellEnd"/>
      <w:r w:rsidRPr="00DC4FDF">
        <w:rPr>
          <w:color w:val="000000"/>
          <w:sz w:val="28"/>
          <w:szCs w:val="28"/>
          <w:lang w:val="vi-VN"/>
        </w:rPr>
        <w:t xml:space="preserve"> được đưa qua phép hoán vị ban đầu </w:t>
      </w:r>
      <w:r w:rsidR="00171A42" w:rsidRPr="00DC4FDF">
        <w:rPr>
          <w:color w:val="000000"/>
          <w:sz w:val="28"/>
          <w:szCs w:val="28"/>
          <w:lang w:val="vi-VN"/>
        </w:rPr>
        <w:t>IP.</w:t>
      </w:r>
    </w:p>
    <w:p w14:paraId="62B1A304" w14:textId="36757A58" w:rsidR="00171A42" w:rsidRPr="00DC4FDF" w:rsidRDefault="00171A42" w:rsidP="00171A42">
      <w:pPr>
        <w:spacing w:before="60"/>
        <w:ind w:firstLine="720"/>
        <w:jc w:val="both"/>
        <w:rPr>
          <w:color w:val="000000"/>
          <w:sz w:val="28"/>
          <w:szCs w:val="28"/>
          <w:lang w:val="vi-VN"/>
        </w:rPr>
      </w:pPr>
      <w:r w:rsidRPr="00DC4FDF">
        <w:rPr>
          <w:color w:val="000000"/>
          <w:sz w:val="28"/>
          <w:szCs w:val="28"/>
          <w:lang w:val="vi-VN"/>
        </w:rPr>
        <w:t xml:space="preserve">Kết quả sau phép hoán vị là một khối dữ liệu 64 </w:t>
      </w:r>
      <w:proofErr w:type="spellStart"/>
      <w:r w:rsidRPr="00DC4FDF">
        <w:rPr>
          <w:color w:val="000000"/>
          <w:sz w:val="28"/>
          <w:szCs w:val="28"/>
          <w:lang w:val="vi-VN"/>
        </w:rPr>
        <w:t>bit</w:t>
      </w:r>
      <w:proofErr w:type="spellEnd"/>
      <w:r w:rsidRPr="00DC4FDF">
        <w:rPr>
          <w:color w:val="000000"/>
          <w:sz w:val="28"/>
          <w:szCs w:val="28"/>
          <w:lang w:val="vi-VN"/>
        </w:rPr>
        <w:t>:</w:t>
      </w:r>
    </w:p>
    <w:p w14:paraId="511B4A57" w14:textId="75457D30" w:rsidR="00171A42" w:rsidRPr="00DC4FDF" w:rsidRDefault="00536D04" w:rsidP="00171A42">
      <w:pPr>
        <w:spacing w:before="60"/>
        <w:ind w:firstLine="720"/>
        <w:jc w:val="both"/>
        <w:rPr>
          <w:i/>
          <w:color w:val="000000"/>
          <w:sz w:val="28"/>
          <w:szCs w:val="28"/>
          <w:lang w:val="vi-VN"/>
        </w:rPr>
      </w:pPr>
      <m:oMathPara>
        <m:oMath>
          <m:r>
            <w:rPr>
              <w:rFonts w:ascii="Cambria Math" w:hAnsi="Cambria Math"/>
              <w:color w:val="000000"/>
              <w:sz w:val="28"/>
              <w:szCs w:val="28"/>
            </w:rPr>
            <m:t>IP(C)</m:t>
          </m:r>
        </m:oMath>
      </m:oMathPara>
    </w:p>
    <w:p w14:paraId="03C8BC1D" w14:textId="77777777" w:rsidR="00536D04" w:rsidRPr="00DC4FDF" w:rsidRDefault="00536D04" w:rsidP="00536D04">
      <w:pPr>
        <w:spacing w:before="60"/>
        <w:ind w:firstLine="720"/>
        <w:jc w:val="both"/>
        <w:rPr>
          <w:iCs/>
          <w:color w:val="000000"/>
          <w:sz w:val="28"/>
          <w:szCs w:val="28"/>
          <w:lang w:val="vi-VN"/>
        </w:rPr>
      </w:pPr>
      <w:r w:rsidRPr="00DC4FDF">
        <w:rPr>
          <w:iCs/>
          <w:color w:val="000000"/>
          <w:sz w:val="28"/>
          <w:szCs w:val="28"/>
          <w:lang w:val="vi-VN"/>
        </w:rPr>
        <w:t>Sau đó khối dữ liệu được chia thành hai phần bằng nhau:</w:t>
      </w:r>
    </w:p>
    <w:p w14:paraId="46E55B28" w14:textId="46A0AFD8" w:rsidR="00536D04" w:rsidRPr="00DC4FDF" w:rsidRDefault="00000000">
      <w:pPr>
        <w:pStyle w:val="oancuaDanhsach"/>
        <w:numPr>
          <w:ilvl w:val="0"/>
          <w:numId w:val="11"/>
        </w:numPr>
        <w:spacing w:before="60"/>
        <w:jc w:val="both"/>
        <w:rPr>
          <w:iCs/>
          <w:color w:val="000000"/>
          <w:sz w:val="28"/>
          <w:szCs w:val="28"/>
        </w:rPr>
      </w:pPr>
      <m:oMath>
        <m:sSub>
          <m:sSubPr>
            <m:ctrlPr>
              <w:rPr>
                <w:rFonts w:ascii="Cambria Math" w:hAnsi="Cambria Math"/>
                <w:iCs/>
                <w:color w:val="000000"/>
                <w:sz w:val="28"/>
                <w:szCs w:val="28"/>
              </w:rPr>
            </m:ctrlPr>
          </m:sSubPr>
          <m:e>
            <m:r>
              <m:rPr>
                <m:sty m:val="p"/>
              </m:rPr>
              <w:rPr>
                <w:rFonts w:ascii="Cambria Math" w:hAnsi="Cambria Math"/>
                <w:color w:val="000000"/>
                <w:sz w:val="28"/>
                <w:szCs w:val="28"/>
              </w:rPr>
              <m:t>L</m:t>
            </m:r>
          </m:e>
          <m:sub>
            <m:r>
              <m:rPr>
                <m:sty m:val="p"/>
              </m:rPr>
              <w:rPr>
                <w:rFonts w:ascii="Cambria Math" w:hAnsi="Cambria Math"/>
                <w:color w:val="000000"/>
                <w:sz w:val="28"/>
                <w:szCs w:val="28"/>
              </w:rPr>
              <m:t>0</m:t>
            </m:r>
          </m:sub>
        </m:sSub>
      </m:oMath>
      <w:r w:rsidR="00536D04" w:rsidRPr="00DC4FDF">
        <w:rPr>
          <w:iCs/>
          <w:color w:val="000000"/>
          <w:sz w:val="28"/>
          <w:szCs w:val="28"/>
        </w:rPr>
        <w:t xml:space="preserve">: </w:t>
      </w:r>
      <w:proofErr w:type="gramStart"/>
      <w:r w:rsidR="00536D04" w:rsidRPr="00DC4FDF">
        <w:rPr>
          <w:iCs/>
          <w:color w:val="000000"/>
          <w:sz w:val="28"/>
          <w:szCs w:val="28"/>
        </w:rPr>
        <w:t>32 bit</w:t>
      </w:r>
      <w:proofErr w:type="gramEnd"/>
      <w:r w:rsidR="00536D04" w:rsidRPr="00DC4FDF">
        <w:rPr>
          <w:iCs/>
          <w:color w:val="000000"/>
          <w:sz w:val="28"/>
          <w:szCs w:val="28"/>
        </w:rPr>
        <w:t xml:space="preserve"> bên trái. </w:t>
      </w:r>
    </w:p>
    <w:p w14:paraId="67E6F754" w14:textId="5AA5B293" w:rsidR="00536D04" w:rsidRPr="00DC4FDF" w:rsidRDefault="00000000">
      <w:pPr>
        <w:pStyle w:val="oancuaDanhsach"/>
        <w:numPr>
          <w:ilvl w:val="0"/>
          <w:numId w:val="11"/>
        </w:numPr>
        <w:spacing w:before="60"/>
        <w:jc w:val="both"/>
        <w:rPr>
          <w:iCs/>
          <w:color w:val="000000"/>
          <w:sz w:val="28"/>
          <w:szCs w:val="28"/>
        </w:rPr>
      </w:pPr>
      <m:oMath>
        <m:sSub>
          <m:sSubPr>
            <m:ctrlPr>
              <w:rPr>
                <w:rFonts w:ascii="Cambria Math" w:hAnsi="Cambria Math"/>
                <w:iCs/>
                <w:color w:val="000000"/>
                <w:sz w:val="28"/>
                <w:szCs w:val="28"/>
              </w:rPr>
            </m:ctrlPr>
          </m:sSubPr>
          <m:e>
            <m:r>
              <m:rPr>
                <m:sty m:val="p"/>
              </m:rPr>
              <w:rPr>
                <w:rFonts w:ascii="Cambria Math" w:hAnsi="Cambria Math"/>
                <w:color w:val="000000"/>
                <w:sz w:val="28"/>
                <w:szCs w:val="28"/>
              </w:rPr>
              <m:t>R</m:t>
            </m:r>
          </m:e>
          <m:sub>
            <m:r>
              <m:rPr>
                <m:sty m:val="p"/>
              </m:rPr>
              <w:rPr>
                <w:rFonts w:ascii="Cambria Math" w:hAnsi="Cambria Math"/>
                <w:color w:val="000000"/>
                <w:sz w:val="28"/>
                <w:szCs w:val="28"/>
              </w:rPr>
              <m:t>0</m:t>
            </m:r>
          </m:sub>
        </m:sSub>
      </m:oMath>
      <w:r w:rsidR="00536D04" w:rsidRPr="00DC4FDF">
        <w:rPr>
          <w:iCs/>
          <w:color w:val="000000"/>
          <w:sz w:val="28"/>
          <w:szCs w:val="28"/>
        </w:rPr>
        <w:t xml:space="preserve">: </w:t>
      </w:r>
      <w:proofErr w:type="gramStart"/>
      <w:r w:rsidR="00536D04" w:rsidRPr="00DC4FDF">
        <w:rPr>
          <w:iCs/>
          <w:color w:val="000000"/>
          <w:sz w:val="28"/>
          <w:szCs w:val="28"/>
        </w:rPr>
        <w:t>32 bit</w:t>
      </w:r>
      <w:proofErr w:type="gramEnd"/>
      <w:r w:rsidR="00536D04" w:rsidRPr="00DC4FDF">
        <w:rPr>
          <w:iCs/>
          <w:color w:val="000000"/>
          <w:sz w:val="28"/>
          <w:szCs w:val="28"/>
        </w:rPr>
        <w:t xml:space="preserve"> </w:t>
      </w:r>
      <w:proofErr w:type="spellStart"/>
      <w:r w:rsidR="00536D04" w:rsidRPr="00DC4FDF">
        <w:rPr>
          <w:iCs/>
          <w:color w:val="000000"/>
          <w:sz w:val="28"/>
          <w:szCs w:val="28"/>
        </w:rPr>
        <w:t>bên</w:t>
      </w:r>
      <w:proofErr w:type="spellEnd"/>
      <w:r w:rsidR="00536D04" w:rsidRPr="00DC4FDF">
        <w:rPr>
          <w:iCs/>
          <w:color w:val="000000"/>
          <w:sz w:val="28"/>
          <w:szCs w:val="28"/>
        </w:rPr>
        <w:t xml:space="preserve"> </w:t>
      </w:r>
      <w:proofErr w:type="spellStart"/>
      <w:r w:rsidR="00536D04" w:rsidRPr="00DC4FDF">
        <w:rPr>
          <w:iCs/>
          <w:color w:val="000000"/>
          <w:sz w:val="28"/>
          <w:szCs w:val="28"/>
        </w:rPr>
        <w:t>phải</w:t>
      </w:r>
      <w:proofErr w:type="spellEnd"/>
      <w:r w:rsidR="00536D04" w:rsidRPr="00DC4FDF">
        <w:rPr>
          <w:iCs/>
          <w:color w:val="000000"/>
          <w:sz w:val="28"/>
          <w:szCs w:val="28"/>
        </w:rPr>
        <w:t>.</w:t>
      </w:r>
    </w:p>
    <w:p w14:paraId="13BF9A50" w14:textId="77777777" w:rsidR="00D313BC" w:rsidRPr="00DC4FDF" w:rsidRDefault="00D313BC" w:rsidP="00D313BC">
      <w:pPr>
        <w:spacing w:before="60" w:after="60"/>
        <w:jc w:val="both"/>
        <w:rPr>
          <w:b/>
          <w:bCs/>
          <w:color w:val="000000"/>
          <w:sz w:val="28"/>
          <w:szCs w:val="28"/>
          <w:lang w:val="vi-VN"/>
        </w:rPr>
      </w:pPr>
      <w:proofErr w:type="spellStart"/>
      <w:r w:rsidRPr="00DC4FDF">
        <w:rPr>
          <w:b/>
          <w:bCs/>
          <w:color w:val="000000"/>
          <w:sz w:val="28"/>
          <w:szCs w:val="28"/>
        </w:rPr>
        <w:t>Bước</w:t>
      </w:r>
      <w:proofErr w:type="spellEnd"/>
      <w:r w:rsidRPr="00DC4FDF">
        <w:rPr>
          <w:b/>
          <w:bCs/>
          <w:color w:val="000000"/>
          <w:sz w:val="28"/>
          <w:szCs w:val="28"/>
        </w:rPr>
        <w:t xml:space="preserve"> 2: </w:t>
      </w:r>
      <w:proofErr w:type="spellStart"/>
      <w:r w:rsidRPr="00DC4FDF">
        <w:rPr>
          <w:b/>
          <w:bCs/>
          <w:color w:val="000000"/>
          <w:sz w:val="28"/>
          <w:szCs w:val="28"/>
        </w:rPr>
        <w:t>Thực</w:t>
      </w:r>
      <w:proofErr w:type="spellEnd"/>
      <w:r w:rsidRPr="00DC4FDF">
        <w:rPr>
          <w:b/>
          <w:bCs/>
          <w:color w:val="000000"/>
          <w:sz w:val="28"/>
          <w:szCs w:val="28"/>
        </w:rPr>
        <w:t xml:space="preserve"> </w:t>
      </w:r>
      <w:proofErr w:type="spellStart"/>
      <w:r w:rsidRPr="00DC4FDF">
        <w:rPr>
          <w:b/>
          <w:bCs/>
          <w:color w:val="000000"/>
          <w:sz w:val="28"/>
          <w:szCs w:val="28"/>
        </w:rPr>
        <w:t>hiện</w:t>
      </w:r>
      <w:proofErr w:type="spellEnd"/>
      <w:r w:rsidRPr="00DC4FDF">
        <w:rPr>
          <w:b/>
          <w:bCs/>
          <w:color w:val="000000"/>
          <w:sz w:val="28"/>
          <w:szCs w:val="28"/>
        </w:rPr>
        <w:t xml:space="preserve"> 16 </w:t>
      </w:r>
      <w:proofErr w:type="spellStart"/>
      <w:r w:rsidRPr="00DC4FDF">
        <w:rPr>
          <w:b/>
          <w:bCs/>
          <w:color w:val="000000"/>
          <w:sz w:val="28"/>
          <w:szCs w:val="28"/>
        </w:rPr>
        <w:t>vòng</w:t>
      </w:r>
      <w:proofErr w:type="spellEnd"/>
      <w:r w:rsidRPr="00DC4FDF">
        <w:rPr>
          <w:b/>
          <w:bCs/>
          <w:color w:val="000000"/>
          <w:sz w:val="28"/>
          <w:szCs w:val="28"/>
        </w:rPr>
        <w:t xml:space="preserve"> Feistel</w:t>
      </w:r>
    </w:p>
    <w:p w14:paraId="51052B1B" w14:textId="77777777" w:rsidR="00F56F4F" w:rsidRPr="00DC4FDF" w:rsidRDefault="00F56F4F" w:rsidP="00F56F4F">
      <w:pPr>
        <w:spacing w:before="60" w:after="60"/>
        <w:jc w:val="both"/>
        <w:rPr>
          <w:color w:val="000000"/>
          <w:sz w:val="28"/>
          <w:szCs w:val="28"/>
          <w:lang w:val="vi-VN"/>
        </w:rPr>
      </w:pPr>
      <w:r w:rsidRPr="00DC4FDF">
        <w:rPr>
          <w:color w:val="000000"/>
          <w:sz w:val="28"/>
          <w:szCs w:val="28"/>
          <w:lang w:val="vi-VN"/>
        </w:rPr>
        <w:tab/>
        <w:t xml:space="preserve">DES thực hiện 16 vòng </w:t>
      </w:r>
      <w:proofErr w:type="spellStart"/>
      <w:r w:rsidRPr="00DC4FDF">
        <w:rPr>
          <w:color w:val="000000"/>
          <w:sz w:val="28"/>
          <w:szCs w:val="28"/>
          <w:lang w:val="vi-VN"/>
        </w:rPr>
        <w:t>Feistel</w:t>
      </w:r>
      <w:proofErr w:type="spellEnd"/>
      <w:r w:rsidRPr="00DC4FDF">
        <w:rPr>
          <w:color w:val="000000"/>
          <w:sz w:val="28"/>
          <w:szCs w:val="28"/>
          <w:lang w:val="vi-VN"/>
        </w:rPr>
        <w:t xml:space="preserve"> liên tiếp giống như quá trình mã hóa.</w:t>
      </w:r>
    </w:p>
    <w:p w14:paraId="4E53986E" w14:textId="200931C7" w:rsidR="00F56F4F" w:rsidRPr="00DC4FDF" w:rsidRDefault="00F56F4F" w:rsidP="00641D05">
      <w:pPr>
        <w:spacing w:before="60" w:after="60"/>
        <w:ind w:firstLine="720"/>
        <w:jc w:val="both"/>
        <w:rPr>
          <w:color w:val="000000"/>
          <w:sz w:val="28"/>
          <w:szCs w:val="28"/>
          <w:lang w:val="vi-VN"/>
        </w:rPr>
      </w:pPr>
      <w:r w:rsidRPr="00DC4FDF">
        <w:rPr>
          <w:color w:val="000000"/>
          <w:sz w:val="28"/>
          <w:szCs w:val="28"/>
          <w:lang w:val="vi-VN"/>
        </w:rPr>
        <w:t xml:space="preserve">Tại mỗi vòng </w:t>
      </w:r>
      <m:oMath>
        <m:r>
          <w:rPr>
            <w:rFonts w:ascii="Cambria Math" w:hAnsi="Cambria Math"/>
            <w:color w:val="000000"/>
            <w:sz w:val="28"/>
            <w:szCs w:val="28"/>
            <w:lang w:val="vi-VN"/>
          </w:rPr>
          <m:t>i</m:t>
        </m:r>
      </m:oMath>
      <w:r w:rsidRPr="00DC4FDF">
        <w:rPr>
          <w:color w:val="000000"/>
          <w:sz w:val="28"/>
          <w:szCs w:val="28"/>
          <w:lang w:val="vi-VN"/>
        </w:rPr>
        <w:t>, dữ liệu được xử lý theo công thức:</w:t>
      </w:r>
    </w:p>
    <w:p w14:paraId="375411F2" w14:textId="4DFBAE3A" w:rsidR="00D313BC" w:rsidRPr="00DC4FDF" w:rsidRDefault="00000000" w:rsidP="00F56F4F">
      <w:pPr>
        <w:spacing w:before="60" w:after="60"/>
        <w:jc w:val="both"/>
        <w:rPr>
          <w:b/>
          <w:bCs/>
          <w:color w:val="000000"/>
          <w:sz w:val="28"/>
          <w:szCs w:val="28"/>
          <w:lang w:val="vi-VN"/>
        </w:rPr>
      </w:pPr>
      <m:oMathPara>
        <m:oMath>
          <m:sSub>
            <m:sSubPr>
              <m:ctrlPr>
                <w:rPr>
                  <w:rFonts w:ascii="Cambria Math" w:hAnsi="Cambria Math"/>
                  <w:color w:val="000000"/>
                  <w:sz w:val="28"/>
                  <w:szCs w:val="28"/>
                </w:rPr>
              </m:ctrlPr>
            </m:sSubPr>
            <m:e>
              <m:r>
                <w:rPr>
                  <w:rFonts w:ascii="Cambria Math" w:hAnsi="Cambria Math"/>
                  <w:color w:val="000000"/>
                  <w:sz w:val="28"/>
                  <w:szCs w:val="28"/>
                </w:rPr>
                <m:t>L</m:t>
              </m:r>
            </m:e>
            <m:sub>
              <m:r>
                <w:rPr>
                  <w:rFonts w:ascii="Cambria Math" w:hAnsi="Cambria Math"/>
                  <w:color w:val="000000"/>
                  <w:sz w:val="28"/>
                  <w:szCs w:val="28"/>
                </w:rPr>
                <m:t>i</m:t>
              </m:r>
            </m:sub>
          </m:sSub>
          <m:r>
            <w:rPr>
              <w:rFonts w:ascii="Cambria Math" w:hAnsi="Cambria Math"/>
              <w:color w:val="000000"/>
              <w:sz w:val="28"/>
              <w:szCs w:val="28"/>
            </w:rPr>
            <m:t>=</m:t>
          </m:r>
          <m:sSub>
            <m:sSubPr>
              <m:ctrlPr>
                <w:rPr>
                  <w:rFonts w:ascii="Cambria Math" w:hAnsi="Cambria Math"/>
                  <w:color w:val="000000"/>
                  <w:sz w:val="28"/>
                  <w:szCs w:val="28"/>
                </w:rPr>
              </m:ctrlPr>
            </m:sSubPr>
            <m:e>
              <m:r>
                <w:rPr>
                  <w:rFonts w:ascii="Cambria Math" w:hAnsi="Cambria Math"/>
                  <w:color w:val="000000"/>
                  <w:sz w:val="28"/>
                  <w:szCs w:val="28"/>
                </w:rPr>
                <m:t>R</m:t>
              </m:r>
            </m:e>
            <m:sub>
              <m:r>
                <w:rPr>
                  <w:rFonts w:ascii="Cambria Math" w:hAnsi="Cambria Math"/>
                  <w:color w:val="000000"/>
                  <w:sz w:val="28"/>
                  <w:szCs w:val="28"/>
                </w:rPr>
                <m:t>i-1</m:t>
              </m:r>
            </m:sub>
          </m:sSub>
          <m:r>
            <m:rPr>
              <m:sty m:val="p"/>
            </m:rPr>
            <w:rPr>
              <w:rFonts w:ascii="Cambria Math" w:hAnsi="Cambria Math"/>
              <w:color w:val="000000"/>
              <w:sz w:val="28"/>
              <w:szCs w:val="28"/>
            </w:rPr>
            <w:br/>
          </m:r>
        </m:oMath>
        <m:oMath>
          <m:sSub>
            <m:sSubPr>
              <m:ctrlPr>
                <w:rPr>
                  <w:rFonts w:ascii="Cambria Math" w:hAnsi="Cambria Math"/>
                  <w:color w:val="000000"/>
                  <w:sz w:val="28"/>
                  <w:szCs w:val="28"/>
                </w:rPr>
              </m:ctrlPr>
            </m:sSubPr>
            <m:e>
              <m:r>
                <w:rPr>
                  <w:rFonts w:ascii="Cambria Math" w:hAnsi="Cambria Math"/>
                  <w:color w:val="000000"/>
                  <w:sz w:val="28"/>
                  <w:szCs w:val="28"/>
                </w:rPr>
                <m:t>R</m:t>
              </m:r>
            </m:e>
            <m:sub>
              <m:r>
                <w:rPr>
                  <w:rFonts w:ascii="Cambria Math" w:hAnsi="Cambria Math"/>
                  <w:color w:val="000000"/>
                  <w:sz w:val="28"/>
                  <w:szCs w:val="28"/>
                </w:rPr>
                <m:t>i</m:t>
              </m:r>
            </m:sub>
          </m:sSub>
          <m:r>
            <w:rPr>
              <w:rFonts w:ascii="Cambria Math" w:hAnsi="Cambria Math"/>
              <w:color w:val="000000"/>
              <w:sz w:val="28"/>
              <w:szCs w:val="28"/>
            </w:rPr>
            <m:t>=</m:t>
          </m:r>
          <m:sSub>
            <m:sSubPr>
              <m:ctrlPr>
                <w:rPr>
                  <w:rFonts w:ascii="Cambria Math" w:hAnsi="Cambria Math"/>
                  <w:color w:val="000000"/>
                  <w:sz w:val="28"/>
                  <w:szCs w:val="28"/>
                </w:rPr>
              </m:ctrlPr>
            </m:sSubPr>
            <m:e>
              <m:r>
                <w:rPr>
                  <w:rFonts w:ascii="Cambria Math" w:hAnsi="Cambria Math"/>
                  <w:color w:val="000000"/>
                  <w:sz w:val="28"/>
                  <w:szCs w:val="28"/>
                </w:rPr>
                <m:t>L</m:t>
              </m:r>
            </m:e>
            <m:sub>
              <m:r>
                <w:rPr>
                  <w:rFonts w:ascii="Cambria Math" w:hAnsi="Cambria Math"/>
                  <w:color w:val="000000"/>
                  <w:sz w:val="28"/>
                  <w:szCs w:val="28"/>
                </w:rPr>
                <m:t>i-1</m:t>
              </m:r>
            </m:sub>
          </m:sSub>
          <m:r>
            <w:rPr>
              <w:rFonts w:ascii="Cambria Math" w:hAnsi="Cambria Math"/>
              <w:color w:val="000000"/>
              <w:sz w:val="28"/>
              <w:szCs w:val="28"/>
            </w:rPr>
            <m:t>⊕F(</m:t>
          </m:r>
          <m:sSub>
            <m:sSubPr>
              <m:ctrlPr>
                <w:rPr>
                  <w:rFonts w:ascii="Cambria Math" w:hAnsi="Cambria Math"/>
                  <w:color w:val="000000"/>
                  <w:sz w:val="28"/>
                  <w:szCs w:val="28"/>
                </w:rPr>
              </m:ctrlPr>
            </m:sSubPr>
            <m:e>
              <m:r>
                <w:rPr>
                  <w:rFonts w:ascii="Cambria Math" w:hAnsi="Cambria Math"/>
                  <w:color w:val="000000"/>
                  <w:sz w:val="28"/>
                  <w:szCs w:val="28"/>
                </w:rPr>
                <m:t>R</m:t>
              </m:r>
            </m:e>
            <m:sub>
              <m:r>
                <w:rPr>
                  <w:rFonts w:ascii="Cambria Math" w:hAnsi="Cambria Math"/>
                  <w:color w:val="000000"/>
                  <w:sz w:val="28"/>
                  <w:szCs w:val="28"/>
                </w:rPr>
                <m:t>i-1</m:t>
              </m:r>
            </m:sub>
          </m:sSub>
          <m:r>
            <w:rPr>
              <w:rFonts w:ascii="Cambria Math" w:hAnsi="Cambria Math"/>
              <w:color w:val="000000"/>
              <w:sz w:val="28"/>
              <w:szCs w:val="28"/>
            </w:rPr>
            <m:t>,</m:t>
          </m:r>
          <m:sSub>
            <m:sSubPr>
              <m:ctrlPr>
                <w:rPr>
                  <w:rFonts w:ascii="Cambria Math" w:hAnsi="Cambria Math"/>
                  <w:color w:val="000000"/>
                  <w:sz w:val="28"/>
                  <w:szCs w:val="28"/>
                </w:rPr>
              </m:ctrlPr>
            </m:sSubPr>
            <m:e>
              <m:r>
                <w:rPr>
                  <w:rFonts w:ascii="Cambria Math" w:hAnsi="Cambria Math"/>
                  <w:color w:val="000000"/>
                  <w:sz w:val="28"/>
                  <w:szCs w:val="28"/>
                </w:rPr>
                <m:t>K</m:t>
              </m:r>
            </m:e>
            <m:sub>
              <m:r>
                <w:rPr>
                  <w:rFonts w:ascii="Cambria Math" w:hAnsi="Cambria Math"/>
                  <w:color w:val="000000"/>
                  <w:sz w:val="28"/>
                  <w:szCs w:val="28"/>
                </w:rPr>
                <m:t>17-i</m:t>
              </m:r>
            </m:sub>
          </m:sSub>
          <m:r>
            <w:rPr>
              <w:rFonts w:ascii="Cambria Math" w:hAnsi="Cambria Math"/>
              <w:color w:val="000000"/>
              <w:sz w:val="28"/>
              <w:szCs w:val="28"/>
            </w:rPr>
            <m:t>)</m:t>
          </m:r>
          <m:r>
            <m:rPr>
              <m:sty m:val="p"/>
            </m:rPr>
            <w:rPr>
              <w:rFonts w:ascii="Cambria Math" w:hAnsi="Cambria Math"/>
              <w:color w:val="000000"/>
              <w:sz w:val="28"/>
              <w:szCs w:val="28"/>
            </w:rPr>
            <w:br/>
          </m:r>
        </m:oMath>
      </m:oMathPara>
    </w:p>
    <w:p w14:paraId="1A2FDC59" w14:textId="77777777" w:rsidR="00F13879" w:rsidRPr="00DC4FDF" w:rsidRDefault="00F13879" w:rsidP="00641D05">
      <w:pPr>
        <w:spacing w:before="60"/>
        <w:ind w:firstLine="720"/>
        <w:jc w:val="both"/>
        <w:rPr>
          <w:iCs/>
          <w:color w:val="000000"/>
          <w:sz w:val="28"/>
          <w:szCs w:val="28"/>
        </w:rPr>
      </w:pPr>
      <w:r w:rsidRPr="00DC4FDF">
        <w:rPr>
          <w:iCs/>
          <w:color w:val="000000"/>
          <w:sz w:val="28"/>
          <w:szCs w:val="28"/>
        </w:rPr>
        <w:t xml:space="preserve">Trong </w:t>
      </w:r>
      <w:proofErr w:type="spellStart"/>
      <w:r w:rsidRPr="00DC4FDF">
        <w:rPr>
          <w:iCs/>
          <w:color w:val="000000"/>
          <w:sz w:val="28"/>
          <w:szCs w:val="28"/>
        </w:rPr>
        <w:t>đó</w:t>
      </w:r>
      <w:proofErr w:type="spellEnd"/>
      <w:r w:rsidRPr="00DC4FDF">
        <w:rPr>
          <w:iCs/>
          <w:color w:val="000000"/>
          <w:sz w:val="28"/>
          <w:szCs w:val="28"/>
        </w:rPr>
        <w:t>:</w:t>
      </w:r>
    </w:p>
    <w:p w14:paraId="39250206" w14:textId="5471FD3C" w:rsidR="00F13879" w:rsidRPr="00DC4FDF" w:rsidRDefault="00000000">
      <w:pPr>
        <w:pStyle w:val="oancuaDanhsach"/>
        <w:numPr>
          <w:ilvl w:val="0"/>
          <w:numId w:val="12"/>
        </w:numPr>
        <w:spacing w:before="60"/>
        <w:jc w:val="both"/>
        <w:rPr>
          <w:iCs/>
          <w:color w:val="000000"/>
          <w:sz w:val="28"/>
          <w:szCs w:val="28"/>
        </w:rPr>
      </w:pPr>
      <m:oMath>
        <m:sSub>
          <m:sSubPr>
            <m:ctrlPr>
              <w:rPr>
                <w:rFonts w:ascii="Cambria Math" w:hAnsi="Cambria Math"/>
                <w:iCs/>
                <w:color w:val="000000"/>
                <w:sz w:val="28"/>
                <w:szCs w:val="28"/>
              </w:rPr>
            </m:ctrlPr>
          </m:sSubPr>
          <m:e>
            <m:r>
              <w:rPr>
                <w:rFonts w:ascii="Cambria Math" w:hAnsi="Cambria Math"/>
                <w:color w:val="000000"/>
                <w:sz w:val="28"/>
                <w:szCs w:val="28"/>
              </w:rPr>
              <m:t>L</m:t>
            </m:r>
          </m:e>
          <m:sub>
            <m:r>
              <w:rPr>
                <w:rFonts w:ascii="Cambria Math" w:hAnsi="Cambria Math"/>
                <w:color w:val="000000"/>
                <w:sz w:val="28"/>
                <w:szCs w:val="28"/>
              </w:rPr>
              <m:t>i</m:t>
            </m:r>
          </m:sub>
        </m:sSub>
      </m:oMath>
      <w:r w:rsidR="00F13879" w:rsidRPr="00DC4FDF">
        <w:rPr>
          <w:iCs/>
          <w:color w:val="000000"/>
          <w:sz w:val="28"/>
          <w:szCs w:val="28"/>
        </w:rPr>
        <w:t xml:space="preserve">, </w:t>
      </w:r>
      <m:oMath>
        <m:sSub>
          <m:sSubPr>
            <m:ctrlPr>
              <w:rPr>
                <w:rFonts w:ascii="Cambria Math" w:hAnsi="Cambria Math"/>
                <w:iCs/>
                <w:color w:val="000000"/>
                <w:sz w:val="28"/>
                <w:szCs w:val="28"/>
              </w:rPr>
            </m:ctrlPr>
          </m:sSubPr>
          <m:e>
            <m:r>
              <w:rPr>
                <w:rFonts w:ascii="Cambria Math" w:hAnsi="Cambria Math"/>
                <w:color w:val="000000"/>
                <w:sz w:val="28"/>
                <w:szCs w:val="28"/>
              </w:rPr>
              <m:t>R</m:t>
            </m:r>
          </m:e>
          <m:sub>
            <m:r>
              <w:rPr>
                <w:rFonts w:ascii="Cambria Math" w:hAnsi="Cambria Math"/>
                <w:color w:val="000000"/>
                <w:sz w:val="28"/>
                <w:szCs w:val="28"/>
              </w:rPr>
              <m:t>i</m:t>
            </m:r>
          </m:sub>
        </m:sSub>
      </m:oMath>
      <w:r w:rsidR="00F13879" w:rsidRPr="00DC4FDF">
        <w:rPr>
          <w:iCs/>
          <w:color w:val="000000"/>
          <w:sz w:val="28"/>
          <w:szCs w:val="28"/>
        </w:rPr>
        <w:t xml:space="preserve">: </w:t>
      </w:r>
      <w:proofErr w:type="spellStart"/>
      <w:r w:rsidR="00F13879" w:rsidRPr="00DC4FDF">
        <w:rPr>
          <w:iCs/>
          <w:color w:val="000000"/>
          <w:sz w:val="28"/>
          <w:szCs w:val="28"/>
        </w:rPr>
        <w:t>dữ</w:t>
      </w:r>
      <w:proofErr w:type="spellEnd"/>
      <w:r w:rsidR="00F13879" w:rsidRPr="00DC4FDF">
        <w:rPr>
          <w:iCs/>
          <w:color w:val="000000"/>
          <w:sz w:val="28"/>
          <w:szCs w:val="28"/>
        </w:rPr>
        <w:t xml:space="preserve"> </w:t>
      </w:r>
      <w:proofErr w:type="spellStart"/>
      <w:r w:rsidR="00F13879" w:rsidRPr="00DC4FDF">
        <w:rPr>
          <w:iCs/>
          <w:color w:val="000000"/>
          <w:sz w:val="28"/>
          <w:szCs w:val="28"/>
        </w:rPr>
        <w:t>liệu</w:t>
      </w:r>
      <w:proofErr w:type="spellEnd"/>
      <w:r w:rsidR="00F13879" w:rsidRPr="00DC4FDF">
        <w:rPr>
          <w:iCs/>
          <w:color w:val="000000"/>
          <w:sz w:val="28"/>
          <w:szCs w:val="28"/>
        </w:rPr>
        <w:t xml:space="preserve"> </w:t>
      </w:r>
      <w:proofErr w:type="spellStart"/>
      <w:r w:rsidR="00F13879" w:rsidRPr="00DC4FDF">
        <w:rPr>
          <w:iCs/>
          <w:color w:val="000000"/>
          <w:sz w:val="28"/>
          <w:szCs w:val="28"/>
        </w:rPr>
        <w:t>bên</w:t>
      </w:r>
      <w:proofErr w:type="spellEnd"/>
      <w:r w:rsidR="00F13879" w:rsidRPr="00DC4FDF">
        <w:rPr>
          <w:iCs/>
          <w:color w:val="000000"/>
          <w:sz w:val="28"/>
          <w:szCs w:val="28"/>
        </w:rPr>
        <w:t xml:space="preserve"> </w:t>
      </w:r>
      <w:proofErr w:type="spellStart"/>
      <w:r w:rsidR="00F13879" w:rsidRPr="00DC4FDF">
        <w:rPr>
          <w:iCs/>
          <w:color w:val="000000"/>
          <w:sz w:val="28"/>
          <w:szCs w:val="28"/>
        </w:rPr>
        <w:t>trái</w:t>
      </w:r>
      <w:proofErr w:type="spellEnd"/>
      <w:r w:rsidR="00F13879" w:rsidRPr="00DC4FDF">
        <w:rPr>
          <w:iCs/>
          <w:color w:val="000000"/>
          <w:sz w:val="28"/>
          <w:szCs w:val="28"/>
        </w:rPr>
        <w:t xml:space="preserve"> </w:t>
      </w:r>
      <w:proofErr w:type="spellStart"/>
      <w:r w:rsidR="00F13879" w:rsidRPr="00DC4FDF">
        <w:rPr>
          <w:iCs/>
          <w:color w:val="000000"/>
          <w:sz w:val="28"/>
          <w:szCs w:val="28"/>
        </w:rPr>
        <w:t>và</w:t>
      </w:r>
      <w:proofErr w:type="spellEnd"/>
      <w:r w:rsidR="00F13879" w:rsidRPr="00DC4FDF">
        <w:rPr>
          <w:iCs/>
          <w:color w:val="000000"/>
          <w:sz w:val="28"/>
          <w:szCs w:val="28"/>
        </w:rPr>
        <w:t xml:space="preserve"> </w:t>
      </w:r>
      <w:proofErr w:type="spellStart"/>
      <w:r w:rsidR="00F13879" w:rsidRPr="00DC4FDF">
        <w:rPr>
          <w:iCs/>
          <w:color w:val="000000"/>
          <w:sz w:val="28"/>
          <w:szCs w:val="28"/>
        </w:rPr>
        <w:t>bên</w:t>
      </w:r>
      <w:proofErr w:type="spellEnd"/>
      <w:r w:rsidR="00F13879" w:rsidRPr="00DC4FDF">
        <w:rPr>
          <w:iCs/>
          <w:color w:val="000000"/>
          <w:sz w:val="28"/>
          <w:szCs w:val="28"/>
        </w:rPr>
        <w:t xml:space="preserve"> </w:t>
      </w:r>
      <w:proofErr w:type="spellStart"/>
      <w:r w:rsidR="00F13879" w:rsidRPr="00DC4FDF">
        <w:rPr>
          <w:iCs/>
          <w:color w:val="000000"/>
          <w:sz w:val="28"/>
          <w:szCs w:val="28"/>
        </w:rPr>
        <w:t>phải</w:t>
      </w:r>
      <w:proofErr w:type="spellEnd"/>
      <w:r w:rsidR="00F13879" w:rsidRPr="00DC4FDF">
        <w:rPr>
          <w:iCs/>
          <w:color w:val="000000"/>
          <w:sz w:val="28"/>
          <w:szCs w:val="28"/>
        </w:rPr>
        <w:t xml:space="preserve"> </w:t>
      </w:r>
      <w:proofErr w:type="spellStart"/>
      <w:r w:rsidR="00F13879" w:rsidRPr="00DC4FDF">
        <w:rPr>
          <w:iCs/>
          <w:color w:val="000000"/>
          <w:sz w:val="28"/>
          <w:szCs w:val="28"/>
        </w:rPr>
        <w:t>tại</w:t>
      </w:r>
      <w:proofErr w:type="spellEnd"/>
      <w:r w:rsidR="00F13879" w:rsidRPr="00DC4FDF">
        <w:rPr>
          <w:iCs/>
          <w:color w:val="000000"/>
          <w:sz w:val="28"/>
          <w:szCs w:val="28"/>
        </w:rPr>
        <w:t xml:space="preserve"> </w:t>
      </w:r>
      <w:proofErr w:type="spellStart"/>
      <w:r w:rsidR="00F13879" w:rsidRPr="00DC4FDF">
        <w:rPr>
          <w:iCs/>
          <w:color w:val="000000"/>
          <w:sz w:val="28"/>
          <w:szCs w:val="28"/>
        </w:rPr>
        <w:t>vòng</w:t>
      </w:r>
      <w:proofErr w:type="spellEnd"/>
      <w:r w:rsidR="00F13879" w:rsidRPr="00DC4FDF">
        <w:rPr>
          <w:iCs/>
          <w:color w:val="000000"/>
          <w:sz w:val="28"/>
          <w:szCs w:val="28"/>
        </w:rPr>
        <w:t xml:space="preserve"> </w:t>
      </w:r>
      <w:proofErr w:type="spellStart"/>
      <w:r w:rsidR="00F13879" w:rsidRPr="00DC4FDF">
        <w:rPr>
          <w:iCs/>
          <w:color w:val="000000"/>
          <w:sz w:val="28"/>
          <w:szCs w:val="28"/>
        </w:rPr>
        <w:t>thứ</w:t>
      </w:r>
      <w:proofErr w:type="spellEnd"/>
      <w:r w:rsidR="00F13879" w:rsidRPr="00DC4FDF">
        <w:rPr>
          <w:iCs/>
          <w:color w:val="000000"/>
          <w:sz w:val="28"/>
          <w:szCs w:val="28"/>
        </w:rPr>
        <w:t xml:space="preserve"> </w:t>
      </w:r>
      <m:oMath>
        <m:r>
          <w:rPr>
            <w:rFonts w:ascii="Cambria Math" w:hAnsi="Cambria Math"/>
            <w:color w:val="000000"/>
            <w:sz w:val="28"/>
            <w:szCs w:val="28"/>
          </w:rPr>
          <m:t>i</m:t>
        </m:r>
      </m:oMath>
      <w:r w:rsidR="00F13879" w:rsidRPr="00DC4FDF">
        <w:rPr>
          <w:iCs/>
          <w:color w:val="000000"/>
          <w:sz w:val="28"/>
          <w:szCs w:val="28"/>
        </w:rPr>
        <w:t xml:space="preserve">. </w:t>
      </w:r>
    </w:p>
    <w:p w14:paraId="5BCB62CA" w14:textId="55867ECC" w:rsidR="00F13879" w:rsidRPr="00DC4FDF" w:rsidRDefault="00000000">
      <w:pPr>
        <w:pStyle w:val="oancuaDanhsach"/>
        <w:numPr>
          <w:ilvl w:val="0"/>
          <w:numId w:val="12"/>
        </w:numPr>
        <w:spacing w:before="60"/>
        <w:jc w:val="both"/>
        <w:rPr>
          <w:iCs/>
          <w:color w:val="000000"/>
          <w:sz w:val="28"/>
          <w:szCs w:val="28"/>
        </w:rPr>
      </w:pPr>
      <m:oMath>
        <m:sSub>
          <m:sSubPr>
            <m:ctrlPr>
              <w:rPr>
                <w:rFonts w:ascii="Cambria Math" w:hAnsi="Cambria Math"/>
                <w:iCs/>
                <w:color w:val="000000"/>
                <w:sz w:val="28"/>
                <w:szCs w:val="28"/>
              </w:rPr>
            </m:ctrlPr>
          </m:sSubPr>
          <m:e>
            <m:r>
              <w:rPr>
                <w:rFonts w:ascii="Cambria Math" w:hAnsi="Cambria Math"/>
                <w:color w:val="000000"/>
                <w:sz w:val="28"/>
                <w:szCs w:val="28"/>
              </w:rPr>
              <m:t>K</m:t>
            </m:r>
          </m:e>
          <m:sub>
            <m:r>
              <w:rPr>
                <w:rFonts w:ascii="Cambria Math" w:hAnsi="Cambria Math"/>
                <w:color w:val="000000"/>
                <w:sz w:val="28"/>
                <w:szCs w:val="28"/>
              </w:rPr>
              <m:t>17-i</m:t>
            </m:r>
          </m:sub>
        </m:sSub>
      </m:oMath>
      <w:r w:rsidR="00F13879" w:rsidRPr="00DC4FDF">
        <w:rPr>
          <w:iCs/>
          <w:color w:val="000000"/>
          <w:sz w:val="28"/>
          <w:szCs w:val="28"/>
        </w:rPr>
        <w:t xml:space="preserve">: </w:t>
      </w:r>
      <w:proofErr w:type="spellStart"/>
      <w:r w:rsidR="00F13879" w:rsidRPr="00DC4FDF">
        <w:rPr>
          <w:iCs/>
          <w:color w:val="000000"/>
          <w:sz w:val="28"/>
          <w:szCs w:val="28"/>
        </w:rPr>
        <w:t>khóa</w:t>
      </w:r>
      <w:proofErr w:type="spellEnd"/>
      <w:r w:rsidR="00F13879" w:rsidRPr="00DC4FDF">
        <w:rPr>
          <w:iCs/>
          <w:color w:val="000000"/>
          <w:sz w:val="28"/>
          <w:szCs w:val="28"/>
        </w:rPr>
        <w:t xml:space="preserve"> con </w:t>
      </w:r>
      <w:proofErr w:type="spellStart"/>
      <w:r w:rsidR="00F13879" w:rsidRPr="00DC4FDF">
        <w:rPr>
          <w:iCs/>
          <w:color w:val="000000"/>
          <w:sz w:val="28"/>
          <w:szCs w:val="28"/>
        </w:rPr>
        <w:t>sử</w:t>
      </w:r>
      <w:proofErr w:type="spellEnd"/>
      <w:r w:rsidR="00F13879" w:rsidRPr="00DC4FDF">
        <w:rPr>
          <w:iCs/>
          <w:color w:val="000000"/>
          <w:sz w:val="28"/>
          <w:szCs w:val="28"/>
        </w:rPr>
        <w:t xml:space="preserve"> </w:t>
      </w:r>
      <w:proofErr w:type="spellStart"/>
      <w:r w:rsidR="00F13879" w:rsidRPr="00DC4FDF">
        <w:rPr>
          <w:iCs/>
          <w:color w:val="000000"/>
          <w:sz w:val="28"/>
          <w:szCs w:val="28"/>
        </w:rPr>
        <w:t>dụng</w:t>
      </w:r>
      <w:proofErr w:type="spellEnd"/>
      <w:r w:rsidR="00F13879" w:rsidRPr="00DC4FDF">
        <w:rPr>
          <w:iCs/>
          <w:color w:val="000000"/>
          <w:sz w:val="28"/>
          <w:szCs w:val="28"/>
        </w:rPr>
        <w:t xml:space="preserve"> </w:t>
      </w:r>
      <w:proofErr w:type="spellStart"/>
      <w:r w:rsidR="00F13879" w:rsidRPr="00DC4FDF">
        <w:rPr>
          <w:iCs/>
          <w:color w:val="000000"/>
          <w:sz w:val="28"/>
          <w:szCs w:val="28"/>
        </w:rPr>
        <w:t>trong</w:t>
      </w:r>
      <w:proofErr w:type="spellEnd"/>
      <w:r w:rsidR="00F13879" w:rsidRPr="00DC4FDF">
        <w:rPr>
          <w:iCs/>
          <w:color w:val="000000"/>
          <w:sz w:val="28"/>
          <w:szCs w:val="28"/>
        </w:rPr>
        <w:t xml:space="preserve"> </w:t>
      </w:r>
      <w:proofErr w:type="spellStart"/>
      <w:r w:rsidR="00F13879" w:rsidRPr="00DC4FDF">
        <w:rPr>
          <w:iCs/>
          <w:color w:val="000000"/>
          <w:sz w:val="28"/>
          <w:szCs w:val="28"/>
        </w:rPr>
        <w:t>vòng</w:t>
      </w:r>
      <w:proofErr w:type="spellEnd"/>
      <w:r w:rsidR="00F13879" w:rsidRPr="00DC4FDF">
        <w:rPr>
          <w:iCs/>
          <w:color w:val="000000"/>
          <w:sz w:val="28"/>
          <w:szCs w:val="28"/>
        </w:rPr>
        <w:t xml:space="preserve"> </w:t>
      </w:r>
      <w:proofErr w:type="spellStart"/>
      <w:r w:rsidR="00F13879" w:rsidRPr="00DC4FDF">
        <w:rPr>
          <w:iCs/>
          <w:color w:val="000000"/>
          <w:sz w:val="28"/>
          <w:szCs w:val="28"/>
        </w:rPr>
        <w:t>thứ</w:t>
      </w:r>
      <w:proofErr w:type="spellEnd"/>
      <w:r w:rsidR="00F13879" w:rsidRPr="00DC4FDF">
        <w:rPr>
          <w:iCs/>
          <w:color w:val="000000"/>
          <w:sz w:val="28"/>
          <w:szCs w:val="28"/>
        </w:rPr>
        <w:t xml:space="preserve"> </w:t>
      </w:r>
      <m:oMath>
        <m:r>
          <w:rPr>
            <w:rFonts w:ascii="Cambria Math" w:hAnsi="Cambria Math"/>
            <w:color w:val="000000"/>
            <w:sz w:val="28"/>
            <w:szCs w:val="28"/>
          </w:rPr>
          <m:t>i</m:t>
        </m:r>
      </m:oMath>
      <w:r w:rsidR="00F13879" w:rsidRPr="00DC4FDF">
        <w:rPr>
          <w:iCs/>
          <w:color w:val="000000"/>
          <w:sz w:val="28"/>
          <w:szCs w:val="28"/>
        </w:rPr>
        <w:t xml:space="preserve">. </w:t>
      </w:r>
    </w:p>
    <w:p w14:paraId="05D3EF3F" w14:textId="77777777" w:rsidR="00641D05" w:rsidRPr="00DC4FDF" w:rsidRDefault="00F13879">
      <w:pPr>
        <w:pStyle w:val="oancuaDanhsach"/>
        <w:numPr>
          <w:ilvl w:val="0"/>
          <w:numId w:val="12"/>
        </w:numPr>
        <w:spacing w:before="60"/>
        <w:jc w:val="both"/>
        <w:rPr>
          <w:iCs/>
          <w:color w:val="000000"/>
          <w:sz w:val="28"/>
          <w:szCs w:val="28"/>
        </w:rPr>
      </w:pPr>
      <m:oMath>
        <m:r>
          <w:rPr>
            <w:rFonts w:ascii="Cambria Math" w:hAnsi="Cambria Math"/>
            <w:color w:val="000000"/>
            <w:sz w:val="28"/>
            <w:szCs w:val="28"/>
          </w:rPr>
          <m:t>F</m:t>
        </m:r>
      </m:oMath>
      <w:r w:rsidRPr="00DC4FDF">
        <w:rPr>
          <w:iCs/>
          <w:color w:val="000000"/>
          <w:sz w:val="28"/>
          <w:szCs w:val="28"/>
        </w:rPr>
        <w:t>: hàm Feistel.</w:t>
      </w:r>
    </w:p>
    <w:p w14:paraId="7F5091B6" w14:textId="37244766" w:rsidR="00641D05" w:rsidRPr="00DC4FDF" w:rsidRDefault="00641D05" w:rsidP="00641D05">
      <w:pPr>
        <w:spacing w:before="60"/>
        <w:ind w:firstLine="720"/>
        <w:jc w:val="both"/>
        <w:rPr>
          <w:iCs/>
          <w:color w:val="000000"/>
          <w:sz w:val="28"/>
          <w:szCs w:val="28"/>
        </w:rPr>
      </w:pPr>
      <w:proofErr w:type="spellStart"/>
      <w:r w:rsidRPr="00DC4FDF">
        <w:rPr>
          <w:iCs/>
          <w:color w:val="000000"/>
          <w:sz w:val="28"/>
          <w:szCs w:val="28"/>
        </w:rPr>
        <w:t>Điểm</w:t>
      </w:r>
      <w:proofErr w:type="spellEnd"/>
      <w:r w:rsidRPr="00DC4FDF">
        <w:rPr>
          <w:iCs/>
          <w:color w:val="000000"/>
          <w:sz w:val="28"/>
          <w:szCs w:val="28"/>
        </w:rPr>
        <w:t xml:space="preserve"> </w:t>
      </w:r>
      <w:proofErr w:type="spellStart"/>
      <w:r w:rsidRPr="00DC4FDF">
        <w:rPr>
          <w:iCs/>
          <w:color w:val="000000"/>
          <w:sz w:val="28"/>
          <w:szCs w:val="28"/>
        </w:rPr>
        <w:t>khác</w:t>
      </w:r>
      <w:proofErr w:type="spellEnd"/>
      <w:r w:rsidRPr="00DC4FDF">
        <w:rPr>
          <w:iCs/>
          <w:color w:val="000000"/>
          <w:sz w:val="28"/>
          <w:szCs w:val="28"/>
        </w:rPr>
        <w:t xml:space="preserve"> </w:t>
      </w:r>
      <w:proofErr w:type="spellStart"/>
      <w:r w:rsidRPr="00DC4FDF">
        <w:rPr>
          <w:iCs/>
          <w:color w:val="000000"/>
          <w:sz w:val="28"/>
          <w:szCs w:val="28"/>
        </w:rPr>
        <w:t>biệt</w:t>
      </w:r>
      <w:proofErr w:type="spellEnd"/>
      <w:r w:rsidRPr="00DC4FDF">
        <w:rPr>
          <w:iCs/>
          <w:color w:val="000000"/>
          <w:sz w:val="28"/>
          <w:szCs w:val="28"/>
        </w:rPr>
        <w:t xml:space="preserve"> </w:t>
      </w:r>
      <w:proofErr w:type="spellStart"/>
      <w:r w:rsidRPr="00DC4FDF">
        <w:rPr>
          <w:iCs/>
          <w:color w:val="000000"/>
          <w:sz w:val="28"/>
          <w:szCs w:val="28"/>
        </w:rPr>
        <w:t>duy</w:t>
      </w:r>
      <w:proofErr w:type="spellEnd"/>
      <w:r w:rsidRPr="00DC4FDF">
        <w:rPr>
          <w:iCs/>
          <w:color w:val="000000"/>
          <w:sz w:val="28"/>
          <w:szCs w:val="28"/>
        </w:rPr>
        <w:t xml:space="preserve"> </w:t>
      </w:r>
      <w:proofErr w:type="spellStart"/>
      <w:r w:rsidRPr="00DC4FDF">
        <w:rPr>
          <w:iCs/>
          <w:color w:val="000000"/>
          <w:sz w:val="28"/>
          <w:szCs w:val="28"/>
        </w:rPr>
        <w:t>nhất</w:t>
      </w:r>
      <w:proofErr w:type="spellEnd"/>
      <w:r w:rsidRPr="00DC4FDF">
        <w:rPr>
          <w:iCs/>
          <w:color w:val="000000"/>
          <w:sz w:val="28"/>
          <w:szCs w:val="28"/>
        </w:rPr>
        <w:t xml:space="preserve"> so </w:t>
      </w:r>
      <w:proofErr w:type="spellStart"/>
      <w:r w:rsidRPr="00DC4FDF">
        <w:rPr>
          <w:iCs/>
          <w:color w:val="000000"/>
          <w:sz w:val="28"/>
          <w:szCs w:val="28"/>
        </w:rPr>
        <w:t>với</w:t>
      </w:r>
      <w:proofErr w:type="spellEnd"/>
      <w:r w:rsidRPr="00DC4FDF">
        <w:rPr>
          <w:iCs/>
          <w:color w:val="000000"/>
          <w:sz w:val="28"/>
          <w:szCs w:val="28"/>
        </w:rPr>
        <w:t xml:space="preserve"> </w:t>
      </w:r>
      <w:proofErr w:type="spellStart"/>
      <w:r w:rsidRPr="00DC4FDF">
        <w:rPr>
          <w:iCs/>
          <w:color w:val="000000"/>
          <w:sz w:val="28"/>
          <w:szCs w:val="28"/>
        </w:rPr>
        <w:t>quá</w:t>
      </w:r>
      <w:proofErr w:type="spellEnd"/>
      <w:r w:rsidRPr="00DC4FDF">
        <w:rPr>
          <w:iCs/>
          <w:color w:val="000000"/>
          <w:sz w:val="28"/>
          <w:szCs w:val="28"/>
        </w:rPr>
        <w:t xml:space="preserve"> </w:t>
      </w:r>
      <w:proofErr w:type="spellStart"/>
      <w:r w:rsidRPr="00DC4FDF">
        <w:rPr>
          <w:iCs/>
          <w:color w:val="000000"/>
          <w:sz w:val="28"/>
          <w:szCs w:val="28"/>
        </w:rPr>
        <w:t>trình</w:t>
      </w:r>
      <w:proofErr w:type="spellEnd"/>
      <w:r w:rsidRPr="00DC4FDF">
        <w:rPr>
          <w:iCs/>
          <w:color w:val="000000"/>
          <w:sz w:val="28"/>
          <w:szCs w:val="28"/>
        </w:rPr>
        <w:t xml:space="preserve"> </w:t>
      </w:r>
      <w:proofErr w:type="spellStart"/>
      <w:r w:rsidRPr="00DC4FDF">
        <w:rPr>
          <w:iCs/>
          <w:color w:val="000000"/>
          <w:sz w:val="28"/>
          <w:szCs w:val="28"/>
        </w:rPr>
        <w:t>mã</w:t>
      </w:r>
      <w:proofErr w:type="spellEnd"/>
      <w:r w:rsidRPr="00DC4FDF">
        <w:rPr>
          <w:iCs/>
          <w:color w:val="000000"/>
          <w:sz w:val="28"/>
          <w:szCs w:val="28"/>
        </w:rPr>
        <w:t xml:space="preserve"> </w:t>
      </w:r>
      <w:proofErr w:type="spellStart"/>
      <w:r w:rsidRPr="00DC4FDF">
        <w:rPr>
          <w:iCs/>
          <w:color w:val="000000"/>
          <w:sz w:val="28"/>
          <w:szCs w:val="28"/>
        </w:rPr>
        <w:t>hóa</w:t>
      </w:r>
      <w:proofErr w:type="spellEnd"/>
      <w:r w:rsidRPr="00DC4FDF">
        <w:rPr>
          <w:iCs/>
          <w:color w:val="000000"/>
          <w:sz w:val="28"/>
          <w:szCs w:val="28"/>
        </w:rPr>
        <w:t xml:space="preserve"> </w:t>
      </w:r>
      <w:proofErr w:type="spellStart"/>
      <w:r w:rsidRPr="00DC4FDF">
        <w:rPr>
          <w:iCs/>
          <w:color w:val="000000"/>
          <w:sz w:val="28"/>
          <w:szCs w:val="28"/>
        </w:rPr>
        <w:t>là</w:t>
      </w:r>
      <w:proofErr w:type="spellEnd"/>
      <w:r w:rsidRPr="00DC4FDF">
        <w:rPr>
          <w:iCs/>
          <w:color w:val="000000"/>
          <w:sz w:val="28"/>
          <w:szCs w:val="28"/>
        </w:rPr>
        <w:t xml:space="preserve"> </w:t>
      </w:r>
      <w:proofErr w:type="spellStart"/>
      <w:r w:rsidRPr="00DC4FDF">
        <w:rPr>
          <w:iCs/>
          <w:color w:val="000000"/>
          <w:sz w:val="28"/>
          <w:szCs w:val="28"/>
        </w:rPr>
        <w:t>các</w:t>
      </w:r>
      <w:proofErr w:type="spellEnd"/>
      <w:r w:rsidRPr="00DC4FDF">
        <w:rPr>
          <w:iCs/>
          <w:color w:val="000000"/>
          <w:sz w:val="28"/>
          <w:szCs w:val="28"/>
        </w:rPr>
        <w:t xml:space="preserve"> </w:t>
      </w:r>
      <w:proofErr w:type="spellStart"/>
      <w:r w:rsidRPr="00DC4FDF">
        <w:rPr>
          <w:iCs/>
          <w:color w:val="000000"/>
          <w:sz w:val="28"/>
          <w:szCs w:val="28"/>
        </w:rPr>
        <w:t>khóa</w:t>
      </w:r>
      <w:proofErr w:type="spellEnd"/>
      <w:r w:rsidRPr="00DC4FDF">
        <w:rPr>
          <w:iCs/>
          <w:color w:val="000000"/>
          <w:sz w:val="28"/>
          <w:szCs w:val="28"/>
        </w:rPr>
        <w:t xml:space="preserve"> con </w:t>
      </w:r>
      <w:proofErr w:type="spellStart"/>
      <w:r w:rsidRPr="00DC4FDF">
        <w:rPr>
          <w:iCs/>
          <w:color w:val="000000"/>
          <w:sz w:val="28"/>
          <w:szCs w:val="28"/>
        </w:rPr>
        <w:t>được</w:t>
      </w:r>
      <w:proofErr w:type="spellEnd"/>
      <w:r w:rsidRPr="00DC4FDF">
        <w:rPr>
          <w:iCs/>
          <w:color w:val="000000"/>
          <w:sz w:val="28"/>
          <w:szCs w:val="28"/>
        </w:rPr>
        <w:t xml:space="preserve"> </w:t>
      </w:r>
      <w:proofErr w:type="spellStart"/>
      <w:r w:rsidRPr="00DC4FDF">
        <w:rPr>
          <w:iCs/>
          <w:color w:val="000000"/>
          <w:sz w:val="28"/>
          <w:szCs w:val="28"/>
        </w:rPr>
        <w:t>sử</w:t>
      </w:r>
      <w:proofErr w:type="spellEnd"/>
      <w:r w:rsidRPr="00DC4FDF">
        <w:rPr>
          <w:iCs/>
          <w:color w:val="000000"/>
          <w:sz w:val="28"/>
          <w:szCs w:val="28"/>
        </w:rPr>
        <w:t xml:space="preserve"> </w:t>
      </w:r>
      <w:proofErr w:type="spellStart"/>
      <w:r w:rsidRPr="00DC4FDF">
        <w:rPr>
          <w:iCs/>
          <w:color w:val="000000"/>
          <w:sz w:val="28"/>
          <w:szCs w:val="28"/>
        </w:rPr>
        <w:t>dụng</w:t>
      </w:r>
      <w:proofErr w:type="spellEnd"/>
      <w:r w:rsidRPr="00DC4FDF">
        <w:rPr>
          <w:iCs/>
          <w:color w:val="000000"/>
          <w:sz w:val="28"/>
          <w:szCs w:val="28"/>
        </w:rPr>
        <w:t xml:space="preserve"> </w:t>
      </w:r>
      <w:proofErr w:type="spellStart"/>
      <w:r w:rsidRPr="00DC4FDF">
        <w:rPr>
          <w:iCs/>
          <w:color w:val="000000"/>
          <w:sz w:val="28"/>
          <w:szCs w:val="28"/>
        </w:rPr>
        <w:t>theo</w:t>
      </w:r>
      <w:proofErr w:type="spellEnd"/>
      <w:r w:rsidRPr="00DC4FDF">
        <w:rPr>
          <w:iCs/>
          <w:color w:val="000000"/>
          <w:sz w:val="28"/>
          <w:szCs w:val="28"/>
        </w:rPr>
        <w:t xml:space="preserve"> </w:t>
      </w:r>
      <w:proofErr w:type="spellStart"/>
      <w:r w:rsidRPr="00DC4FDF">
        <w:rPr>
          <w:iCs/>
          <w:color w:val="000000"/>
          <w:sz w:val="28"/>
          <w:szCs w:val="28"/>
        </w:rPr>
        <w:t>thứ</w:t>
      </w:r>
      <w:proofErr w:type="spellEnd"/>
      <w:r w:rsidRPr="00DC4FDF">
        <w:rPr>
          <w:iCs/>
          <w:color w:val="000000"/>
          <w:sz w:val="28"/>
          <w:szCs w:val="28"/>
        </w:rPr>
        <w:t xml:space="preserve"> </w:t>
      </w:r>
      <w:proofErr w:type="spellStart"/>
      <w:r w:rsidRPr="00DC4FDF">
        <w:rPr>
          <w:iCs/>
          <w:color w:val="000000"/>
          <w:sz w:val="28"/>
          <w:szCs w:val="28"/>
        </w:rPr>
        <w:t>tự</w:t>
      </w:r>
      <w:proofErr w:type="spellEnd"/>
      <w:r w:rsidRPr="00DC4FDF">
        <w:rPr>
          <w:iCs/>
          <w:color w:val="000000"/>
          <w:sz w:val="28"/>
          <w:szCs w:val="28"/>
        </w:rPr>
        <w:t xml:space="preserve"> </w:t>
      </w:r>
      <w:proofErr w:type="spellStart"/>
      <w:r w:rsidRPr="00DC4FDF">
        <w:rPr>
          <w:iCs/>
          <w:color w:val="000000"/>
          <w:sz w:val="28"/>
          <w:szCs w:val="28"/>
        </w:rPr>
        <w:t>ngược</w:t>
      </w:r>
      <w:proofErr w:type="spellEnd"/>
      <w:r w:rsidRPr="00DC4FDF">
        <w:rPr>
          <w:iCs/>
          <w:color w:val="000000"/>
          <w:sz w:val="28"/>
          <w:szCs w:val="28"/>
        </w:rPr>
        <w:t xml:space="preserve"> </w:t>
      </w:r>
      <w:proofErr w:type="spellStart"/>
      <w:r w:rsidRPr="00DC4FDF">
        <w:rPr>
          <w:iCs/>
          <w:color w:val="000000"/>
          <w:sz w:val="28"/>
          <w:szCs w:val="28"/>
        </w:rPr>
        <w:t>lại</w:t>
      </w:r>
      <w:proofErr w:type="spellEnd"/>
      <w:r w:rsidRPr="00DC4FDF">
        <w:rPr>
          <w:iCs/>
          <w:color w:val="000000"/>
          <w:sz w:val="28"/>
          <w:szCs w:val="28"/>
        </w:rPr>
        <w:t xml:space="preserve">. </w:t>
      </w:r>
      <w:proofErr w:type="spellStart"/>
      <w:r w:rsidRPr="00DC4FDF">
        <w:rPr>
          <w:iCs/>
          <w:color w:val="000000"/>
          <w:sz w:val="28"/>
          <w:szCs w:val="28"/>
        </w:rPr>
        <w:t>Nếu</w:t>
      </w:r>
      <w:proofErr w:type="spellEnd"/>
      <w:r w:rsidRPr="00DC4FDF">
        <w:rPr>
          <w:iCs/>
          <w:color w:val="000000"/>
          <w:sz w:val="28"/>
          <w:szCs w:val="28"/>
        </w:rPr>
        <w:t xml:space="preserve"> </w:t>
      </w:r>
      <w:proofErr w:type="spellStart"/>
      <w:r w:rsidRPr="00DC4FDF">
        <w:rPr>
          <w:iCs/>
          <w:color w:val="000000"/>
          <w:sz w:val="28"/>
          <w:szCs w:val="28"/>
        </w:rPr>
        <w:t>quá</w:t>
      </w:r>
      <w:proofErr w:type="spellEnd"/>
      <w:r w:rsidRPr="00DC4FDF">
        <w:rPr>
          <w:iCs/>
          <w:color w:val="000000"/>
          <w:sz w:val="28"/>
          <w:szCs w:val="28"/>
        </w:rPr>
        <w:t xml:space="preserve"> </w:t>
      </w:r>
      <w:proofErr w:type="spellStart"/>
      <w:r w:rsidRPr="00DC4FDF">
        <w:rPr>
          <w:iCs/>
          <w:color w:val="000000"/>
          <w:sz w:val="28"/>
          <w:szCs w:val="28"/>
        </w:rPr>
        <w:t>trình</w:t>
      </w:r>
      <w:proofErr w:type="spellEnd"/>
      <w:r w:rsidRPr="00DC4FDF">
        <w:rPr>
          <w:iCs/>
          <w:color w:val="000000"/>
          <w:sz w:val="28"/>
          <w:szCs w:val="28"/>
        </w:rPr>
        <w:t xml:space="preserve"> </w:t>
      </w:r>
      <w:proofErr w:type="spellStart"/>
      <w:r w:rsidRPr="00DC4FDF">
        <w:rPr>
          <w:iCs/>
          <w:color w:val="000000"/>
          <w:sz w:val="28"/>
          <w:szCs w:val="28"/>
        </w:rPr>
        <w:t>mã</w:t>
      </w:r>
      <w:proofErr w:type="spellEnd"/>
      <w:r w:rsidRPr="00DC4FDF">
        <w:rPr>
          <w:iCs/>
          <w:color w:val="000000"/>
          <w:sz w:val="28"/>
          <w:szCs w:val="28"/>
        </w:rPr>
        <w:t xml:space="preserve"> </w:t>
      </w:r>
      <w:proofErr w:type="spellStart"/>
      <w:r w:rsidRPr="00DC4FDF">
        <w:rPr>
          <w:iCs/>
          <w:color w:val="000000"/>
          <w:sz w:val="28"/>
          <w:szCs w:val="28"/>
        </w:rPr>
        <w:t>hóa</w:t>
      </w:r>
      <w:proofErr w:type="spellEnd"/>
      <w:r w:rsidRPr="00DC4FDF">
        <w:rPr>
          <w:iCs/>
          <w:color w:val="000000"/>
          <w:sz w:val="28"/>
          <w:szCs w:val="28"/>
        </w:rPr>
        <w:t xml:space="preserve"> </w:t>
      </w:r>
      <w:proofErr w:type="spellStart"/>
      <w:r w:rsidRPr="00DC4FDF">
        <w:rPr>
          <w:iCs/>
          <w:color w:val="000000"/>
          <w:sz w:val="28"/>
          <w:szCs w:val="28"/>
        </w:rPr>
        <w:t>sử</w:t>
      </w:r>
      <w:proofErr w:type="spellEnd"/>
      <w:r w:rsidRPr="00DC4FDF">
        <w:rPr>
          <w:iCs/>
          <w:color w:val="000000"/>
          <w:sz w:val="28"/>
          <w:szCs w:val="28"/>
        </w:rPr>
        <w:t xml:space="preserve"> </w:t>
      </w:r>
      <w:proofErr w:type="spellStart"/>
      <w:r w:rsidRPr="00DC4FDF">
        <w:rPr>
          <w:iCs/>
          <w:color w:val="000000"/>
          <w:sz w:val="28"/>
          <w:szCs w:val="28"/>
        </w:rPr>
        <w:t>dụng</w:t>
      </w:r>
      <w:proofErr w:type="spellEnd"/>
      <w:r w:rsidRPr="00DC4FDF">
        <w:rPr>
          <w:iCs/>
          <w:color w:val="000000"/>
          <w:sz w:val="28"/>
          <w:szCs w:val="28"/>
        </w:rPr>
        <w:t xml:space="preserve"> </w:t>
      </w:r>
      <w:proofErr w:type="spellStart"/>
      <w:r w:rsidRPr="00DC4FDF">
        <w:rPr>
          <w:iCs/>
          <w:color w:val="000000"/>
          <w:sz w:val="28"/>
          <w:szCs w:val="28"/>
        </w:rPr>
        <w:t>khóa</w:t>
      </w:r>
      <w:proofErr w:type="spellEnd"/>
      <w:r w:rsidRPr="00DC4FDF">
        <w:rPr>
          <w:iCs/>
          <w:color w:val="000000"/>
          <w:sz w:val="28"/>
          <w:szCs w:val="28"/>
        </w:rPr>
        <w:t xml:space="preserve"> </w:t>
      </w:r>
      <w:proofErr w:type="spellStart"/>
      <w:r w:rsidRPr="00DC4FDF">
        <w:rPr>
          <w:iCs/>
          <w:color w:val="000000"/>
          <w:sz w:val="28"/>
          <w:szCs w:val="28"/>
        </w:rPr>
        <w:t>từ</w:t>
      </w:r>
      <w:proofErr w:type="spellEnd"/>
      <w:r w:rsidRPr="00DC4FDF">
        <w:rPr>
          <w:iCs/>
          <w:color w:val="000000"/>
          <w:sz w:val="28"/>
          <w:szCs w:val="28"/>
        </w:rPr>
        <w:t xml:space="preserve"> </w:t>
      </w:r>
      <m:oMath>
        <m:sSub>
          <m:sSubPr>
            <m:ctrlPr>
              <w:rPr>
                <w:rFonts w:ascii="Cambria Math" w:hAnsi="Cambria Math"/>
                <w:iCs/>
                <w:color w:val="000000"/>
                <w:sz w:val="28"/>
                <w:szCs w:val="28"/>
              </w:rPr>
            </m:ctrlPr>
          </m:sSubPr>
          <m:e>
            <m:r>
              <w:rPr>
                <w:rFonts w:ascii="Cambria Math" w:hAnsi="Cambria Math"/>
                <w:color w:val="000000"/>
                <w:sz w:val="28"/>
                <w:szCs w:val="28"/>
              </w:rPr>
              <m:t>K</m:t>
            </m:r>
          </m:e>
          <m:sub>
            <m:r>
              <w:rPr>
                <w:rFonts w:ascii="Cambria Math" w:hAnsi="Cambria Math"/>
                <w:color w:val="000000"/>
                <w:sz w:val="28"/>
                <w:szCs w:val="28"/>
              </w:rPr>
              <m:t>1</m:t>
            </m:r>
          </m:sub>
        </m:sSub>
      </m:oMath>
      <w:r w:rsidRPr="00DC4FDF">
        <w:rPr>
          <w:iCs/>
          <w:color w:val="000000"/>
          <w:sz w:val="28"/>
          <w:szCs w:val="28"/>
        </w:rPr>
        <w:t>đ</w:t>
      </w:r>
      <w:proofErr w:type="spellStart"/>
      <w:r w:rsidRPr="00DC4FDF">
        <w:rPr>
          <w:iCs/>
          <w:color w:val="000000"/>
          <w:sz w:val="28"/>
          <w:szCs w:val="28"/>
        </w:rPr>
        <w:t>ến</w:t>
      </w:r>
      <w:proofErr w:type="spellEnd"/>
      <w:r w:rsidRPr="00DC4FDF">
        <w:rPr>
          <w:iCs/>
          <w:color w:val="000000"/>
          <w:sz w:val="28"/>
          <w:szCs w:val="28"/>
        </w:rPr>
        <w:t xml:space="preserve"> </w:t>
      </w:r>
      <m:oMath>
        <m:sSub>
          <m:sSubPr>
            <m:ctrlPr>
              <w:rPr>
                <w:rFonts w:ascii="Cambria Math" w:hAnsi="Cambria Math"/>
                <w:iCs/>
                <w:color w:val="000000"/>
                <w:sz w:val="28"/>
                <w:szCs w:val="28"/>
              </w:rPr>
            </m:ctrlPr>
          </m:sSubPr>
          <m:e>
            <m:r>
              <w:rPr>
                <w:rFonts w:ascii="Cambria Math" w:hAnsi="Cambria Math"/>
                <w:color w:val="000000"/>
                <w:sz w:val="28"/>
                <w:szCs w:val="28"/>
              </w:rPr>
              <m:t>K</m:t>
            </m:r>
          </m:e>
          <m:sub>
            <m:r>
              <w:rPr>
                <w:rFonts w:ascii="Cambria Math" w:hAnsi="Cambria Math"/>
                <w:color w:val="000000"/>
                <w:sz w:val="28"/>
                <w:szCs w:val="28"/>
              </w:rPr>
              <m:t>16</m:t>
            </m:r>
          </m:sub>
        </m:sSub>
      </m:oMath>
      <w:r w:rsidRPr="00DC4FDF">
        <w:rPr>
          <w:iCs/>
          <w:color w:val="000000"/>
          <w:sz w:val="28"/>
          <w:szCs w:val="28"/>
        </w:rPr>
        <w:t>thì quá trình gi</w:t>
      </w:r>
      <w:proofErr w:type="spellStart"/>
      <w:r w:rsidRPr="00DC4FDF">
        <w:rPr>
          <w:iCs/>
          <w:color w:val="000000"/>
          <w:sz w:val="28"/>
          <w:szCs w:val="28"/>
        </w:rPr>
        <w:t>ải</w:t>
      </w:r>
      <w:proofErr w:type="spellEnd"/>
      <w:r w:rsidRPr="00DC4FDF">
        <w:rPr>
          <w:iCs/>
          <w:color w:val="000000"/>
          <w:sz w:val="28"/>
          <w:szCs w:val="28"/>
        </w:rPr>
        <w:t xml:space="preserve"> </w:t>
      </w:r>
      <w:proofErr w:type="spellStart"/>
      <w:r w:rsidRPr="00DC4FDF">
        <w:rPr>
          <w:iCs/>
          <w:color w:val="000000"/>
          <w:sz w:val="28"/>
          <w:szCs w:val="28"/>
        </w:rPr>
        <w:t>mã</w:t>
      </w:r>
      <w:proofErr w:type="spellEnd"/>
      <w:r w:rsidRPr="00DC4FDF">
        <w:rPr>
          <w:iCs/>
          <w:color w:val="000000"/>
          <w:sz w:val="28"/>
          <w:szCs w:val="28"/>
        </w:rPr>
        <w:t xml:space="preserve"> </w:t>
      </w:r>
      <w:proofErr w:type="spellStart"/>
      <w:r w:rsidRPr="00DC4FDF">
        <w:rPr>
          <w:iCs/>
          <w:color w:val="000000"/>
          <w:sz w:val="28"/>
          <w:szCs w:val="28"/>
        </w:rPr>
        <w:t>sử</w:t>
      </w:r>
      <w:proofErr w:type="spellEnd"/>
      <w:r w:rsidRPr="00DC4FDF">
        <w:rPr>
          <w:iCs/>
          <w:color w:val="000000"/>
          <w:sz w:val="28"/>
          <w:szCs w:val="28"/>
        </w:rPr>
        <w:t xml:space="preserve"> </w:t>
      </w:r>
      <w:proofErr w:type="spellStart"/>
      <w:r w:rsidRPr="00DC4FDF">
        <w:rPr>
          <w:iCs/>
          <w:color w:val="000000"/>
          <w:sz w:val="28"/>
          <w:szCs w:val="28"/>
        </w:rPr>
        <w:t>dụng</w:t>
      </w:r>
      <w:proofErr w:type="spellEnd"/>
      <w:r w:rsidRPr="00DC4FDF">
        <w:rPr>
          <w:iCs/>
          <w:color w:val="000000"/>
          <w:sz w:val="28"/>
          <w:szCs w:val="28"/>
        </w:rPr>
        <w:t xml:space="preserve"> </w:t>
      </w:r>
      <w:proofErr w:type="spellStart"/>
      <w:r w:rsidRPr="00DC4FDF">
        <w:rPr>
          <w:iCs/>
          <w:color w:val="000000"/>
          <w:sz w:val="28"/>
          <w:szCs w:val="28"/>
        </w:rPr>
        <w:t>từ</w:t>
      </w:r>
      <w:proofErr w:type="spellEnd"/>
      <w:r w:rsidRPr="00DC4FDF">
        <w:rPr>
          <w:iCs/>
          <w:color w:val="000000"/>
          <w:sz w:val="28"/>
          <w:szCs w:val="28"/>
        </w:rPr>
        <w:t xml:space="preserve"> </w:t>
      </w:r>
      <m:oMath>
        <m:sSub>
          <m:sSubPr>
            <m:ctrlPr>
              <w:rPr>
                <w:rFonts w:ascii="Cambria Math" w:hAnsi="Cambria Math"/>
                <w:iCs/>
                <w:color w:val="000000"/>
                <w:sz w:val="28"/>
                <w:szCs w:val="28"/>
              </w:rPr>
            </m:ctrlPr>
          </m:sSubPr>
          <m:e>
            <m:r>
              <w:rPr>
                <w:rFonts w:ascii="Cambria Math" w:hAnsi="Cambria Math"/>
                <w:color w:val="000000"/>
                <w:sz w:val="28"/>
                <w:szCs w:val="28"/>
              </w:rPr>
              <m:t>K</m:t>
            </m:r>
          </m:e>
          <m:sub>
            <m:r>
              <w:rPr>
                <w:rFonts w:ascii="Cambria Math" w:hAnsi="Cambria Math"/>
                <w:color w:val="000000"/>
                <w:sz w:val="28"/>
                <w:szCs w:val="28"/>
              </w:rPr>
              <m:t>16</m:t>
            </m:r>
          </m:sub>
        </m:sSub>
      </m:oMath>
      <w:r w:rsidRPr="00DC4FDF">
        <w:rPr>
          <w:iCs/>
          <w:color w:val="000000"/>
          <w:sz w:val="28"/>
          <w:szCs w:val="28"/>
        </w:rPr>
        <w:t>đ</w:t>
      </w:r>
      <w:proofErr w:type="spellStart"/>
      <w:r w:rsidRPr="00DC4FDF">
        <w:rPr>
          <w:iCs/>
          <w:color w:val="000000"/>
          <w:sz w:val="28"/>
          <w:szCs w:val="28"/>
        </w:rPr>
        <w:t>ến</w:t>
      </w:r>
      <w:proofErr w:type="spellEnd"/>
      <w:r w:rsidRPr="00DC4FDF">
        <w:rPr>
          <w:iCs/>
          <w:color w:val="000000"/>
          <w:sz w:val="28"/>
          <w:szCs w:val="28"/>
        </w:rPr>
        <w:t xml:space="preserve"> </w:t>
      </w:r>
      <m:oMath>
        <m:sSub>
          <m:sSubPr>
            <m:ctrlPr>
              <w:rPr>
                <w:rFonts w:ascii="Cambria Math" w:hAnsi="Cambria Math"/>
                <w:iCs/>
                <w:color w:val="000000"/>
                <w:sz w:val="28"/>
                <w:szCs w:val="28"/>
              </w:rPr>
            </m:ctrlPr>
          </m:sSubPr>
          <m:e>
            <m:r>
              <w:rPr>
                <w:rFonts w:ascii="Cambria Math" w:hAnsi="Cambria Math"/>
                <w:color w:val="000000"/>
                <w:sz w:val="28"/>
                <w:szCs w:val="28"/>
              </w:rPr>
              <m:t>K</m:t>
            </m:r>
          </m:e>
          <m:sub>
            <m:r>
              <w:rPr>
                <w:rFonts w:ascii="Cambria Math" w:hAnsi="Cambria Math"/>
                <w:color w:val="000000"/>
                <w:sz w:val="28"/>
                <w:szCs w:val="28"/>
              </w:rPr>
              <m:t>1</m:t>
            </m:r>
          </m:sub>
        </m:sSub>
      </m:oMath>
      <w:r w:rsidRPr="00DC4FDF">
        <w:rPr>
          <w:iCs/>
          <w:color w:val="000000"/>
          <w:sz w:val="28"/>
          <w:szCs w:val="28"/>
        </w:rPr>
        <w:t>.</w:t>
      </w:r>
    </w:p>
    <w:p w14:paraId="49AE1ECC" w14:textId="77777777" w:rsidR="00A14122" w:rsidRPr="00DC4FDF" w:rsidRDefault="00A14122" w:rsidP="00A14122">
      <w:pPr>
        <w:spacing w:before="60" w:after="60"/>
        <w:jc w:val="both"/>
        <w:rPr>
          <w:b/>
          <w:bCs/>
          <w:color w:val="000000"/>
          <w:sz w:val="28"/>
          <w:szCs w:val="28"/>
          <w:lang w:val="vi-VN"/>
        </w:rPr>
      </w:pPr>
      <w:r w:rsidRPr="00DC4FDF">
        <w:rPr>
          <w:b/>
          <w:bCs/>
          <w:color w:val="000000"/>
          <w:sz w:val="28"/>
          <w:szCs w:val="28"/>
          <w:lang w:val="vi-VN"/>
        </w:rPr>
        <w:t xml:space="preserve">Hàm </w:t>
      </w:r>
      <w:proofErr w:type="spellStart"/>
      <w:r w:rsidRPr="00DC4FDF">
        <w:rPr>
          <w:b/>
          <w:bCs/>
          <w:color w:val="000000"/>
          <w:sz w:val="28"/>
          <w:szCs w:val="28"/>
          <w:lang w:val="vi-VN"/>
        </w:rPr>
        <w:t>Feistel</w:t>
      </w:r>
      <w:proofErr w:type="spellEnd"/>
    </w:p>
    <w:p w14:paraId="3C5E9BA6" w14:textId="6B133D2D" w:rsidR="00BB3713" w:rsidRPr="00DC4FDF" w:rsidRDefault="00BB3713" w:rsidP="00BB3713">
      <w:pPr>
        <w:spacing w:before="60" w:after="60"/>
        <w:ind w:firstLine="720"/>
        <w:jc w:val="both"/>
        <w:rPr>
          <w:color w:val="000000"/>
          <w:sz w:val="28"/>
          <w:szCs w:val="28"/>
          <w:lang w:val="vi-VN"/>
        </w:rPr>
      </w:pPr>
      <w:r w:rsidRPr="00DC4FDF">
        <w:rPr>
          <w:color w:val="000000"/>
          <w:sz w:val="28"/>
          <w:szCs w:val="28"/>
          <w:lang w:val="vi-VN"/>
        </w:rPr>
        <w:t>Đầu vào là</w:t>
      </w:r>
    </w:p>
    <w:p w14:paraId="1485FBBC" w14:textId="77777777" w:rsidR="00BB3713" w:rsidRPr="00DC4FDF" w:rsidRDefault="00BB3713">
      <w:pPr>
        <w:pStyle w:val="oancuaDanhsach"/>
        <w:numPr>
          <w:ilvl w:val="0"/>
          <w:numId w:val="9"/>
        </w:numPr>
        <w:spacing w:before="60" w:after="60"/>
        <w:jc w:val="both"/>
        <w:rPr>
          <w:color w:val="000000"/>
          <w:sz w:val="28"/>
          <w:szCs w:val="28"/>
        </w:rPr>
      </w:pPr>
      <m:oMath>
        <m:r>
          <w:rPr>
            <w:rFonts w:ascii="Cambria Math" w:hAnsi="Cambria Math"/>
            <w:color w:val="000000"/>
            <w:sz w:val="28"/>
            <w:szCs w:val="28"/>
          </w:rPr>
          <m:t>R</m:t>
        </m:r>
      </m:oMath>
      <w:r w:rsidRPr="00DC4FDF">
        <w:rPr>
          <w:color w:val="000000"/>
          <w:sz w:val="28"/>
          <w:szCs w:val="28"/>
        </w:rPr>
        <w:t xml:space="preserve">: dữ </w:t>
      </w:r>
      <w:proofErr w:type="spellStart"/>
      <w:r w:rsidRPr="00DC4FDF">
        <w:rPr>
          <w:color w:val="000000"/>
          <w:sz w:val="28"/>
          <w:szCs w:val="28"/>
        </w:rPr>
        <w:t>liệu</w:t>
      </w:r>
      <w:proofErr w:type="spellEnd"/>
      <w:r w:rsidRPr="00DC4FDF">
        <w:rPr>
          <w:color w:val="000000"/>
          <w:sz w:val="28"/>
          <w:szCs w:val="28"/>
        </w:rPr>
        <w:t xml:space="preserve"> 32 bit. </w:t>
      </w:r>
    </w:p>
    <w:p w14:paraId="73171943" w14:textId="77777777" w:rsidR="00BB3713" w:rsidRPr="00DC4FDF" w:rsidRDefault="00000000">
      <w:pPr>
        <w:pStyle w:val="oancuaDanhsach"/>
        <w:numPr>
          <w:ilvl w:val="0"/>
          <w:numId w:val="9"/>
        </w:numPr>
        <w:spacing w:before="60" w:after="60"/>
        <w:jc w:val="both"/>
        <w:rPr>
          <w:color w:val="000000"/>
          <w:sz w:val="28"/>
          <w:szCs w:val="28"/>
        </w:rPr>
      </w:pPr>
      <m:oMath>
        <m:sSub>
          <m:sSubPr>
            <m:ctrlPr>
              <w:rPr>
                <w:rFonts w:ascii="Cambria Math" w:hAnsi="Cambria Math"/>
                <w:color w:val="000000"/>
                <w:sz w:val="28"/>
                <w:szCs w:val="28"/>
              </w:rPr>
            </m:ctrlPr>
          </m:sSubPr>
          <m:e>
            <m:r>
              <w:rPr>
                <w:rFonts w:ascii="Cambria Math" w:hAnsi="Cambria Math"/>
                <w:color w:val="000000"/>
                <w:sz w:val="28"/>
                <w:szCs w:val="28"/>
              </w:rPr>
              <m:t>K</m:t>
            </m:r>
          </m:e>
          <m:sub>
            <m:r>
              <w:rPr>
                <w:rFonts w:ascii="Cambria Math" w:hAnsi="Cambria Math"/>
                <w:color w:val="000000"/>
                <w:sz w:val="28"/>
                <w:szCs w:val="28"/>
              </w:rPr>
              <m:t>i</m:t>
            </m:r>
          </m:sub>
        </m:sSub>
      </m:oMath>
      <w:r w:rsidR="00BB3713" w:rsidRPr="00DC4FDF">
        <w:rPr>
          <w:color w:val="000000"/>
          <w:sz w:val="28"/>
          <w:szCs w:val="28"/>
        </w:rPr>
        <w:t xml:space="preserve">: khóa con 48 </w:t>
      </w:r>
      <w:proofErr w:type="gramStart"/>
      <w:r w:rsidR="00BB3713" w:rsidRPr="00DC4FDF">
        <w:rPr>
          <w:color w:val="000000"/>
          <w:sz w:val="28"/>
          <w:szCs w:val="28"/>
        </w:rPr>
        <w:t>bit</w:t>
      </w:r>
      <w:proofErr w:type="gramEnd"/>
      <w:r w:rsidR="00BB3713" w:rsidRPr="00DC4FDF">
        <w:rPr>
          <w:color w:val="000000"/>
          <w:sz w:val="28"/>
          <w:szCs w:val="28"/>
        </w:rPr>
        <w:t xml:space="preserve">. </w:t>
      </w:r>
    </w:p>
    <w:p w14:paraId="39BADAC7" w14:textId="5831017F" w:rsidR="00D313BC" w:rsidRPr="00DC4FDF" w:rsidRDefault="00BB3713" w:rsidP="00BB3713">
      <w:pPr>
        <w:spacing w:before="60"/>
        <w:ind w:firstLine="720"/>
        <w:jc w:val="both"/>
        <w:rPr>
          <w:color w:val="000000"/>
          <w:sz w:val="28"/>
          <w:szCs w:val="28"/>
          <w:lang w:val="vi-VN"/>
        </w:rPr>
      </w:pPr>
      <w:proofErr w:type="spellStart"/>
      <w:r w:rsidRPr="00DC4FDF">
        <w:rPr>
          <w:color w:val="000000"/>
          <w:sz w:val="28"/>
          <w:szCs w:val="28"/>
        </w:rPr>
        <w:t>Quá</w:t>
      </w:r>
      <w:proofErr w:type="spellEnd"/>
      <w:r w:rsidRPr="00DC4FDF">
        <w:rPr>
          <w:color w:val="000000"/>
          <w:sz w:val="28"/>
          <w:szCs w:val="28"/>
        </w:rPr>
        <w:t xml:space="preserve"> </w:t>
      </w:r>
      <w:proofErr w:type="spellStart"/>
      <w:r w:rsidRPr="00DC4FDF">
        <w:rPr>
          <w:color w:val="000000"/>
          <w:sz w:val="28"/>
          <w:szCs w:val="28"/>
        </w:rPr>
        <w:t>trình</w:t>
      </w:r>
      <w:proofErr w:type="spellEnd"/>
      <w:r w:rsidRPr="00DC4FDF">
        <w:rPr>
          <w:color w:val="000000"/>
          <w:sz w:val="28"/>
          <w:szCs w:val="28"/>
        </w:rPr>
        <w:t xml:space="preserve"> </w:t>
      </w:r>
      <w:proofErr w:type="spellStart"/>
      <w:r w:rsidRPr="00DC4FDF">
        <w:rPr>
          <w:color w:val="000000"/>
          <w:sz w:val="28"/>
          <w:szCs w:val="28"/>
        </w:rPr>
        <w:t>xử</w:t>
      </w:r>
      <w:proofErr w:type="spellEnd"/>
      <w:r w:rsidRPr="00DC4FDF">
        <w:rPr>
          <w:color w:val="000000"/>
          <w:sz w:val="28"/>
          <w:szCs w:val="28"/>
        </w:rPr>
        <w:t xml:space="preserve"> </w:t>
      </w:r>
      <w:proofErr w:type="spellStart"/>
      <w:r w:rsidRPr="00DC4FDF">
        <w:rPr>
          <w:color w:val="000000"/>
          <w:sz w:val="28"/>
          <w:szCs w:val="28"/>
        </w:rPr>
        <w:t>lý</w:t>
      </w:r>
      <w:proofErr w:type="spellEnd"/>
      <w:r w:rsidRPr="00DC4FDF">
        <w:rPr>
          <w:color w:val="000000"/>
          <w:sz w:val="28"/>
          <w:szCs w:val="28"/>
        </w:rPr>
        <w:t xml:space="preserve"> </w:t>
      </w:r>
      <w:proofErr w:type="spellStart"/>
      <w:r w:rsidRPr="00DC4FDF">
        <w:rPr>
          <w:color w:val="000000"/>
          <w:sz w:val="28"/>
          <w:szCs w:val="28"/>
        </w:rPr>
        <w:t>gồm</w:t>
      </w:r>
      <w:proofErr w:type="spellEnd"/>
      <w:r w:rsidRPr="00DC4FDF">
        <w:rPr>
          <w:color w:val="000000"/>
          <w:sz w:val="28"/>
          <w:szCs w:val="28"/>
          <w:lang w:val="vi-VN"/>
        </w:rPr>
        <w:t>:</w:t>
      </w:r>
    </w:p>
    <w:p w14:paraId="255BA3F0" w14:textId="1CA4244C" w:rsidR="00BB3713" w:rsidRPr="00DC4FDF" w:rsidRDefault="00B231C1" w:rsidP="00BB3713">
      <w:pPr>
        <w:spacing w:before="60"/>
        <w:ind w:firstLine="720"/>
        <w:jc w:val="both"/>
        <w:rPr>
          <w:color w:val="000000"/>
          <w:sz w:val="28"/>
          <w:szCs w:val="28"/>
          <w:lang w:val="vi-VN"/>
        </w:rPr>
      </w:pPr>
      <w:r w:rsidRPr="00DC4FDF">
        <w:rPr>
          <w:color w:val="000000"/>
          <w:sz w:val="28"/>
          <w:szCs w:val="28"/>
          <w:lang w:val="vi-VN"/>
        </w:rPr>
        <w:t xml:space="preserve">- Mở rộng dữ liệu E: </w:t>
      </w:r>
      <w:r w:rsidR="00D63CBD" w:rsidRPr="00DC4FDF">
        <w:rPr>
          <w:color w:val="000000"/>
          <w:sz w:val="28"/>
          <w:szCs w:val="28"/>
          <w:lang w:val="vi-VN"/>
        </w:rPr>
        <w:t xml:space="preserve">Có kích thước 32 </w:t>
      </w:r>
      <w:proofErr w:type="spellStart"/>
      <w:r w:rsidR="00D63CBD" w:rsidRPr="00DC4FDF">
        <w:rPr>
          <w:color w:val="000000"/>
          <w:sz w:val="28"/>
          <w:szCs w:val="28"/>
          <w:lang w:val="vi-VN"/>
        </w:rPr>
        <w:t>bit</w:t>
      </w:r>
      <w:proofErr w:type="spellEnd"/>
      <w:r w:rsidR="00D63CBD" w:rsidRPr="00DC4FDF">
        <w:rPr>
          <w:color w:val="000000"/>
          <w:sz w:val="28"/>
          <w:szCs w:val="28"/>
          <w:lang w:val="vi-VN"/>
        </w:rPr>
        <w:t xml:space="preserve"> được mở rộng thành 48 </w:t>
      </w:r>
      <w:proofErr w:type="spellStart"/>
      <w:r w:rsidR="00D63CBD" w:rsidRPr="00DC4FDF">
        <w:rPr>
          <w:color w:val="000000"/>
          <w:sz w:val="28"/>
          <w:szCs w:val="28"/>
          <w:lang w:val="vi-VN"/>
        </w:rPr>
        <w:t>bit</w:t>
      </w:r>
      <w:proofErr w:type="spellEnd"/>
      <w:r w:rsidR="00D63CBD" w:rsidRPr="00DC4FDF">
        <w:rPr>
          <w:color w:val="000000"/>
          <w:sz w:val="28"/>
          <w:szCs w:val="28"/>
          <w:lang w:val="vi-VN"/>
        </w:rPr>
        <w:t xml:space="preserve"> bằng bảng mở rộng E</w:t>
      </w:r>
    </w:p>
    <w:p w14:paraId="5858C0C2" w14:textId="77777777" w:rsidR="004F21B2" w:rsidRPr="00DC4FDF" w:rsidRDefault="00F0265F" w:rsidP="004F21B2">
      <w:pPr>
        <w:spacing w:before="60" w:after="60"/>
        <w:ind w:firstLine="709"/>
        <w:jc w:val="both"/>
        <w:rPr>
          <w:color w:val="000000"/>
          <w:sz w:val="28"/>
          <w:szCs w:val="28"/>
          <w:lang w:val="vi-VN"/>
        </w:rPr>
      </w:pPr>
      <w:r w:rsidRPr="00DC4FDF">
        <w:rPr>
          <w:color w:val="000000"/>
          <w:sz w:val="28"/>
          <w:szCs w:val="28"/>
          <w:lang w:val="vi-VN"/>
        </w:rPr>
        <w:tab/>
        <w:t xml:space="preserve">- XOR với khóa con: </w:t>
      </w:r>
      <w:r w:rsidR="004F21B2" w:rsidRPr="00DC4FDF">
        <w:rPr>
          <w:color w:val="000000"/>
          <w:sz w:val="28"/>
          <w:szCs w:val="28"/>
          <w:lang w:val="vi-VN"/>
        </w:rPr>
        <w:t>Dữ liệu sau khi mở rộng được XOR với khóa con:</w:t>
      </w:r>
    </w:p>
    <w:p w14:paraId="127C3736" w14:textId="5FE7B47B" w:rsidR="00F0265F" w:rsidRPr="00DC4FDF" w:rsidRDefault="004F21B2" w:rsidP="004F21B2">
      <w:pPr>
        <w:spacing w:before="60"/>
        <w:jc w:val="both"/>
        <w:rPr>
          <w:color w:val="000000"/>
          <w:sz w:val="28"/>
          <w:szCs w:val="28"/>
          <w:lang w:val="vi-VN"/>
        </w:rPr>
      </w:pPr>
      <m:oMathPara>
        <m:oMath>
          <m:r>
            <w:rPr>
              <w:rFonts w:ascii="Cambria Math" w:hAnsi="Cambria Math"/>
              <w:color w:val="000000"/>
              <w:sz w:val="28"/>
              <w:szCs w:val="28"/>
              <w:lang w:val="vi-VN"/>
            </w:rPr>
            <m:t>B=E(R)⊕</m:t>
          </m:r>
          <m:sSub>
            <m:sSubPr>
              <m:ctrlPr>
                <w:rPr>
                  <w:rFonts w:ascii="Cambria Math" w:hAnsi="Cambria Math"/>
                  <w:color w:val="000000"/>
                  <w:sz w:val="28"/>
                  <w:szCs w:val="28"/>
                </w:rPr>
              </m:ctrlPr>
            </m:sSubPr>
            <m:e>
              <m:r>
                <w:rPr>
                  <w:rFonts w:ascii="Cambria Math" w:hAnsi="Cambria Math"/>
                  <w:color w:val="000000"/>
                  <w:sz w:val="28"/>
                  <w:szCs w:val="28"/>
                  <w:lang w:val="vi-VN"/>
                </w:rPr>
                <m:t>K</m:t>
              </m:r>
            </m:e>
            <m:sub>
              <m:r>
                <w:rPr>
                  <w:rFonts w:ascii="Cambria Math" w:hAnsi="Cambria Math"/>
                  <w:color w:val="000000"/>
                  <w:sz w:val="28"/>
                  <w:szCs w:val="28"/>
                  <w:lang w:val="vi-VN"/>
                </w:rPr>
                <m:t>i</m:t>
              </m:r>
            </m:sub>
          </m:sSub>
        </m:oMath>
      </m:oMathPara>
    </w:p>
    <w:p w14:paraId="7B886A47" w14:textId="77777777" w:rsidR="00154362" w:rsidRPr="00DC4FDF" w:rsidRDefault="004F21B2" w:rsidP="00154362">
      <w:pPr>
        <w:spacing w:before="60" w:after="60"/>
        <w:ind w:firstLine="709"/>
        <w:jc w:val="both"/>
        <w:rPr>
          <w:color w:val="000000"/>
          <w:sz w:val="28"/>
          <w:szCs w:val="28"/>
          <w:lang w:val="vi-VN"/>
        </w:rPr>
      </w:pPr>
      <w:r w:rsidRPr="00DC4FDF">
        <w:rPr>
          <w:color w:val="000000"/>
          <w:sz w:val="28"/>
          <w:szCs w:val="28"/>
          <w:lang w:val="vi-VN"/>
        </w:rPr>
        <w:tab/>
        <w:t>- Thay thế bằng các S-</w:t>
      </w:r>
      <w:proofErr w:type="spellStart"/>
      <w:r w:rsidRPr="00DC4FDF">
        <w:rPr>
          <w:color w:val="000000"/>
          <w:sz w:val="28"/>
          <w:szCs w:val="28"/>
          <w:lang w:val="vi-VN"/>
        </w:rPr>
        <w:t>Box</w:t>
      </w:r>
      <w:proofErr w:type="spellEnd"/>
      <w:r w:rsidRPr="00DC4FDF">
        <w:rPr>
          <w:color w:val="000000"/>
          <w:sz w:val="28"/>
          <w:szCs w:val="28"/>
          <w:lang w:val="vi-VN"/>
        </w:rPr>
        <w:t>:</w:t>
      </w:r>
      <w:r w:rsidR="008B2A89" w:rsidRPr="00DC4FDF">
        <w:rPr>
          <w:color w:val="000000"/>
          <w:sz w:val="28"/>
          <w:szCs w:val="28"/>
          <w:lang w:val="vi-VN"/>
        </w:rPr>
        <w:t xml:space="preserve"> </w:t>
      </w:r>
      <w:r w:rsidR="00154362" w:rsidRPr="00DC4FDF">
        <w:rPr>
          <w:color w:val="000000"/>
          <w:sz w:val="28"/>
          <w:szCs w:val="28"/>
          <w:lang w:val="vi-VN"/>
        </w:rPr>
        <w:t xml:space="preserve">Mỗi nhóm 6 </w:t>
      </w:r>
      <w:proofErr w:type="spellStart"/>
      <w:r w:rsidR="00154362" w:rsidRPr="00DC4FDF">
        <w:rPr>
          <w:color w:val="000000"/>
          <w:sz w:val="28"/>
          <w:szCs w:val="28"/>
          <w:lang w:val="vi-VN"/>
        </w:rPr>
        <w:t>bit</w:t>
      </w:r>
      <w:proofErr w:type="spellEnd"/>
      <w:r w:rsidR="00154362" w:rsidRPr="00DC4FDF">
        <w:rPr>
          <w:color w:val="000000"/>
          <w:sz w:val="28"/>
          <w:szCs w:val="28"/>
          <w:lang w:val="vi-VN"/>
        </w:rPr>
        <w:t xml:space="preserve"> được thay thế bằng 4 </w:t>
      </w:r>
      <w:proofErr w:type="spellStart"/>
      <w:r w:rsidR="00154362" w:rsidRPr="00DC4FDF">
        <w:rPr>
          <w:color w:val="000000"/>
          <w:sz w:val="28"/>
          <w:szCs w:val="28"/>
          <w:lang w:val="vi-VN"/>
        </w:rPr>
        <w:t>bit</w:t>
      </w:r>
      <w:proofErr w:type="spellEnd"/>
      <w:r w:rsidR="00154362" w:rsidRPr="00DC4FDF">
        <w:rPr>
          <w:color w:val="000000"/>
          <w:sz w:val="28"/>
          <w:szCs w:val="28"/>
          <w:lang w:val="vi-VN"/>
        </w:rPr>
        <w:t xml:space="preserve"> thông</w:t>
      </w:r>
    </w:p>
    <w:p w14:paraId="3B621F41" w14:textId="77777777" w:rsidR="00154362" w:rsidRPr="00DC4FDF" w:rsidRDefault="00154362" w:rsidP="00154362">
      <w:pPr>
        <w:spacing w:before="60" w:after="60"/>
        <w:jc w:val="both"/>
        <w:rPr>
          <w:color w:val="000000"/>
          <w:sz w:val="28"/>
          <w:szCs w:val="28"/>
          <w:lang w:val="vi-VN"/>
        </w:rPr>
      </w:pPr>
      <w:r w:rsidRPr="00DC4FDF">
        <w:rPr>
          <w:color w:val="000000"/>
          <w:sz w:val="28"/>
          <w:szCs w:val="28"/>
        </w:rPr>
        <w:t xml:space="preserve">qua 8 S-box (S1 </w:t>
      </w:r>
      <w:proofErr w:type="spellStart"/>
      <w:r w:rsidRPr="00DC4FDF">
        <w:rPr>
          <w:color w:val="000000"/>
          <w:sz w:val="28"/>
          <w:szCs w:val="28"/>
        </w:rPr>
        <w:t>đến</w:t>
      </w:r>
      <w:proofErr w:type="spellEnd"/>
      <w:r w:rsidRPr="00DC4FDF">
        <w:rPr>
          <w:color w:val="000000"/>
          <w:sz w:val="28"/>
          <w:szCs w:val="28"/>
        </w:rPr>
        <w:t xml:space="preserve"> S8):</w:t>
      </w:r>
    </w:p>
    <w:p w14:paraId="3E55C506" w14:textId="77777777" w:rsidR="00154362" w:rsidRPr="00DC4FDF" w:rsidRDefault="00154362" w:rsidP="00154362">
      <w:pPr>
        <w:spacing w:before="60" w:after="60"/>
        <w:jc w:val="both"/>
        <w:rPr>
          <w:color w:val="000000"/>
          <w:sz w:val="28"/>
          <w:szCs w:val="28"/>
          <w:lang w:val="vi-VN"/>
        </w:rPr>
      </w:pPr>
      <w:r w:rsidRPr="00DC4FDF">
        <w:rPr>
          <w:color w:val="000000"/>
          <w:sz w:val="28"/>
          <w:szCs w:val="28"/>
          <w:lang w:val="vi-VN"/>
        </w:rPr>
        <w:tab/>
      </w:r>
      <w:r w:rsidRPr="00DC4FDF">
        <w:rPr>
          <w:color w:val="000000"/>
          <w:sz w:val="28"/>
          <w:szCs w:val="28"/>
          <w:lang w:val="vi-VN"/>
        </w:rPr>
        <w:tab/>
        <w:t xml:space="preserve">+ </w:t>
      </w:r>
      <w:proofErr w:type="spellStart"/>
      <w:r w:rsidRPr="00DC4FDF">
        <w:rPr>
          <w:color w:val="000000"/>
          <w:sz w:val="28"/>
          <w:szCs w:val="28"/>
          <w:lang w:val="vi-VN"/>
        </w:rPr>
        <w:t>Bit</w:t>
      </w:r>
      <w:proofErr w:type="spellEnd"/>
      <w:r w:rsidRPr="00DC4FDF">
        <w:rPr>
          <w:color w:val="000000"/>
          <w:sz w:val="28"/>
          <w:szCs w:val="28"/>
          <w:lang w:val="vi-VN"/>
        </w:rPr>
        <w:t xml:space="preserve"> thứ nhất và </w:t>
      </w:r>
      <w:proofErr w:type="spellStart"/>
      <w:r w:rsidRPr="00DC4FDF">
        <w:rPr>
          <w:color w:val="000000"/>
          <w:sz w:val="28"/>
          <w:szCs w:val="28"/>
          <w:lang w:val="vi-VN"/>
        </w:rPr>
        <w:t>bit</w:t>
      </w:r>
      <w:proofErr w:type="spellEnd"/>
      <w:r w:rsidRPr="00DC4FDF">
        <w:rPr>
          <w:color w:val="000000"/>
          <w:sz w:val="28"/>
          <w:szCs w:val="28"/>
          <w:lang w:val="vi-VN"/>
        </w:rPr>
        <w:t xml:space="preserve"> thứ sáu xác định hang</w:t>
      </w:r>
    </w:p>
    <w:p w14:paraId="7B744ACC" w14:textId="1A68D976" w:rsidR="00154362" w:rsidRPr="00DC4FDF" w:rsidRDefault="00154362" w:rsidP="00154362">
      <w:pPr>
        <w:spacing w:before="60" w:after="60"/>
        <w:jc w:val="both"/>
        <w:rPr>
          <w:color w:val="000000"/>
          <w:sz w:val="28"/>
          <w:szCs w:val="28"/>
          <w:lang w:val="vi-VN"/>
        </w:rPr>
      </w:pPr>
      <w:r w:rsidRPr="00DC4FDF">
        <w:rPr>
          <w:color w:val="000000"/>
          <w:sz w:val="28"/>
          <w:szCs w:val="28"/>
          <w:lang w:val="vi-VN"/>
        </w:rPr>
        <w:tab/>
      </w:r>
      <w:r w:rsidRPr="00DC4FDF">
        <w:rPr>
          <w:color w:val="000000"/>
          <w:sz w:val="28"/>
          <w:szCs w:val="28"/>
          <w:lang w:val="vi-VN"/>
        </w:rPr>
        <w:tab/>
        <w:t xml:space="preserve">+ </w:t>
      </w:r>
      <w:r w:rsidR="00E26B49" w:rsidRPr="00DC4FDF">
        <w:rPr>
          <w:color w:val="000000"/>
          <w:sz w:val="28"/>
          <w:szCs w:val="28"/>
          <w:lang w:val="vi-VN"/>
        </w:rPr>
        <w:t>4</w:t>
      </w:r>
      <w:r w:rsidRPr="00DC4FDF">
        <w:rPr>
          <w:color w:val="000000"/>
          <w:sz w:val="28"/>
          <w:szCs w:val="28"/>
          <w:lang w:val="vi-VN"/>
        </w:rPr>
        <w:t xml:space="preserve"> </w:t>
      </w:r>
      <w:proofErr w:type="spellStart"/>
      <w:r w:rsidRPr="00DC4FDF">
        <w:rPr>
          <w:color w:val="000000"/>
          <w:sz w:val="28"/>
          <w:szCs w:val="28"/>
          <w:lang w:val="vi-VN"/>
        </w:rPr>
        <w:t>bit</w:t>
      </w:r>
      <w:proofErr w:type="spellEnd"/>
      <w:r w:rsidRPr="00DC4FDF">
        <w:rPr>
          <w:color w:val="000000"/>
          <w:sz w:val="28"/>
          <w:szCs w:val="28"/>
          <w:lang w:val="vi-VN"/>
        </w:rPr>
        <w:t xml:space="preserve"> ở giữa xác định cột</w:t>
      </w:r>
    </w:p>
    <w:p w14:paraId="41567927" w14:textId="21A6331A" w:rsidR="004D5AFC" w:rsidRPr="00DC4FDF" w:rsidRDefault="004D5AFC" w:rsidP="00154362">
      <w:pPr>
        <w:spacing w:before="60" w:after="60"/>
        <w:jc w:val="both"/>
        <w:rPr>
          <w:color w:val="000000"/>
          <w:sz w:val="28"/>
          <w:szCs w:val="28"/>
          <w:lang w:val="vi-VN"/>
        </w:rPr>
      </w:pPr>
      <w:r w:rsidRPr="00DC4FDF">
        <w:rPr>
          <w:color w:val="000000"/>
          <w:sz w:val="28"/>
          <w:szCs w:val="28"/>
          <w:lang w:val="vi-VN"/>
        </w:rPr>
        <w:tab/>
        <w:t xml:space="preserve">- Hoán vị P: 32 </w:t>
      </w:r>
      <w:proofErr w:type="spellStart"/>
      <w:r w:rsidRPr="00DC4FDF">
        <w:rPr>
          <w:color w:val="000000"/>
          <w:sz w:val="28"/>
          <w:szCs w:val="28"/>
          <w:lang w:val="vi-VN"/>
        </w:rPr>
        <w:t>bit</w:t>
      </w:r>
      <w:proofErr w:type="spellEnd"/>
      <w:r w:rsidRPr="00DC4FDF">
        <w:rPr>
          <w:color w:val="000000"/>
          <w:sz w:val="28"/>
          <w:szCs w:val="28"/>
          <w:lang w:val="vi-VN"/>
        </w:rPr>
        <w:t xml:space="preserve"> đầu ra từ các S-</w:t>
      </w:r>
      <w:proofErr w:type="spellStart"/>
      <w:r w:rsidRPr="00DC4FDF">
        <w:rPr>
          <w:color w:val="000000"/>
          <w:sz w:val="28"/>
          <w:szCs w:val="28"/>
          <w:lang w:val="vi-VN"/>
        </w:rPr>
        <w:t>Box</w:t>
      </w:r>
      <w:proofErr w:type="spellEnd"/>
      <w:r w:rsidRPr="00DC4FDF">
        <w:rPr>
          <w:color w:val="000000"/>
          <w:sz w:val="28"/>
          <w:szCs w:val="28"/>
          <w:lang w:val="vi-VN"/>
        </w:rPr>
        <w:t xml:space="preserve"> tiếp tục được hoán vị theo bảng P</w:t>
      </w:r>
    </w:p>
    <w:p w14:paraId="31327A18" w14:textId="7882C647" w:rsidR="004D5AFC" w:rsidRPr="00DC4FDF" w:rsidRDefault="004D5AFC" w:rsidP="00154362">
      <w:pPr>
        <w:spacing w:before="60" w:after="60"/>
        <w:jc w:val="both"/>
        <w:rPr>
          <w:color w:val="000000"/>
          <w:sz w:val="28"/>
          <w:szCs w:val="28"/>
          <w:lang w:val="vi-VN"/>
        </w:rPr>
      </w:pPr>
      <w:r w:rsidRPr="00DC4FDF">
        <w:rPr>
          <w:color w:val="000000"/>
          <w:sz w:val="28"/>
          <w:szCs w:val="28"/>
          <w:lang w:val="vi-VN"/>
        </w:rPr>
        <w:tab/>
      </w:r>
    </w:p>
    <w:p w14:paraId="1348FB90" w14:textId="77777777" w:rsidR="007304E6" w:rsidRPr="00DC4FDF" w:rsidRDefault="007304E6" w:rsidP="007304E6">
      <w:pPr>
        <w:spacing w:before="60" w:after="60"/>
        <w:jc w:val="both"/>
        <w:rPr>
          <w:b/>
          <w:bCs/>
          <w:color w:val="000000"/>
          <w:sz w:val="28"/>
          <w:szCs w:val="28"/>
          <w:lang w:val="vi-VN"/>
        </w:rPr>
      </w:pPr>
      <w:r w:rsidRPr="00DC4FDF">
        <w:rPr>
          <w:b/>
          <w:bCs/>
          <w:color w:val="000000"/>
          <w:sz w:val="28"/>
          <w:szCs w:val="28"/>
          <w:lang w:val="vi-VN"/>
        </w:rPr>
        <w:t>Bước 3: Hoán vị ngược IP⁻¹</w:t>
      </w:r>
    </w:p>
    <w:p w14:paraId="765DD6DA" w14:textId="77777777" w:rsidR="0065653A" w:rsidRPr="00DC4FDF" w:rsidRDefault="0065653A" w:rsidP="0065653A">
      <w:pPr>
        <w:spacing w:before="60" w:after="60"/>
        <w:jc w:val="both"/>
        <w:rPr>
          <w:color w:val="000000"/>
          <w:sz w:val="28"/>
          <w:szCs w:val="28"/>
          <w:lang w:val="vi-VN"/>
        </w:rPr>
      </w:pPr>
      <w:r w:rsidRPr="00DC4FDF">
        <w:rPr>
          <w:b/>
          <w:bCs/>
          <w:color w:val="000000"/>
          <w:sz w:val="28"/>
          <w:szCs w:val="28"/>
          <w:lang w:val="vi-VN"/>
        </w:rPr>
        <w:tab/>
      </w:r>
      <w:r w:rsidRPr="00DC4FDF">
        <w:rPr>
          <w:color w:val="000000"/>
          <w:sz w:val="28"/>
          <w:szCs w:val="28"/>
          <w:lang w:val="vi-VN"/>
        </w:rPr>
        <w:t xml:space="preserve">Sau khi hoàn thành vòng </w:t>
      </w:r>
      <w:proofErr w:type="spellStart"/>
      <w:r w:rsidRPr="00DC4FDF">
        <w:rPr>
          <w:color w:val="000000"/>
          <w:sz w:val="28"/>
          <w:szCs w:val="28"/>
          <w:lang w:val="vi-VN"/>
        </w:rPr>
        <w:t>Feistel</w:t>
      </w:r>
      <w:proofErr w:type="spellEnd"/>
      <w:r w:rsidRPr="00DC4FDF">
        <w:rPr>
          <w:color w:val="000000"/>
          <w:sz w:val="28"/>
          <w:szCs w:val="28"/>
          <w:lang w:val="vi-VN"/>
        </w:rPr>
        <w:t xml:space="preserve"> thứ 16, ta thu được hai nửa dữ liệu cuối cùng:</w:t>
      </w:r>
    </w:p>
    <w:p w14:paraId="5CF2B2C1" w14:textId="2495B7EC" w:rsidR="007304E6" w:rsidRPr="00DC4FDF" w:rsidRDefault="00000000" w:rsidP="0065653A">
      <w:pPr>
        <w:spacing w:before="60" w:after="60"/>
        <w:jc w:val="center"/>
        <w:rPr>
          <w:b/>
          <w:bCs/>
          <w:color w:val="000000"/>
          <w:sz w:val="28"/>
          <w:szCs w:val="28"/>
          <w:lang w:val="vi-VN"/>
        </w:rPr>
      </w:pPr>
      <m:oMath>
        <m:sSub>
          <m:sSubPr>
            <m:ctrlPr>
              <w:rPr>
                <w:rFonts w:ascii="Cambria Math" w:hAnsi="Cambria Math"/>
                <w:color w:val="000000"/>
                <w:sz w:val="28"/>
                <w:szCs w:val="28"/>
              </w:rPr>
            </m:ctrlPr>
          </m:sSubPr>
          <m:e>
            <m:r>
              <w:rPr>
                <w:rFonts w:ascii="Cambria Math" w:hAnsi="Cambria Math"/>
                <w:color w:val="000000"/>
                <w:sz w:val="28"/>
                <w:szCs w:val="28"/>
                <w:lang w:val="vi-VN"/>
              </w:rPr>
              <m:t>L</m:t>
            </m:r>
          </m:e>
          <m:sub>
            <m:r>
              <w:rPr>
                <w:rFonts w:ascii="Cambria Math" w:hAnsi="Cambria Math"/>
                <w:color w:val="000000"/>
                <w:sz w:val="28"/>
                <w:szCs w:val="28"/>
                <w:lang w:val="vi-VN"/>
              </w:rPr>
              <m:t>16</m:t>
            </m:r>
          </m:sub>
        </m:sSub>
      </m:oMath>
      <w:r w:rsidR="0065653A" w:rsidRPr="00DC4FDF">
        <w:rPr>
          <w:color w:val="000000"/>
          <w:sz w:val="28"/>
          <w:szCs w:val="28"/>
          <w:lang w:val="vi-VN"/>
        </w:rPr>
        <w:t>,</w:t>
      </w:r>
      <m:oMath>
        <m:sSub>
          <m:sSubPr>
            <m:ctrlPr>
              <w:rPr>
                <w:rFonts w:ascii="Cambria Math" w:hAnsi="Cambria Math"/>
                <w:color w:val="000000"/>
                <w:sz w:val="28"/>
                <w:szCs w:val="28"/>
              </w:rPr>
            </m:ctrlPr>
          </m:sSubPr>
          <m:e>
            <m:r>
              <w:rPr>
                <w:rFonts w:ascii="Cambria Math" w:hAnsi="Cambria Math"/>
                <w:color w:val="000000"/>
                <w:sz w:val="28"/>
                <w:szCs w:val="28"/>
                <w:lang w:val="vi-VN"/>
              </w:rPr>
              <m:t>R</m:t>
            </m:r>
          </m:e>
          <m:sub>
            <m:r>
              <w:rPr>
                <w:rFonts w:ascii="Cambria Math" w:hAnsi="Cambria Math"/>
                <w:color w:val="000000"/>
                <w:sz w:val="28"/>
                <w:szCs w:val="28"/>
                <w:lang w:val="vi-VN"/>
              </w:rPr>
              <m:t>16</m:t>
            </m:r>
          </m:sub>
        </m:sSub>
      </m:oMath>
    </w:p>
    <w:p w14:paraId="50FEA040" w14:textId="77777777" w:rsidR="0065653A" w:rsidRPr="00DC4FDF" w:rsidRDefault="0065653A" w:rsidP="0065653A">
      <w:pPr>
        <w:spacing w:before="60" w:after="60"/>
        <w:rPr>
          <w:color w:val="000000"/>
          <w:sz w:val="28"/>
          <w:szCs w:val="28"/>
          <w:lang w:val="vi-VN"/>
        </w:rPr>
      </w:pPr>
      <w:r w:rsidRPr="00DC4FDF">
        <w:rPr>
          <w:color w:val="000000"/>
          <w:sz w:val="28"/>
          <w:szCs w:val="28"/>
          <w:lang w:val="vi-VN"/>
        </w:rPr>
        <w:t>Hai phần dữ liệu này được ghép lại theo thứ tự:</w:t>
      </w:r>
    </w:p>
    <w:p w14:paraId="2C4AC948" w14:textId="77777777" w:rsidR="00A0444D" w:rsidRPr="00DC4FDF" w:rsidRDefault="00000000" w:rsidP="0065653A">
      <w:pPr>
        <w:spacing w:before="60" w:after="60"/>
        <w:rPr>
          <w:color w:val="000000"/>
          <w:sz w:val="28"/>
          <w:szCs w:val="28"/>
          <w:lang w:val="vi-VN"/>
        </w:rPr>
      </w:pPr>
      <m:oMathPara>
        <m:oMath>
          <m:sSub>
            <m:sSubPr>
              <m:ctrlPr>
                <w:rPr>
                  <w:rFonts w:ascii="Cambria Math" w:hAnsi="Cambria Math"/>
                  <w:color w:val="000000"/>
                  <w:sz w:val="28"/>
                  <w:szCs w:val="28"/>
                </w:rPr>
              </m:ctrlPr>
            </m:sSubPr>
            <m:e>
              <m:r>
                <w:rPr>
                  <w:rFonts w:ascii="Cambria Math" w:hAnsi="Cambria Math"/>
                  <w:color w:val="000000"/>
                  <w:sz w:val="28"/>
                  <w:szCs w:val="28"/>
                </w:rPr>
                <m:t>R</m:t>
              </m:r>
            </m:e>
            <m:sub>
              <m:r>
                <w:rPr>
                  <w:rFonts w:ascii="Cambria Math" w:hAnsi="Cambria Math"/>
                  <w:color w:val="000000"/>
                  <w:sz w:val="28"/>
                  <w:szCs w:val="28"/>
                </w:rPr>
                <m:t>16</m:t>
              </m:r>
            </m:sub>
          </m:sSub>
          <m:r>
            <m:rPr>
              <m:sty m:val="p"/>
            </m:rPr>
            <w:rPr>
              <w:rFonts w:ascii="Cambria Math" w:hAnsi="Cambria Math"/>
              <w:color w:val="000000"/>
              <w:sz w:val="28"/>
              <w:szCs w:val="28"/>
            </w:rPr>
            <m:t>∣∣</m:t>
          </m:r>
          <m:sSub>
            <m:sSubPr>
              <m:ctrlPr>
                <w:rPr>
                  <w:rFonts w:ascii="Cambria Math" w:hAnsi="Cambria Math"/>
                  <w:color w:val="000000"/>
                  <w:sz w:val="28"/>
                  <w:szCs w:val="28"/>
                </w:rPr>
              </m:ctrlPr>
            </m:sSubPr>
            <m:e>
              <m:r>
                <w:rPr>
                  <w:rFonts w:ascii="Cambria Math" w:hAnsi="Cambria Math"/>
                  <w:color w:val="000000"/>
                  <w:sz w:val="28"/>
                  <w:szCs w:val="28"/>
                </w:rPr>
                <m:t>L</m:t>
              </m:r>
            </m:e>
            <m:sub>
              <m:r>
                <w:rPr>
                  <w:rFonts w:ascii="Cambria Math" w:hAnsi="Cambria Math"/>
                  <w:color w:val="000000"/>
                  <w:sz w:val="28"/>
                  <w:szCs w:val="28"/>
                </w:rPr>
                <m:t>16</m:t>
              </m:r>
            </m:sub>
          </m:sSub>
        </m:oMath>
      </m:oMathPara>
    </w:p>
    <w:p w14:paraId="103E98B9" w14:textId="157CDF97" w:rsidR="00A0444D" w:rsidRPr="00DC4FDF" w:rsidRDefault="00A0444D" w:rsidP="00A0444D">
      <w:pPr>
        <w:spacing w:before="60" w:after="60"/>
        <w:rPr>
          <w:color w:val="000000"/>
          <w:sz w:val="28"/>
          <w:szCs w:val="28"/>
          <w:lang w:val="vi-VN"/>
        </w:rPr>
      </w:pPr>
      <w:r w:rsidRPr="00DC4FDF">
        <w:rPr>
          <w:color w:val="000000"/>
          <w:sz w:val="28"/>
          <w:szCs w:val="28"/>
          <w:lang w:val="vi-VN"/>
        </w:rPr>
        <w:lastRenderedPageBreak/>
        <w:t xml:space="preserve">Khối dữ liệu 64 </w:t>
      </w:r>
      <w:proofErr w:type="spellStart"/>
      <w:r w:rsidRPr="00DC4FDF">
        <w:rPr>
          <w:color w:val="000000"/>
          <w:sz w:val="28"/>
          <w:szCs w:val="28"/>
          <w:lang w:val="vi-VN"/>
        </w:rPr>
        <w:t>bit</w:t>
      </w:r>
      <w:proofErr w:type="spellEnd"/>
      <w:r w:rsidRPr="00DC4FDF">
        <w:rPr>
          <w:color w:val="000000"/>
          <w:sz w:val="28"/>
          <w:szCs w:val="28"/>
          <w:lang w:val="vi-VN"/>
        </w:rPr>
        <w:t xml:space="preserve"> sau đó được đưa qua phép hoán vị ngược IP⁻¹ , kết quả thu được là bản rõ:</w:t>
      </w:r>
    </w:p>
    <w:p w14:paraId="710CF557" w14:textId="77777777" w:rsidR="00053646" w:rsidRPr="00DC4FDF" w:rsidRDefault="00A0444D" w:rsidP="00A0444D">
      <w:pPr>
        <w:spacing w:before="60" w:after="60"/>
        <w:rPr>
          <w:color w:val="000000"/>
          <w:sz w:val="28"/>
          <w:szCs w:val="28"/>
          <w:lang w:val="vi-VN"/>
        </w:rPr>
      </w:pPr>
      <m:oMathPara>
        <m:oMath>
          <m:r>
            <w:rPr>
              <w:rFonts w:ascii="Cambria Math" w:hAnsi="Cambria Math"/>
              <w:color w:val="000000"/>
              <w:sz w:val="28"/>
              <w:szCs w:val="28"/>
            </w:rPr>
            <m:t>Plaintext=I</m:t>
          </m:r>
          <m:sSup>
            <m:sSupPr>
              <m:ctrlPr>
                <w:rPr>
                  <w:rFonts w:ascii="Cambria Math" w:hAnsi="Cambria Math"/>
                  <w:color w:val="000000"/>
                  <w:sz w:val="28"/>
                  <w:szCs w:val="28"/>
                </w:rPr>
              </m:ctrlPr>
            </m:sSupPr>
            <m:e>
              <m:r>
                <w:rPr>
                  <w:rFonts w:ascii="Cambria Math" w:hAnsi="Cambria Math"/>
                  <w:color w:val="000000"/>
                  <w:sz w:val="28"/>
                  <w:szCs w:val="28"/>
                </w:rPr>
                <m:t>P</m:t>
              </m:r>
            </m:e>
            <m:sup>
              <m:r>
                <w:rPr>
                  <w:rFonts w:ascii="Cambria Math" w:hAnsi="Cambria Math"/>
                  <w:color w:val="000000"/>
                  <w:sz w:val="28"/>
                  <w:szCs w:val="28"/>
                </w:rPr>
                <m:t>-1</m:t>
              </m:r>
            </m:sup>
          </m:sSup>
          <m:r>
            <w:rPr>
              <w:rFonts w:ascii="Cambria Math" w:hAnsi="Cambria Math"/>
              <w:color w:val="000000"/>
              <w:sz w:val="28"/>
              <w:szCs w:val="28"/>
            </w:rPr>
            <m:t>(</m:t>
          </m:r>
          <m:sSub>
            <m:sSubPr>
              <m:ctrlPr>
                <w:rPr>
                  <w:rFonts w:ascii="Cambria Math" w:hAnsi="Cambria Math"/>
                  <w:color w:val="000000"/>
                  <w:sz w:val="28"/>
                  <w:szCs w:val="28"/>
                </w:rPr>
              </m:ctrlPr>
            </m:sSubPr>
            <m:e>
              <m:r>
                <w:rPr>
                  <w:rFonts w:ascii="Cambria Math" w:hAnsi="Cambria Math"/>
                  <w:color w:val="000000"/>
                  <w:sz w:val="28"/>
                  <w:szCs w:val="28"/>
                </w:rPr>
                <m:t>R</m:t>
              </m:r>
            </m:e>
            <m:sub>
              <m:r>
                <w:rPr>
                  <w:rFonts w:ascii="Cambria Math" w:hAnsi="Cambria Math"/>
                  <w:color w:val="000000"/>
                  <w:sz w:val="28"/>
                  <w:szCs w:val="28"/>
                </w:rPr>
                <m:t>16</m:t>
              </m:r>
            </m:sub>
          </m:sSub>
          <m:r>
            <m:rPr>
              <m:sty m:val="p"/>
            </m:rPr>
            <w:rPr>
              <w:rFonts w:ascii="Cambria Math" w:hAnsi="Cambria Math"/>
              <w:color w:val="000000"/>
              <w:sz w:val="28"/>
              <w:szCs w:val="28"/>
            </w:rPr>
            <m:t>∣∣</m:t>
          </m:r>
          <m:sSub>
            <m:sSubPr>
              <m:ctrlPr>
                <w:rPr>
                  <w:rFonts w:ascii="Cambria Math" w:hAnsi="Cambria Math"/>
                  <w:color w:val="000000"/>
                  <w:sz w:val="28"/>
                  <w:szCs w:val="28"/>
                </w:rPr>
              </m:ctrlPr>
            </m:sSubPr>
            <m:e>
              <m:r>
                <w:rPr>
                  <w:rFonts w:ascii="Cambria Math" w:hAnsi="Cambria Math"/>
                  <w:color w:val="000000"/>
                  <w:sz w:val="28"/>
                  <w:szCs w:val="28"/>
                </w:rPr>
                <m:t>L</m:t>
              </m:r>
            </m:e>
            <m:sub>
              <m:r>
                <w:rPr>
                  <w:rFonts w:ascii="Cambria Math" w:hAnsi="Cambria Math"/>
                  <w:color w:val="000000"/>
                  <w:sz w:val="28"/>
                  <w:szCs w:val="28"/>
                </w:rPr>
                <m:t>16</m:t>
              </m:r>
            </m:sub>
          </m:sSub>
          <m:r>
            <w:rPr>
              <w:rFonts w:ascii="Cambria Math" w:hAnsi="Cambria Math"/>
              <w:color w:val="000000"/>
              <w:sz w:val="28"/>
              <w:szCs w:val="28"/>
            </w:rPr>
            <m:t>)</m:t>
          </m:r>
          <m:r>
            <m:rPr>
              <m:sty m:val="p"/>
            </m:rPr>
            <w:rPr>
              <w:rFonts w:ascii="Cambria Math" w:hAnsi="Cambria Math"/>
              <w:color w:val="000000"/>
              <w:sz w:val="28"/>
              <w:szCs w:val="28"/>
            </w:rPr>
            <w:br/>
          </m:r>
        </m:oMath>
      </m:oMathPara>
    </w:p>
    <w:p w14:paraId="192D04AB" w14:textId="77777777" w:rsidR="00053646" w:rsidRPr="00DC4FDF" w:rsidRDefault="00053646">
      <w:pPr>
        <w:pStyle w:val="oancuaDanhsach"/>
        <w:numPr>
          <w:ilvl w:val="0"/>
          <w:numId w:val="5"/>
        </w:numPr>
        <w:spacing w:before="60" w:after="60"/>
        <w:jc w:val="both"/>
        <w:rPr>
          <w:b/>
          <w:bCs/>
          <w:color w:val="000000"/>
          <w:sz w:val="28"/>
          <w:szCs w:val="28"/>
          <w:lang w:val="vi-VN"/>
        </w:rPr>
      </w:pPr>
      <w:r w:rsidRPr="00DC4FDF">
        <w:rPr>
          <w:b/>
          <w:bCs/>
          <w:color w:val="000000"/>
          <w:sz w:val="28"/>
          <w:szCs w:val="28"/>
        </w:rPr>
        <w:t xml:space="preserve">Sinh </w:t>
      </w:r>
      <w:proofErr w:type="spellStart"/>
      <w:r w:rsidRPr="00DC4FDF">
        <w:rPr>
          <w:b/>
          <w:bCs/>
          <w:color w:val="000000"/>
          <w:sz w:val="28"/>
          <w:szCs w:val="28"/>
        </w:rPr>
        <w:t>khóa</w:t>
      </w:r>
      <w:proofErr w:type="spellEnd"/>
      <w:r w:rsidRPr="00DC4FDF">
        <w:rPr>
          <w:b/>
          <w:bCs/>
          <w:color w:val="000000"/>
          <w:sz w:val="28"/>
          <w:szCs w:val="28"/>
        </w:rPr>
        <w:t xml:space="preserve"> con</w:t>
      </w:r>
    </w:p>
    <w:p w14:paraId="5BBAD8A3" w14:textId="11EFDC9B" w:rsidR="004F55BE" w:rsidRPr="00DC4FDF" w:rsidRDefault="004F55BE" w:rsidP="004F55BE">
      <w:pPr>
        <w:spacing w:before="60" w:after="60"/>
        <w:ind w:left="360"/>
        <w:jc w:val="both"/>
        <w:rPr>
          <w:color w:val="000000"/>
          <w:sz w:val="28"/>
          <w:szCs w:val="28"/>
          <w:lang w:val="vi-VN"/>
        </w:rPr>
      </w:pPr>
      <w:r w:rsidRPr="00DC4FDF">
        <w:rPr>
          <w:color w:val="000000"/>
          <w:sz w:val="28"/>
          <w:szCs w:val="28"/>
          <w:lang w:val="vi-VN"/>
        </w:rPr>
        <w:t xml:space="preserve">Từ khóa chính 64 </w:t>
      </w:r>
      <w:proofErr w:type="spellStart"/>
      <w:r w:rsidRPr="00DC4FDF">
        <w:rPr>
          <w:color w:val="000000"/>
          <w:sz w:val="28"/>
          <w:szCs w:val="28"/>
          <w:lang w:val="vi-VN"/>
        </w:rPr>
        <w:t>bit</w:t>
      </w:r>
      <w:proofErr w:type="spellEnd"/>
      <w:r w:rsidRPr="00DC4FDF">
        <w:rPr>
          <w:color w:val="000000"/>
          <w:sz w:val="28"/>
          <w:szCs w:val="28"/>
          <w:lang w:val="vi-VN"/>
        </w:rPr>
        <w:t xml:space="preserve"> (56 </w:t>
      </w:r>
      <w:proofErr w:type="spellStart"/>
      <w:r w:rsidRPr="00DC4FDF">
        <w:rPr>
          <w:color w:val="000000"/>
          <w:sz w:val="28"/>
          <w:szCs w:val="28"/>
          <w:lang w:val="vi-VN"/>
        </w:rPr>
        <w:t>bit</w:t>
      </w:r>
      <w:proofErr w:type="spellEnd"/>
      <w:r w:rsidRPr="00DC4FDF">
        <w:rPr>
          <w:color w:val="000000"/>
          <w:sz w:val="28"/>
          <w:szCs w:val="28"/>
          <w:lang w:val="vi-VN"/>
        </w:rPr>
        <w:t xml:space="preserve"> thực) → tạo 16 khóa con 48 </w:t>
      </w:r>
      <w:proofErr w:type="spellStart"/>
      <w:r w:rsidRPr="00DC4FDF">
        <w:rPr>
          <w:color w:val="000000"/>
          <w:sz w:val="28"/>
          <w:szCs w:val="28"/>
          <w:lang w:val="vi-VN"/>
        </w:rPr>
        <w:t>bit</w:t>
      </w:r>
      <w:proofErr w:type="spellEnd"/>
      <w:r w:rsidRPr="00DC4FDF">
        <w:rPr>
          <w:color w:val="000000"/>
          <w:sz w:val="28"/>
          <w:szCs w:val="28"/>
          <w:lang w:val="vi-VN"/>
        </w:rPr>
        <w:t>.</w:t>
      </w:r>
    </w:p>
    <w:p w14:paraId="00F1E2E9" w14:textId="77777777" w:rsidR="00053646" w:rsidRPr="00DC4FDF" w:rsidRDefault="00053646" w:rsidP="00053646">
      <w:pPr>
        <w:spacing w:before="60" w:after="60"/>
        <w:jc w:val="both"/>
        <w:rPr>
          <w:b/>
          <w:bCs/>
          <w:color w:val="000000"/>
          <w:sz w:val="28"/>
          <w:szCs w:val="28"/>
          <w:lang w:val="vi-VN"/>
        </w:rPr>
      </w:pPr>
      <w:r w:rsidRPr="00DC4FDF">
        <w:rPr>
          <w:b/>
          <w:bCs/>
          <w:color w:val="000000"/>
          <w:sz w:val="28"/>
          <w:szCs w:val="28"/>
          <w:lang w:val="vi-VN"/>
        </w:rPr>
        <w:t>Bước 1: Khóa chính</w:t>
      </w:r>
    </w:p>
    <w:p w14:paraId="0D5E8F20" w14:textId="77777777" w:rsidR="00382DEA" w:rsidRPr="00DC4FDF" w:rsidRDefault="00382DEA" w:rsidP="00A0444D">
      <w:pPr>
        <w:spacing w:before="60" w:after="60"/>
        <w:rPr>
          <w:color w:val="000000"/>
          <w:sz w:val="28"/>
          <w:szCs w:val="28"/>
          <w:lang w:val="vi-VN"/>
        </w:rPr>
      </w:pPr>
      <w:r w:rsidRPr="00DC4FDF">
        <w:rPr>
          <w:color w:val="000000"/>
          <w:sz w:val="28"/>
          <w:szCs w:val="28"/>
          <w:lang w:val="vi-VN"/>
        </w:rPr>
        <w:tab/>
        <w:t xml:space="preserve">Khóa đầu vào có độ dài 64 </w:t>
      </w:r>
      <w:proofErr w:type="spellStart"/>
      <w:r w:rsidRPr="00DC4FDF">
        <w:rPr>
          <w:color w:val="000000"/>
          <w:sz w:val="28"/>
          <w:szCs w:val="28"/>
          <w:lang w:val="vi-VN"/>
        </w:rPr>
        <w:t>bit</w:t>
      </w:r>
      <w:proofErr w:type="spellEnd"/>
      <w:r w:rsidRPr="00DC4FDF">
        <w:rPr>
          <w:color w:val="000000"/>
          <w:sz w:val="28"/>
          <w:szCs w:val="28"/>
          <w:lang w:val="vi-VN"/>
        </w:rPr>
        <w:t>.</w:t>
      </w:r>
    </w:p>
    <w:p w14:paraId="0AF16BC8" w14:textId="77777777" w:rsidR="00382DEA" w:rsidRPr="00DC4FDF" w:rsidRDefault="00382DEA" w:rsidP="00382DEA">
      <w:pPr>
        <w:spacing w:before="60" w:after="60"/>
        <w:jc w:val="both"/>
        <w:rPr>
          <w:color w:val="000000"/>
          <w:sz w:val="28"/>
          <w:szCs w:val="28"/>
        </w:rPr>
      </w:pPr>
      <w:r w:rsidRPr="00DC4FDF">
        <w:rPr>
          <w:color w:val="000000"/>
          <w:sz w:val="28"/>
          <w:szCs w:val="28"/>
          <w:lang w:val="vi-VN"/>
        </w:rPr>
        <w:tab/>
      </w:r>
      <w:r w:rsidRPr="00DC4FDF">
        <w:rPr>
          <w:color w:val="000000"/>
          <w:sz w:val="28"/>
          <w:szCs w:val="28"/>
        </w:rPr>
        <w:t xml:space="preserve">Trong </w:t>
      </w:r>
      <w:proofErr w:type="spellStart"/>
      <w:r w:rsidRPr="00DC4FDF">
        <w:rPr>
          <w:color w:val="000000"/>
          <w:sz w:val="28"/>
          <w:szCs w:val="28"/>
        </w:rPr>
        <w:t>đó</w:t>
      </w:r>
      <w:proofErr w:type="spellEnd"/>
      <w:r w:rsidRPr="00DC4FDF">
        <w:rPr>
          <w:color w:val="000000"/>
          <w:sz w:val="28"/>
          <w:szCs w:val="28"/>
        </w:rPr>
        <w:t>:</w:t>
      </w:r>
    </w:p>
    <w:p w14:paraId="6AC09552" w14:textId="77777777" w:rsidR="00382DEA" w:rsidRPr="00DC4FDF" w:rsidRDefault="00382DEA">
      <w:pPr>
        <w:pStyle w:val="oancuaDanhsach"/>
        <w:numPr>
          <w:ilvl w:val="0"/>
          <w:numId w:val="8"/>
        </w:numPr>
        <w:spacing w:before="60" w:after="60"/>
        <w:jc w:val="both"/>
        <w:rPr>
          <w:color w:val="000000"/>
          <w:sz w:val="28"/>
          <w:szCs w:val="28"/>
        </w:rPr>
      </w:pPr>
      <w:proofErr w:type="gramStart"/>
      <w:r w:rsidRPr="00DC4FDF">
        <w:rPr>
          <w:color w:val="000000"/>
          <w:sz w:val="28"/>
          <w:szCs w:val="28"/>
        </w:rPr>
        <w:t>56 bit</w:t>
      </w:r>
      <w:proofErr w:type="gramEnd"/>
      <w:r w:rsidRPr="00DC4FDF">
        <w:rPr>
          <w:color w:val="000000"/>
          <w:sz w:val="28"/>
          <w:szCs w:val="28"/>
        </w:rPr>
        <w:t xml:space="preserve"> </w:t>
      </w:r>
      <w:proofErr w:type="spellStart"/>
      <w:r w:rsidRPr="00DC4FDF">
        <w:rPr>
          <w:color w:val="000000"/>
          <w:sz w:val="28"/>
          <w:szCs w:val="28"/>
        </w:rPr>
        <w:t>dùng</w:t>
      </w:r>
      <w:proofErr w:type="spellEnd"/>
      <w:r w:rsidRPr="00DC4FDF">
        <w:rPr>
          <w:color w:val="000000"/>
          <w:sz w:val="28"/>
          <w:szCs w:val="28"/>
        </w:rPr>
        <w:t xml:space="preserve"> </w:t>
      </w:r>
      <w:proofErr w:type="spellStart"/>
      <w:r w:rsidRPr="00DC4FDF">
        <w:rPr>
          <w:color w:val="000000"/>
          <w:sz w:val="28"/>
          <w:szCs w:val="28"/>
        </w:rPr>
        <w:t>cho</w:t>
      </w:r>
      <w:proofErr w:type="spellEnd"/>
      <w:r w:rsidRPr="00DC4FDF">
        <w:rPr>
          <w:color w:val="000000"/>
          <w:sz w:val="28"/>
          <w:szCs w:val="28"/>
        </w:rPr>
        <w:t xml:space="preserve"> </w:t>
      </w:r>
      <w:proofErr w:type="spellStart"/>
      <w:r w:rsidRPr="00DC4FDF">
        <w:rPr>
          <w:color w:val="000000"/>
          <w:sz w:val="28"/>
          <w:szCs w:val="28"/>
        </w:rPr>
        <w:t>mã</w:t>
      </w:r>
      <w:proofErr w:type="spellEnd"/>
      <w:r w:rsidRPr="00DC4FDF">
        <w:rPr>
          <w:color w:val="000000"/>
          <w:sz w:val="28"/>
          <w:szCs w:val="28"/>
        </w:rPr>
        <w:t xml:space="preserve"> </w:t>
      </w:r>
      <w:proofErr w:type="spellStart"/>
      <w:r w:rsidRPr="00DC4FDF">
        <w:rPr>
          <w:color w:val="000000"/>
          <w:sz w:val="28"/>
          <w:szCs w:val="28"/>
        </w:rPr>
        <w:t>hóa</w:t>
      </w:r>
      <w:proofErr w:type="spellEnd"/>
      <w:r w:rsidRPr="00DC4FDF">
        <w:rPr>
          <w:color w:val="000000"/>
          <w:sz w:val="28"/>
          <w:szCs w:val="28"/>
        </w:rPr>
        <w:t xml:space="preserve">. </w:t>
      </w:r>
    </w:p>
    <w:p w14:paraId="792D576F" w14:textId="77777777" w:rsidR="00382DEA" w:rsidRPr="00DC4FDF" w:rsidRDefault="00382DEA">
      <w:pPr>
        <w:pStyle w:val="oancuaDanhsach"/>
        <w:numPr>
          <w:ilvl w:val="0"/>
          <w:numId w:val="8"/>
        </w:numPr>
        <w:spacing w:before="60" w:after="60"/>
        <w:jc w:val="both"/>
        <w:rPr>
          <w:color w:val="000000"/>
          <w:sz w:val="28"/>
          <w:szCs w:val="28"/>
        </w:rPr>
      </w:pPr>
      <w:proofErr w:type="gramStart"/>
      <w:r w:rsidRPr="00DC4FDF">
        <w:rPr>
          <w:color w:val="000000"/>
          <w:sz w:val="28"/>
          <w:szCs w:val="28"/>
        </w:rPr>
        <w:t>8 bit</w:t>
      </w:r>
      <w:proofErr w:type="gramEnd"/>
      <w:r w:rsidRPr="00DC4FDF">
        <w:rPr>
          <w:color w:val="000000"/>
          <w:sz w:val="28"/>
          <w:szCs w:val="28"/>
        </w:rPr>
        <w:t xml:space="preserve"> </w:t>
      </w:r>
      <w:proofErr w:type="spellStart"/>
      <w:r w:rsidRPr="00DC4FDF">
        <w:rPr>
          <w:color w:val="000000"/>
          <w:sz w:val="28"/>
          <w:szCs w:val="28"/>
        </w:rPr>
        <w:t>dùng</w:t>
      </w:r>
      <w:proofErr w:type="spellEnd"/>
      <w:r w:rsidRPr="00DC4FDF">
        <w:rPr>
          <w:color w:val="000000"/>
          <w:sz w:val="28"/>
          <w:szCs w:val="28"/>
        </w:rPr>
        <w:t xml:space="preserve"> </w:t>
      </w:r>
      <w:proofErr w:type="spellStart"/>
      <w:r w:rsidRPr="00DC4FDF">
        <w:rPr>
          <w:color w:val="000000"/>
          <w:sz w:val="28"/>
          <w:szCs w:val="28"/>
        </w:rPr>
        <w:t>để</w:t>
      </w:r>
      <w:proofErr w:type="spellEnd"/>
      <w:r w:rsidRPr="00DC4FDF">
        <w:rPr>
          <w:color w:val="000000"/>
          <w:sz w:val="28"/>
          <w:szCs w:val="28"/>
        </w:rPr>
        <w:t xml:space="preserve"> </w:t>
      </w:r>
      <w:proofErr w:type="spellStart"/>
      <w:r w:rsidRPr="00DC4FDF">
        <w:rPr>
          <w:color w:val="000000"/>
          <w:sz w:val="28"/>
          <w:szCs w:val="28"/>
        </w:rPr>
        <w:t>kiểm</w:t>
      </w:r>
      <w:proofErr w:type="spellEnd"/>
      <w:r w:rsidRPr="00DC4FDF">
        <w:rPr>
          <w:color w:val="000000"/>
          <w:sz w:val="28"/>
          <w:szCs w:val="28"/>
        </w:rPr>
        <w:t xml:space="preserve"> </w:t>
      </w:r>
      <w:proofErr w:type="spellStart"/>
      <w:r w:rsidRPr="00DC4FDF">
        <w:rPr>
          <w:color w:val="000000"/>
          <w:sz w:val="28"/>
          <w:szCs w:val="28"/>
        </w:rPr>
        <w:t>tra</w:t>
      </w:r>
      <w:proofErr w:type="spellEnd"/>
      <w:r w:rsidRPr="00DC4FDF">
        <w:rPr>
          <w:color w:val="000000"/>
          <w:sz w:val="28"/>
          <w:szCs w:val="28"/>
        </w:rPr>
        <w:t xml:space="preserve"> </w:t>
      </w:r>
      <w:proofErr w:type="spellStart"/>
      <w:r w:rsidRPr="00DC4FDF">
        <w:rPr>
          <w:color w:val="000000"/>
          <w:sz w:val="28"/>
          <w:szCs w:val="28"/>
        </w:rPr>
        <w:t>chẵn</w:t>
      </w:r>
      <w:proofErr w:type="spellEnd"/>
      <w:r w:rsidRPr="00DC4FDF">
        <w:rPr>
          <w:color w:val="000000"/>
          <w:sz w:val="28"/>
          <w:szCs w:val="28"/>
        </w:rPr>
        <w:t xml:space="preserve"> </w:t>
      </w:r>
      <w:proofErr w:type="spellStart"/>
      <w:r w:rsidRPr="00DC4FDF">
        <w:rPr>
          <w:color w:val="000000"/>
          <w:sz w:val="28"/>
          <w:szCs w:val="28"/>
        </w:rPr>
        <w:t>lẻ</w:t>
      </w:r>
      <w:proofErr w:type="spellEnd"/>
    </w:p>
    <w:p w14:paraId="5B8025B3" w14:textId="77777777" w:rsidR="00382DEA" w:rsidRPr="00DC4FDF" w:rsidRDefault="00382DEA" w:rsidP="00382DEA">
      <w:pPr>
        <w:spacing w:before="60" w:after="60"/>
        <w:ind w:left="720"/>
        <w:jc w:val="both"/>
        <w:rPr>
          <w:color w:val="000000"/>
          <w:sz w:val="28"/>
          <w:szCs w:val="28"/>
          <w:lang w:val="vi-VN"/>
        </w:rPr>
      </w:pPr>
      <w:r w:rsidRPr="00DC4FDF">
        <w:rPr>
          <w:color w:val="000000"/>
          <w:sz w:val="28"/>
          <w:szCs w:val="28"/>
        </w:rPr>
        <w:t xml:space="preserve">Các bit </w:t>
      </w:r>
      <w:proofErr w:type="spellStart"/>
      <w:r w:rsidRPr="00DC4FDF">
        <w:rPr>
          <w:color w:val="000000"/>
          <w:sz w:val="28"/>
          <w:szCs w:val="28"/>
        </w:rPr>
        <w:t>kiểm</w:t>
      </w:r>
      <w:proofErr w:type="spellEnd"/>
      <w:r w:rsidRPr="00DC4FDF">
        <w:rPr>
          <w:color w:val="000000"/>
          <w:sz w:val="28"/>
          <w:szCs w:val="28"/>
        </w:rPr>
        <w:t xml:space="preserve"> </w:t>
      </w:r>
      <w:proofErr w:type="spellStart"/>
      <w:r w:rsidRPr="00DC4FDF">
        <w:rPr>
          <w:color w:val="000000"/>
          <w:sz w:val="28"/>
          <w:szCs w:val="28"/>
        </w:rPr>
        <w:t>tra</w:t>
      </w:r>
      <w:proofErr w:type="spellEnd"/>
      <w:r w:rsidRPr="00DC4FDF">
        <w:rPr>
          <w:color w:val="000000"/>
          <w:sz w:val="28"/>
          <w:szCs w:val="28"/>
        </w:rPr>
        <w:t xml:space="preserve"> </w:t>
      </w:r>
      <w:proofErr w:type="spellStart"/>
      <w:r w:rsidRPr="00DC4FDF">
        <w:rPr>
          <w:color w:val="000000"/>
          <w:sz w:val="28"/>
          <w:szCs w:val="28"/>
        </w:rPr>
        <w:t>chẵn</w:t>
      </w:r>
      <w:proofErr w:type="spellEnd"/>
      <w:r w:rsidRPr="00DC4FDF">
        <w:rPr>
          <w:color w:val="000000"/>
          <w:sz w:val="28"/>
          <w:szCs w:val="28"/>
        </w:rPr>
        <w:t xml:space="preserve"> </w:t>
      </w:r>
      <w:proofErr w:type="spellStart"/>
      <w:r w:rsidRPr="00DC4FDF">
        <w:rPr>
          <w:color w:val="000000"/>
          <w:sz w:val="28"/>
          <w:szCs w:val="28"/>
        </w:rPr>
        <w:t>lẻ</w:t>
      </w:r>
      <w:proofErr w:type="spellEnd"/>
      <w:r w:rsidRPr="00DC4FDF">
        <w:rPr>
          <w:color w:val="000000"/>
          <w:sz w:val="28"/>
          <w:szCs w:val="28"/>
        </w:rPr>
        <w:t xml:space="preserve"> </w:t>
      </w:r>
      <w:proofErr w:type="spellStart"/>
      <w:r w:rsidRPr="00DC4FDF">
        <w:rPr>
          <w:color w:val="000000"/>
          <w:sz w:val="28"/>
          <w:szCs w:val="28"/>
        </w:rPr>
        <w:t>sẽ</w:t>
      </w:r>
      <w:proofErr w:type="spellEnd"/>
      <w:r w:rsidRPr="00DC4FDF">
        <w:rPr>
          <w:color w:val="000000"/>
          <w:sz w:val="28"/>
          <w:szCs w:val="28"/>
        </w:rPr>
        <w:t xml:space="preserve"> </w:t>
      </w:r>
      <w:proofErr w:type="spellStart"/>
      <w:r w:rsidRPr="00DC4FDF">
        <w:rPr>
          <w:color w:val="000000"/>
          <w:sz w:val="28"/>
          <w:szCs w:val="28"/>
        </w:rPr>
        <w:t>bị</w:t>
      </w:r>
      <w:proofErr w:type="spellEnd"/>
      <w:r w:rsidRPr="00DC4FDF">
        <w:rPr>
          <w:color w:val="000000"/>
          <w:sz w:val="28"/>
          <w:szCs w:val="28"/>
        </w:rPr>
        <w:t xml:space="preserve"> </w:t>
      </w:r>
      <w:proofErr w:type="spellStart"/>
      <w:r w:rsidRPr="00DC4FDF">
        <w:rPr>
          <w:color w:val="000000"/>
          <w:sz w:val="28"/>
          <w:szCs w:val="28"/>
        </w:rPr>
        <w:t>loại</w:t>
      </w:r>
      <w:proofErr w:type="spellEnd"/>
      <w:r w:rsidRPr="00DC4FDF">
        <w:rPr>
          <w:color w:val="000000"/>
          <w:sz w:val="28"/>
          <w:szCs w:val="28"/>
        </w:rPr>
        <w:t xml:space="preserve"> </w:t>
      </w:r>
      <w:proofErr w:type="spellStart"/>
      <w:r w:rsidRPr="00DC4FDF">
        <w:rPr>
          <w:color w:val="000000"/>
          <w:sz w:val="28"/>
          <w:szCs w:val="28"/>
        </w:rPr>
        <w:t>bỏ</w:t>
      </w:r>
      <w:proofErr w:type="spellEnd"/>
      <w:r w:rsidRPr="00DC4FDF">
        <w:rPr>
          <w:color w:val="000000"/>
          <w:sz w:val="28"/>
          <w:szCs w:val="28"/>
        </w:rPr>
        <w:t xml:space="preserve">, </w:t>
      </w:r>
      <w:proofErr w:type="spellStart"/>
      <w:r w:rsidRPr="00DC4FDF">
        <w:rPr>
          <w:color w:val="000000"/>
          <w:sz w:val="28"/>
          <w:szCs w:val="28"/>
        </w:rPr>
        <w:t>chỉ</w:t>
      </w:r>
      <w:proofErr w:type="spellEnd"/>
      <w:r w:rsidRPr="00DC4FDF">
        <w:rPr>
          <w:color w:val="000000"/>
          <w:sz w:val="28"/>
          <w:szCs w:val="28"/>
        </w:rPr>
        <w:t xml:space="preserve"> </w:t>
      </w:r>
      <w:proofErr w:type="spellStart"/>
      <w:r w:rsidRPr="00DC4FDF">
        <w:rPr>
          <w:color w:val="000000"/>
          <w:sz w:val="28"/>
          <w:szCs w:val="28"/>
        </w:rPr>
        <w:t>còn</w:t>
      </w:r>
      <w:proofErr w:type="spellEnd"/>
      <w:r w:rsidRPr="00DC4FDF">
        <w:rPr>
          <w:color w:val="000000"/>
          <w:sz w:val="28"/>
          <w:szCs w:val="28"/>
        </w:rPr>
        <w:t xml:space="preserve"> </w:t>
      </w:r>
      <w:proofErr w:type="spellStart"/>
      <w:r w:rsidRPr="00DC4FDF">
        <w:rPr>
          <w:color w:val="000000"/>
          <w:sz w:val="28"/>
          <w:szCs w:val="28"/>
        </w:rPr>
        <w:t>lại</w:t>
      </w:r>
      <w:proofErr w:type="spellEnd"/>
      <w:r w:rsidRPr="00DC4FDF">
        <w:rPr>
          <w:color w:val="000000"/>
          <w:sz w:val="28"/>
          <w:szCs w:val="28"/>
        </w:rPr>
        <w:t xml:space="preserve"> </w:t>
      </w:r>
      <w:proofErr w:type="gramStart"/>
      <w:r w:rsidRPr="00DC4FDF">
        <w:rPr>
          <w:color w:val="000000"/>
          <w:sz w:val="28"/>
          <w:szCs w:val="28"/>
        </w:rPr>
        <w:t>56 bit</w:t>
      </w:r>
      <w:proofErr w:type="gramEnd"/>
      <w:r w:rsidRPr="00DC4FDF">
        <w:rPr>
          <w:color w:val="000000"/>
          <w:sz w:val="28"/>
          <w:szCs w:val="28"/>
        </w:rPr>
        <w:t xml:space="preserve"> </w:t>
      </w:r>
      <w:proofErr w:type="spellStart"/>
      <w:r w:rsidRPr="00DC4FDF">
        <w:rPr>
          <w:color w:val="000000"/>
          <w:sz w:val="28"/>
          <w:szCs w:val="28"/>
        </w:rPr>
        <w:t>hiệu</w:t>
      </w:r>
      <w:proofErr w:type="spellEnd"/>
      <w:r w:rsidRPr="00DC4FDF">
        <w:rPr>
          <w:color w:val="000000"/>
          <w:sz w:val="28"/>
          <w:szCs w:val="28"/>
        </w:rPr>
        <w:t xml:space="preserve"> </w:t>
      </w:r>
      <w:proofErr w:type="spellStart"/>
      <w:r w:rsidRPr="00DC4FDF">
        <w:rPr>
          <w:color w:val="000000"/>
          <w:sz w:val="28"/>
          <w:szCs w:val="28"/>
        </w:rPr>
        <w:t>dụng</w:t>
      </w:r>
      <w:proofErr w:type="spellEnd"/>
      <w:r w:rsidRPr="00DC4FDF">
        <w:rPr>
          <w:color w:val="000000"/>
          <w:sz w:val="28"/>
          <w:szCs w:val="28"/>
        </w:rPr>
        <w:t>.</w:t>
      </w:r>
    </w:p>
    <w:p w14:paraId="70F81AC4" w14:textId="77777777" w:rsidR="00382DEA" w:rsidRPr="00DC4FDF" w:rsidRDefault="00382DEA" w:rsidP="00382DEA">
      <w:pPr>
        <w:spacing w:before="60" w:after="60"/>
        <w:jc w:val="both"/>
        <w:rPr>
          <w:b/>
          <w:bCs/>
          <w:color w:val="000000"/>
          <w:sz w:val="28"/>
          <w:szCs w:val="28"/>
          <w:lang w:val="vi-VN"/>
        </w:rPr>
      </w:pPr>
      <w:r w:rsidRPr="00DC4FDF">
        <w:rPr>
          <w:b/>
          <w:bCs/>
          <w:color w:val="000000"/>
          <w:sz w:val="28"/>
          <w:szCs w:val="28"/>
          <w:lang w:val="vi-VN"/>
        </w:rPr>
        <w:t>Bước 2: Hoán vị PC-1</w:t>
      </w:r>
    </w:p>
    <w:p w14:paraId="6E3A4955" w14:textId="77777777" w:rsidR="00607EA6" w:rsidRPr="00DC4FDF" w:rsidRDefault="00607EA6" w:rsidP="00607EA6">
      <w:pPr>
        <w:spacing w:before="60" w:after="60"/>
        <w:jc w:val="both"/>
        <w:rPr>
          <w:color w:val="000000"/>
          <w:sz w:val="28"/>
          <w:szCs w:val="28"/>
          <w:lang w:val="vi-VN"/>
        </w:rPr>
      </w:pPr>
      <w:r w:rsidRPr="00DC4FDF">
        <w:rPr>
          <w:b/>
          <w:bCs/>
          <w:color w:val="000000"/>
          <w:sz w:val="28"/>
          <w:szCs w:val="28"/>
          <w:lang w:val="vi-VN"/>
        </w:rPr>
        <w:tab/>
      </w:r>
      <w:r w:rsidRPr="00DC4FDF">
        <w:rPr>
          <w:color w:val="000000"/>
          <w:sz w:val="28"/>
          <w:szCs w:val="28"/>
          <w:lang w:val="vi-VN"/>
        </w:rPr>
        <w:t xml:space="preserve">56 </w:t>
      </w:r>
      <w:proofErr w:type="spellStart"/>
      <w:r w:rsidRPr="00DC4FDF">
        <w:rPr>
          <w:color w:val="000000"/>
          <w:sz w:val="28"/>
          <w:szCs w:val="28"/>
          <w:lang w:val="vi-VN"/>
        </w:rPr>
        <w:t>bit</w:t>
      </w:r>
      <w:proofErr w:type="spellEnd"/>
      <w:r w:rsidRPr="00DC4FDF">
        <w:rPr>
          <w:color w:val="000000"/>
          <w:sz w:val="28"/>
          <w:szCs w:val="28"/>
          <w:lang w:val="vi-VN"/>
        </w:rPr>
        <w:t xml:space="preserve"> còn lại được hoán vị theo bảng PC-1</w:t>
      </w:r>
    </w:p>
    <w:p w14:paraId="4D1C43F4" w14:textId="77777777" w:rsidR="00607EA6" w:rsidRPr="00DC4FDF" w:rsidRDefault="00607EA6" w:rsidP="00607EA6">
      <w:pPr>
        <w:spacing w:before="60" w:after="60"/>
        <w:ind w:firstLine="360"/>
        <w:jc w:val="both"/>
        <w:rPr>
          <w:color w:val="000000"/>
          <w:sz w:val="28"/>
          <w:szCs w:val="28"/>
          <w:lang w:val="vi-VN"/>
        </w:rPr>
      </w:pPr>
      <w:r w:rsidRPr="00DC4FDF">
        <w:rPr>
          <w:color w:val="000000"/>
          <w:sz w:val="28"/>
          <w:szCs w:val="28"/>
          <w:lang w:val="vi-VN"/>
        </w:rPr>
        <w:t>Sau đó khóa được chia thành hai phần:</w:t>
      </w:r>
    </w:p>
    <w:p w14:paraId="5067CE11" w14:textId="77777777" w:rsidR="00607EA6" w:rsidRPr="00DC4FDF" w:rsidRDefault="00000000">
      <w:pPr>
        <w:pStyle w:val="oancuaDanhsach"/>
        <w:numPr>
          <w:ilvl w:val="0"/>
          <w:numId w:val="7"/>
        </w:numPr>
        <w:spacing w:before="60" w:after="60"/>
        <w:jc w:val="both"/>
        <w:rPr>
          <w:color w:val="000000"/>
          <w:sz w:val="28"/>
          <w:szCs w:val="28"/>
        </w:rPr>
      </w:pPr>
      <m:oMath>
        <m:sSub>
          <m:sSubPr>
            <m:ctrlPr>
              <w:rPr>
                <w:rFonts w:ascii="Cambria Math" w:hAnsi="Cambria Math"/>
                <w:color w:val="000000"/>
                <w:sz w:val="28"/>
                <w:szCs w:val="28"/>
              </w:rPr>
            </m:ctrlPr>
          </m:sSubPr>
          <m:e>
            <m:r>
              <w:rPr>
                <w:rFonts w:ascii="Cambria Math" w:hAnsi="Cambria Math"/>
                <w:color w:val="000000"/>
                <w:sz w:val="28"/>
                <w:szCs w:val="28"/>
              </w:rPr>
              <m:t>C</m:t>
            </m:r>
          </m:e>
          <m:sub>
            <m:r>
              <w:rPr>
                <w:rFonts w:ascii="Cambria Math" w:hAnsi="Cambria Math"/>
                <w:color w:val="000000"/>
                <w:sz w:val="28"/>
                <w:szCs w:val="28"/>
              </w:rPr>
              <m:t>0</m:t>
            </m:r>
          </m:sub>
        </m:sSub>
      </m:oMath>
      <w:r w:rsidR="00607EA6" w:rsidRPr="00DC4FDF">
        <w:rPr>
          <w:color w:val="000000"/>
          <w:sz w:val="28"/>
          <w:szCs w:val="28"/>
        </w:rPr>
        <w:t xml:space="preserve">: 28 </w:t>
      </w:r>
      <w:proofErr w:type="gramStart"/>
      <w:r w:rsidR="00607EA6" w:rsidRPr="00DC4FDF">
        <w:rPr>
          <w:color w:val="000000"/>
          <w:sz w:val="28"/>
          <w:szCs w:val="28"/>
        </w:rPr>
        <w:t>bit</w:t>
      </w:r>
      <w:proofErr w:type="gramEnd"/>
      <w:r w:rsidR="00607EA6" w:rsidRPr="00DC4FDF">
        <w:rPr>
          <w:color w:val="000000"/>
          <w:sz w:val="28"/>
          <w:szCs w:val="28"/>
        </w:rPr>
        <w:t xml:space="preserve">. </w:t>
      </w:r>
    </w:p>
    <w:p w14:paraId="395947A1" w14:textId="77777777" w:rsidR="00607EA6" w:rsidRPr="00DC4FDF" w:rsidRDefault="00000000">
      <w:pPr>
        <w:pStyle w:val="oancuaDanhsach"/>
        <w:numPr>
          <w:ilvl w:val="0"/>
          <w:numId w:val="7"/>
        </w:numPr>
        <w:tabs>
          <w:tab w:val="num" w:pos="720"/>
        </w:tabs>
        <w:spacing w:before="60" w:after="60"/>
        <w:jc w:val="both"/>
        <w:rPr>
          <w:color w:val="000000"/>
          <w:sz w:val="28"/>
          <w:szCs w:val="28"/>
        </w:rPr>
      </w:pPr>
      <m:oMath>
        <m:sSub>
          <m:sSubPr>
            <m:ctrlPr>
              <w:rPr>
                <w:rFonts w:ascii="Cambria Math" w:hAnsi="Cambria Math"/>
                <w:color w:val="000000"/>
                <w:sz w:val="28"/>
                <w:szCs w:val="28"/>
              </w:rPr>
            </m:ctrlPr>
          </m:sSubPr>
          <m:e>
            <m:r>
              <w:rPr>
                <w:rFonts w:ascii="Cambria Math" w:hAnsi="Cambria Math"/>
                <w:color w:val="000000"/>
                <w:sz w:val="28"/>
                <w:szCs w:val="28"/>
              </w:rPr>
              <m:t>D</m:t>
            </m:r>
          </m:e>
          <m:sub>
            <m:r>
              <w:rPr>
                <w:rFonts w:ascii="Cambria Math" w:hAnsi="Cambria Math"/>
                <w:color w:val="000000"/>
                <w:sz w:val="28"/>
                <w:szCs w:val="28"/>
              </w:rPr>
              <m:t>0</m:t>
            </m:r>
          </m:sub>
        </m:sSub>
      </m:oMath>
      <w:r w:rsidR="00607EA6" w:rsidRPr="00DC4FDF">
        <w:rPr>
          <w:color w:val="000000"/>
          <w:sz w:val="28"/>
          <w:szCs w:val="28"/>
        </w:rPr>
        <w:t xml:space="preserve">: 28 </w:t>
      </w:r>
      <w:proofErr w:type="gramStart"/>
      <w:r w:rsidR="00607EA6" w:rsidRPr="00DC4FDF">
        <w:rPr>
          <w:color w:val="000000"/>
          <w:sz w:val="28"/>
          <w:szCs w:val="28"/>
        </w:rPr>
        <w:t>bit</w:t>
      </w:r>
      <w:proofErr w:type="gramEnd"/>
      <w:r w:rsidR="00607EA6" w:rsidRPr="00DC4FDF">
        <w:rPr>
          <w:color w:val="000000"/>
          <w:sz w:val="28"/>
          <w:szCs w:val="28"/>
        </w:rPr>
        <w:t>.</w:t>
      </w:r>
    </w:p>
    <w:p w14:paraId="29F17C94" w14:textId="77777777" w:rsidR="00607EA6" w:rsidRPr="00DC4FDF" w:rsidRDefault="00607EA6" w:rsidP="00607EA6">
      <w:pPr>
        <w:spacing w:before="60" w:after="60"/>
        <w:jc w:val="both"/>
        <w:rPr>
          <w:b/>
          <w:bCs/>
          <w:color w:val="000000"/>
          <w:sz w:val="28"/>
          <w:szCs w:val="28"/>
          <w:lang w:val="vi-VN"/>
        </w:rPr>
      </w:pPr>
      <w:proofErr w:type="spellStart"/>
      <w:r w:rsidRPr="00DC4FDF">
        <w:rPr>
          <w:b/>
          <w:bCs/>
          <w:color w:val="000000"/>
          <w:sz w:val="28"/>
          <w:szCs w:val="28"/>
        </w:rPr>
        <w:t>Bước</w:t>
      </w:r>
      <w:proofErr w:type="spellEnd"/>
      <w:r w:rsidRPr="00DC4FDF">
        <w:rPr>
          <w:b/>
          <w:bCs/>
          <w:color w:val="000000"/>
          <w:sz w:val="28"/>
          <w:szCs w:val="28"/>
        </w:rPr>
        <w:t xml:space="preserve"> 3: </w:t>
      </w:r>
      <w:proofErr w:type="spellStart"/>
      <w:r w:rsidRPr="00DC4FDF">
        <w:rPr>
          <w:b/>
          <w:bCs/>
          <w:color w:val="000000"/>
          <w:sz w:val="28"/>
          <w:szCs w:val="28"/>
        </w:rPr>
        <w:t>Dịch</w:t>
      </w:r>
      <w:proofErr w:type="spellEnd"/>
      <w:r w:rsidRPr="00DC4FDF">
        <w:rPr>
          <w:b/>
          <w:bCs/>
          <w:color w:val="000000"/>
          <w:sz w:val="28"/>
          <w:szCs w:val="28"/>
        </w:rPr>
        <w:t xml:space="preserve"> </w:t>
      </w:r>
      <w:proofErr w:type="spellStart"/>
      <w:r w:rsidRPr="00DC4FDF">
        <w:rPr>
          <w:b/>
          <w:bCs/>
          <w:color w:val="000000"/>
          <w:sz w:val="28"/>
          <w:szCs w:val="28"/>
        </w:rPr>
        <w:t>vòng</w:t>
      </w:r>
      <w:proofErr w:type="spellEnd"/>
      <w:r w:rsidRPr="00DC4FDF">
        <w:rPr>
          <w:b/>
          <w:bCs/>
          <w:color w:val="000000"/>
          <w:sz w:val="28"/>
          <w:szCs w:val="28"/>
        </w:rPr>
        <w:t xml:space="preserve"> </w:t>
      </w:r>
      <w:proofErr w:type="spellStart"/>
      <w:r w:rsidRPr="00DC4FDF">
        <w:rPr>
          <w:b/>
          <w:bCs/>
          <w:color w:val="000000"/>
          <w:sz w:val="28"/>
          <w:szCs w:val="28"/>
        </w:rPr>
        <w:t>trái</w:t>
      </w:r>
      <w:proofErr w:type="spellEnd"/>
    </w:p>
    <w:p w14:paraId="5778104B" w14:textId="77777777" w:rsidR="00C2632A" w:rsidRPr="00DC4FDF" w:rsidRDefault="00C2632A" w:rsidP="00C2632A">
      <w:pPr>
        <w:spacing w:before="60" w:after="60"/>
        <w:jc w:val="both"/>
        <w:rPr>
          <w:color w:val="000000"/>
          <w:sz w:val="28"/>
          <w:szCs w:val="28"/>
          <w:lang w:val="vi-VN"/>
        </w:rPr>
      </w:pPr>
      <w:r w:rsidRPr="00DC4FDF">
        <w:rPr>
          <w:color w:val="000000"/>
          <w:sz w:val="28"/>
          <w:szCs w:val="28"/>
          <w:lang w:val="vi-VN"/>
        </w:rPr>
        <w:tab/>
        <w:t xml:space="preserve">Tại mỗi vòng </w:t>
      </w:r>
      <m:oMath>
        <m:r>
          <w:rPr>
            <w:rFonts w:ascii="Cambria Math" w:hAnsi="Cambria Math"/>
            <w:color w:val="000000"/>
            <w:sz w:val="28"/>
            <w:szCs w:val="28"/>
            <w:lang w:val="vi-VN"/>
          </w:rPr>
          <m:t>i</m:t>
        </m:r>
      </m:oMath>
      <w:r w:rsidRPr="00DC4FDF">
        <w:rPr>
          <w:color w:val="000000"/>
          <w:sz w:val="28"/>
          <w:szCs w:val="28"/>
          <w:lang w:val="vi-VN"/>
        </w:rPr>
        <w:t>, hai ph</w:t>
      </w:r>
      <w:proofErr w:type="spellStart"/>
      <w:r w:rsidRPr="00DC4FDF">
        <w:rPr>
          <w:color w:val="000000"/>
          <w:sz w:val="28"/>
          <w:szCs w:val="28"/>
          <w:lang w:val="vi-VN"/>
        </w:rPr>
        <w:t>ần</w:t>
      </w:r>
      <w:proofErr w:type="spellEnd"/>
      <w:r w:rsidRPr="00DC4FDF">
        <w:rPr>
          <w:color w:val="000000"/>
          <w:sz w:val="28"/>
          <w:szCs w:val="28"/>
          <w:lang w:val="vi-VN"/>
        </w:rPr>
        <w:t xml:space="preserve"> </w:t>
      </w:r>
      <m:oMath>
        <m:r>
          <w:rPr>
            <w:rFonts w:ascii="Cambria Math" w:hAnsi="Cambria Math"/>
            <w:color w:val="000000"/>
            <w:sz w:val="28"/>
            <w:szCs w:val="28"/>
            <w:lang w:val="vi-VN"/>
          </w:rPr>
          <m:t>C</m:t>
        </m:r>
      </m:oMath>
      <w:r w:rsidRPr="00DC4FDF">
        <w:rPr>
          <w:color w:val="000000"/>
          <w:sz w:val="28"/>
          <w:szCs w:val="28"/>
          <w:lang w:val="vi-VN"/>
        </w:rPr>
        <w:t xml:space="preserve">và </w:t>
      </w:r>
      <m:oMath>
        <m:r>
          <w:rPr>
            <w:rFonts w:ascii="Cambria Math" w:hAnsi="Cambria Math"/>
            <w:color w:val="000000"/>
            <w:sz w:val="28"/>
            <w:szCs w:val="28"/>
            <w:lang w:val="vi-VN"/>
          </w:rPr>
          <m:t>D</m:t>
        </m:r>
      </m:oMath>
      <w:r w:rsidRPr="00DC4FDF">
        <w:rPr>
          <w:color w:val="000000"/>
          <w:sz w:val="28"/>
          <w:szCs w:val="28"/>
          <w:lang w:val="vi-VN"/>
        </w:rPr>
        <w:t>đư</w:t>
      </w:r>
      <w:proofErr w:type="spellStart"/>
      <w:r w:rsidRPr="00DC4FDF">
        <w:rPr>
          <w:color w:val="000000"/>
          <w:sz w:val="28"/>
          <w:szCs w:val="28"/>
          <w:lang w:val="vi-VN"/>
        </w:rPr>
        <w:t>ợc</w:t>
      </w:r>
      <w:proofErr w:type="spellEnd"/>
      <w:r w:rsidRPr="00DC4FDF">
        <w:rPr>
          <w:color w:val="000000"/>
          <w:sz w:val="28"/>
          <w:szCs w:val="28"/>
          <w:lang w:val="vi-VN"/>
        </w:rPr>
        <w:t xml:space="preserve"> dịch vòng sang trái.</w:t>
      </w:r>
    </w:p>
    <w:p w14:paraId="3415F9BE" w14:textId="77777777" w:rsidR="00C2632A" w:rsidRPr="00DC4FDF" w:rsidRDefault="00000000" w:rsidP="00C2632A">
      <w:pPr>
        <w:spacing w:before="60" w:after="60"/>
        <w:jc w:val="both"/>
        <w:rPr>
          <w:i/>
          <w:color w:val="000000"/>
          <w:sz w:val="28"/>
          <w:szCs w:val="28"/>
          <w:lang w:val="vi-VN"/>
        </w:rPr>
      </w:pPr>
      <m:oMathPara>
        <m:oMath>
          <m:sSub>
            <m:sSubPr>
              <m:ctrlPr>
                <w:rPr>
                  <w:rFonts w:ascii="Cambria Math" w:hAnsi="Cambria Math"/>
                  <w:color w:val="000000"/>
                  <w:sz w:val="28"/>
                  <w:szCs w:val="28"/>
                </w:rPr>
              </m:ctrlPr>
            </m:sSubPr>
            <m:e>
              <m:r>
                <w:rPr>
                  <w:rFonts w:ascii="Cambria Math" w:hAnsi="Cambria Math"/>
                  <w:color w:val="000000"/>
                  <w:sz w:val="28"/>
                  <w:szCs w:val="28"/>
                </w:rPr>
                <m:t>C</m:t>
              </m:r>
            </m:e>
            <m:sub>
              <m:r>
                <w:rPr>
                  <w:rFonts w:ascii="Cambria Math" w:hAnsi="Cambria Math"/>
                  <w:color w:val="000000"/>
                  <w:sz w:val="28"/>
                  <w:szCs w:val="28"/>
                </w:rPr>
                <m:t>i</m:t>
              </m:r>
            </m:sub>
          </m:sSub>
          <m:r>
            <w:rPr>
              <w:rFonts w:ascii="Cambria Math" w:hAnsi="Cambria Math"/>
              <w:color w:val="000000"/>
              <w:sz w:val="28"/>
              <w:szCs w:val="28"/>
            </w:rPr>
            <m:t>=LS(</m:t>
          </m:r>
          <m:sSub>
            <m:sSubPr>
              <m:ctrlPr>
                <w:rPr>
                  <w:rFonts w:ascii="Cambria Math" w:hAnsi="Cambria Math"/>
                  <w:color w:val="000000"/>
                  <w:sz w:val="28"/>
                  <w:szCs w:val="28"/>
                </w:rPr>
              </m:ctrlPr>
            </m:sSubPr>
            <m:e>
              <m:r>
                <w:rPr>
                  <w:rFonts w:ascii="Cambria Math" w:hAnsi="Cambria Math"/>
                  <w:color w:val="000000"/>
                  <w:sz w:val="28"/>
                  <w:szCs w:val="28"/>
                </w:rPr>
                <m:t>C</m:t>
              </m:r>
            </m:e>
            <m:sub>
              <m:r>
                <w:rPr>
                  <w:rFonts w:ascii="Cambria Math" w:hAnsi="Cambria Math"/>
                  <w:color w:val="000000"/>
                  <w:sz w:val="28"/>
                  <w:szCs w:val="28"/>
                </w:rPr>
                <m:t>i-1</m:t>
              </m:r>
            </m:sub>
          </m:sSub>
          <m:r>
            <w:rPr>
              <w:rFonts w:ascii="Cambria Math" w:hAnsi="Cambria Math"/>
              <w:color w:val="000000"/>
              <w:sz w:val="28"/>
              <w:szCs w:val="28"/>
            </w:rPr>
            <m:t>)</m:t>
          </m:r>
          <m:r>
            <m:rPr>
              <m:sty m:val="p"/>
            </m:rPr>
            <w:rPr>
              <w:rFonts w:ascii="Cambria Math" w:hAnsi="Cambria Math"/>
              <w:color w:val="000000"/>
              <w:sz w:val="28"/>
              <w:szCs w:val="28"/>
            </w:rPr>
            <w:br/>
          </m:r>
        </m:oMath>
        <m:oMath>
          <m:sSub>
            <m:sSubPr>
              <m:ctrlPr>
                <w:rPr>
                  <w:rFonts w:ascii="Cambria Math" w:hAnsi="Cambria Math"/>
                  <w:color w:val="000000"/>
                  <w:sz w:val="28"/>
                  <w:szCs w:val="28"/>
                </w:rPr>
              </m:ctrlPr>
            </m:sSubPr>
            <m:e>
              <m:r>
                <w:rPr>
                  <w:rFonts w:ascii="Cambria Math" w:hAnsi="Cambria Math"/>
                  <w:color w:val="000000"/>
                  <w:sz w:val="28"/>
                  <w:szCs w:val="28"/>
                </w:rPr>
                <m:t>D</m:t>
              </m:r>
            </m:e>
            <m:sub>
              <m:r>
                <w:rPr>
                  <w:rFonts w:ascii="Cambria Math" w:hAnsi="Cambria Math"/>
                  <w:color w:val="000000"/>
                  <w:sz w:val="28"/>
                  <w:szCs w:val="28"/>
                </w:rPr>
                <m:t>i</m:t>
              </m:r>
            </m:sub>
          </m:sSub>
          <m:r>
            <w:rPr>
              <w:rFonts w:ascii="Cambria Math" w:hAnsi="Cambria Math"/>
              <w:color w:val="000000"/>
              <w:sz w:val="28"/>
              <w:szCs w:val="28"/>
            </w:rPr>
            <m:t>=LS(</m:t>
          </m:r>
          <m:sSub>
            <m:sSubPr>
              <m:ctrlPr>
                <w:rPr>
                  <w:rFonts w:ascii="Cambria Math" w:hAnsi="Cambria Math"/>
                  <w:color w:val="000000"/>
                  <w:sz w:val="28"/>
                  <w:szCs w:val="28"/>
                </w:rPr>
              </m:ctrlPr>
            </m:sSubPr>
            <m:e>
              <m:r>
                <w:rPr>
                  <w:rFonts w:ascii="Cambria Math" w:hAnsi="Cambria Math"/>
                  <w:color w:val="000000"/>
                  <w:sz w:val="28"/>
                  <w:szCs w:val="28"/>
                </w:rPr>
                <m:t>D</m:t>
              </m:r>
            </m:e>
            <m:sub>
              <m:r>
                <w:rPr>
                  <w:rFonts w:ascii="Cambria Math" w:hAnsi="Cambria Math"/>
                  <w:color w:val="000000"/>
                  <w:sz w:val="28"/>
                  <w:szCs w:val="28"/>
                </w:rPr>
                <m:t>i-1</m:t>
              </m:r>
            </m:sub>
          </m:sSub>
          <m:r>
            <w:rPr>
              <w:rFonts w:ascii="Cambria Math" w:hAnsi="Cambria Math"/>
              <w:color w:val="000000"/>
              <w:sz w:val="28"/>
              <w:szCs w:val="28"/>
            </w:rPr>
            <m:t>)</m:t>
          </m:r>
        </m:oMath>
      </m:oMathPara>
    </w:p>
    <w:p w14:paraId="4A1AC876" w14:textId="77777777" w:rsidR="00C2632A" w:rsidRPr="00DC4FDF" w:rsidRDefault="00C2632A" w:rsidP="00C2632A">
      <w:pPr>
        <w:spacing w:before="60" w:after="60"/>
        <w:jc w:val="both"/>
        <w:rPr>
          <w:i/>
          <w:color w:val="000000"/>
          <w:sz w:val="28"/>
          <w:szCs w:val="28"/>
          <w:lang w:val="vi-VN"/>
        </w:rPr>
      </w:pPr>
    </w:p>
    <w:p w14:paraId="008939ED" w14:textId="77777777" w:rsidR="00C2632A" w:rsidRPr="00DC4FDF" w:rsidRDefault="00C2632A" w:rsidP="00C2632A">
      <w:pPr>
        <w:spacing w:before="60" w:after="60"/>
        <w:jc w:val="both"/>
        <w:rPr>
          <w:iCs/>
          <w:color w:val="000000"/>
          <w:sz w:val="28"/>
          <w:szCs w:val="28"/>
          <w:lang w:val="vi-VN"/>
        </w:rPr>
      </w:pPr>
      <w:r w:rsidRPr="00DC4FDF">
        <w:rPr>
          <w:i/>
          <w:color w:val="000000"/>
          <w:sz w:val="28"/>
          <w:szCs w:val="28"/>
          <w:lang w:val="vi-VN"/>
        </w:rPr>
        <w:tab/>
      </w:r>
      <w:proofErr w:type="spellStart"/>
      <w:r w:rsidRPr="00DC4FDF">
        <w:rPr>
          <w:iCs/>
          <w:color w:val="000000"/>
          <w:sz w:val="28"/>
          <w:szCs w:val="28"/>
        </w:rPr>
        <w:t>Số</w:t>
      </w:r>
      <w:proofErr w:type="spellEnd"/>
      <w:r w:rsidRPr="00DC4FDF">
        <w:rPr>
          <w:iCs/>
          <w:color w:val="000000"/>
          <w:sz w:val="28"/>
          <w:szCs w:val="28"/>
        </w:rPr>
        <w:t xml:space="preserve"> bit </w:t>
      </w:r>
      <w:proofErr w:type="spellStart"/>
      <w:r w:rsidRPr="00DC4FDF">
        <w:rPr>
          <w:iCs/>
          <w:color w:val="000000"/>
          <w:sz w:val="28"/>
          <w:szCs w:val="28"/>
        </w:rPr>
        <w:t>dịch</w:t>
      </w:r>
      <w:proofErr w:type="spellEnd"/>
      <w:r w:rsidRPr="00DC4FDF">
        <w:rPr>
          <w:iCs/>
          <w:color w:val="000000"/>
          <w:sz w:val="28"/>
          <w:szCs w:val="28"/>
        </w:rPr>
        <w:t>:</w:t>
      </w:r>
    </w:p>
    <w:p w14:paraId="2B7FF185" w14:textId="77777777" w:rsidR="00C2632A" w:rsidRPr="00DC4FDF" w:rsidRDefault="00C2632A">
      <w:pPr>
        <w:pStyle w:val="oancuaDanhsach"/>
        <w:numPr>
          <w:ilvl w:val="0"/>
          <w:numId w:val="6"/>
        </w:numPr>
        <w:spacing w:before="60" w:after="60"/>
        <w:jc w:val="both"/>
        <w:rPr>
          <w:b/>
          <w:bCs/>
          <w:iCs/>
          <w:color w:val="000000"/>
          <w:sz w:val="28"/>
          <w:szCs w:val="28"/>
          <w:lang w:val="vi-VN"/>
        </w:rPr>
      </w:pPr>
      <w:proofErr w:type="gramStart"/>
      <w:r w:rsidRPr="00DC4FDF">
        <w:rPr>
          <w:iCs/>
          <w:color w:val="000000"/>
          <w:sz w:val="28"/>
          <w:szCs w:val="28"/>
        </w:rPr>
        <w:t>1</w:t>
      </w:r>
      <w:r w:rsidRPr="00DC4FDF">
        <w:rPr>
          <w:iCs/>
          <w:color w:val="000000"/>
          <w:sz w:val="28"/>
          <w:szCs w:val="28"/>
          <w:lang w:val="vi-VN"/>
        </w:rPr>
        <w:t xml:space="preserve"> </w:t>
      </w:r>
      <w:r w:rsidRPr="00DC4FDF">
        <w:rPr>
          <w:iCs/>
          <w:color w:val="000000"/>
          <w:sz w:val="28"/>
          <w:szCs w:val="28"/>
        </w:rPr>
        <w:t>bit</w:t>
      </w:r>
      <w:proofErr w:type="gramEnd"/>
      <w:r w:rsidRPr="00DC4FDF">
        <w:rPr>
          <w:iCs/>
          <w:color w:val="000000"/>
          <w:sz w:val="28"/>
          <w:szCs w:val="28"/>
        </w:rPr>
        <w:t xml:space="preserve"> </w:t>
      </w:r>
      <w:proofErr w:type="spellStart"/>
      <w:r w:rsidRPr="00DC4FDF">
        <w:rPr>
          <w:iCs/>
          <w:color w:val="000000"/>
          <w:sz w:val="28"/>
          <w:szCs w:val="28"/>
        </w:rPr>
        <w:t>cho</w:t>
      </w:r>
      <w:proofErr w:type="spellEnd"/>
      <w:r w:rsidRPr="00DC4FDF">
        <w:rPr>
          <w:iCs/>
          <w:color w:val="000000"/>
          <w:sz w:val="28"/>
          <w:szCs w:val="28"/>
        </w:rPr>
        <w:t xml:space="preserve"> </w:t>
      </w:r>
      <w:proofErr w:type="spellStart"/>
      <w:r w:rsidRPr="00DC4FDF">
        <w:rPr>
          <w:iCs/>
          <w:color w:val="000000"/>
          <w:sz w:val="28"/>
          <w:szCs w:val="28"/>
        </w:rPr>
        <w:t>vòng</w:t>
      </w:r>
      <w:proofErr w:type="spellEnd"/>
      <w:r w:rsidRPr="00DC4FDF">
        <w:rPr>
          <w:iCs/>
          <w:color w:val="000000"/>
          <w:sz w:val="28"/>
          <w:szCs w:val="28"/>
        </w:rPr>
        <w:t xml:space="preserve"> 1,2,9,16</w:t>
      </w:r>
      <w:r w:rsidRPr="00DC4FDF">
        <w:rPr>
          <w:iCs/>
          <w:color w:val="000000"/>
          <w:sz w:val="28"/>
          <w:szCs w:val="28"/>
          <w:lang w:val="vi-VN"/>
        </w:rPr>
        <w:t>.</w:t>
      </w:r>
    </w:p>
    <w:p w14:paraId="1C56ED80" w14:textId="77777777" w:rsidR="00F40418" w:rsidRPr="00DC4FDF" w:rsidRDefault="00C2632A">
      <w:pPr>
        <w:pStyle w:val="oancuaDanhsach"/>
        <w:numPr>
          <w:ilvl w:val="0"/>
          <w:numId w:val="6"/>
        </w:numPr>
        <w:spacing w:before="60" w:after="60"/>
        <w:jc w:val="both"/>
        <w:rPr>
          <w:color w:val="000000"/>
          <w:sz w:val="28"/>
          <w:szCs w:val="28"/>
          <w:lang w:val="vi-VN"/>
        </w:rPr>
      </w:pPr>
      <w:proofErr w:type="gramStart"/>
      <w:r w:rsidRPr="00DC4FDF">
        <w:rPr>
          <w:iCs/>
          <w:color w:val="000000"/>
          <w:sz w:val="28"/>
          <w:szCs w:val="28"/>
        </w:rPr>
        <w:t>2</w:t>
      </w:r>
      <w:r w:rsidRPr="00DC4FDF">
        <w:rPr>
          <w:iCs/>
          <w:color w:val="000000"/>
          <w:sz w:val="28"/>
          <w:szCs w:val="28"/>
          <w:lang w:val="vi-VN"/>
        </w:rPr>
        <w:t xml:space="preserve"> </w:t>
      </w:r>
      <w:r w:rsidRPr="00DC4FDF">
        <w:rPr>
          <w:iCs/>
          <w:color w:val="000000"/>
          <w:sz w:val="28"/>
          <w:szCs w:val="28"/>
        </w:rPr>
        <w:t>bit</w:t>
      </w:r>
      <w:proofErr w:type="gramEnd"/>
      <w:r w:rsidRPr="00DC4FDF">
        <w:rPr>
          <w:iCs/>
          <w:color w:val="000000"/>
          <w:sz w:val="28"/>
          <w:szCs w:val="28"/>
          <w:lang w:val="vi-VN"/>
        </w:rPr>
        <w:t xml:space="preserve"> </w:t>
      </w:r>
      <w:proofErr w:type="spellStart"/>
      <w:r w:rsidRPr="00DC4FDF">
        <w:rPr>
          <w:iCs/>
          <w:color w:val="000000"/>
          <w:sz w:val="28"/>
          <w:szCs w:val="28"/>
        </w:rPr>
        <w:t>cho</w:t>
      </w:r>
      <w:proofErr w:type="spellEnd"/>
      <w:r w:rsidRPr="00DC4FDF">
        <w:rPr>
          <w:iCs/>
          <w:color w:val="000000"/>
          <w:sz w:val="28"/>
          <w:szCs w:val="28"/>
        </w:rPr>
        <w:t xml:space="preserve"> </w:t>
      </w:r>
      <w:proofErr w:type="spellStart"/>
      <w:r w:rsidRPr="00DC4FDF">
        <w:rPr>
          <w:iCs/>
          <w:color w:val="000000"/>
          <w:sz w:val="28"/>
          <w:szCs w:val="28"/>
        </w:rPr>
        <w:t>các</w:t>
      </w:r>
      <w:proofErr w:type="spellEnd"/>
      <w:r w:rsidRPr="00DC4FDF">
        <w:rPr>
          <w:iCs/>
          <w:color w:val="000000"/>
          <w:sz w:val="28"/>
          <w:szCs w:val="28"/>
        </w:rPr>
        <w:t xml:space="preserve"> </w:t>
      </w:r>
      <w:proofErr w:type="spellStart"/>
      <w:r w:rsidRPr="00DC4FDF">
        <w:rPr>
          <w:iCs/>
          <w:color w:val="000000"/>
          <w:sz w:val="28"/>
          <w:szCs w:val="28"/>
        </w:rPr>
        <w:t>vòng</w:t>
      </w:r>
      <w:proofErr w:type="spellEnd"/>
      <w:r w:rsidRPr="00DC4FDF">
        <w:rPr>
          <w:iCs/>
          <w:color w:val="000000"/>
          <w:sz w:val="28"/>
          <w:szCs w:val="28"/>
        </w:rPr>
        <w:t xml:space="preserve"> </w:t>
      </w:r>
      <w:proofErr w:type="spellStart"/>
      <w:r w:rsidRPr="00DC4FDF">
        <w:rPr>
          <w:iCs/>
          <w:color w:val="000000"/>
          <w:sz w:val="28"/>
          <w:szCs w:val="28"/>
        </w:rPr>
        <w:t>khác</w:t>
      </w:r>
      <w:proofErr w:type="spellEnd"/>
    </w:p>
    <w:p w14:paraId="2954DB43" w14:textId="4DE21B58" w:rsidR="00C2632A" w:rsidRPr="00DC4FDF" w:rsidRDefault="0065653A" w:rsidP="00F40418">
      <w:pPr>
        <w:spacing w:before="60" w:after="60"/>
        <w:ind w:firstLine="720"/>
        <w:jc w:val="both"/>
        <w:rPr>
          <w:color w:val="000000"/>
          <w:sz w:val="28"/>
          <w:szCs w:val="28"/>
          <w:lang w:val="vi-VN"/>
        </w:rPr>
      </w:pPr>
      <w:r w:rsidRPr="00DC4FDF">
        <w:rPr>
          <w:color w:val="000000"/>
          <w:sz w:val="28"/>
          <w:szCs w:val="28"/>
          <w:lang w:val="vi-VN"/>
        </w:rPr>
        <w:br/>
      </w:r>
      <w:r w:rsidR="00C2632A" w:rsidRPr="00DC4FDF">
        <w:rPr>
          <w:b/>
          <w:bCs/>
          <w:iCs/>
          <w:color w:val="000000"/>
          <w:sz w:val="28"/>
          <w:szCs w:val="28"/>
          <w:lang w:val="vi-VN"/>
        </w:rPr>
        <w:t>Bước 4: Hoán vị PC-2</w:t>
      </w:r>
    </w:p>
    <w:p w14:paraId="757BA406" w14:textId="77777777" w:rsidR="00315720" w:rsidRPr="00DC4FDF" w:rsidRDefault="00315720" w:rsidP="00315720">
      <w:pPr>
        <w:spacing w:before="60" w:after="60"/>
        <w:rPr>
          <w:color w:val="000000"/>
          <w:sz w:val="28"/>
          <w:szCs w:val="28"/>
          <w:lang w:val="vi-VN"/>
        </w:rPr>
      </w:pPr>
      <w:r w:rsidRPr="00DC4FDF">
        <w:rPr>
          <w:color w:val="000000"/>
          <w:sz w:val="28"/>
          <w:szCs w:val="28"/>
          <w:lang w:val="vi-VN"/>
        </w:rPr>
        <w:tab/>
        <w:t>Hai phần khóa sau khi dịch vòng được ghép lại:</w:t>
      </w:r>
    </w:p>
    <w:p w14:paraId="5DBEE24E" w14:textId="77777777" w:rsidR="00362629" w:rsidRPr="00DC4FDF" w:rsidRDefault="00000000" w:rsidP="00362629">
      <w:pPr>
        <w:spacing w:before="60" w:after="60"/>
        <w:rPr>
          <w:color w:val="000000"/>
          <w:sz w:val="28"/>
          <w:szCs w:val="28"/>
        </w:rPr>
      </w:pPr>
      <m:oMathPara>
        <m:oMath>
          <m:sSub>
            <m:sSubPr>
              <m:ctrlPr>
                <w:rPr>
                  <w:rFonts w:ascii="Cambria Math" w:hAnsi="Cambria Math"/>
                  <w:color w:val="000000"/>
                  <w:sz w:val="28"/>
                  <w:szCs w:val="28"/>
                </w:rPr>
              </m:ctrlPr>
            </m:sSubPr>
            <m:e>
              <m:r>
                <w:rPr>
                  <w:rFonts w:ascii="Cambria Math" w:hAnsi="Cambria Math"/>
                  <w:color w:val="000000"/>
                  <w:sz w:val="28"/>
                  <w:szCs w:val="28"/>
                </w:rPr>
                <m:t>C</m:t>
              </m:r>
            </m:e>
            <m:sub>
              <m:r>
                <w:rPr>
                  <w:rFonts w:ascii="Cambria Math" w:hAnsi="Cambria Math"/>
                  <w:color w:val="000000"/>
                  <w:sz w:val="28"/>
                  <w:szCs w:val="28"/>
                </w:rPr>
                <m:t>i</m:t>
              </m:r>
            </m:sub>
          </m:sSub>
          <m:r>
            <m:rPr>
              <m:sty m:val="p"/>
            </m:rPr>
            <w:rPr>
              <w:rFonts w:ascii="Cambria Math" w:hAnsi="Cambria Math"/>
              <w:color w:val="000000"/>
              <w:sz w:val="28"/>
              <w:szCs w:val="28"/>
            </w:rPr>
            <m:t>∣∣</m:t>
          </m:r>
          <m:sSub>
            <m:sSubPr>
              <m:ctrlPr>
                <w:rPr>
                  <w:rFonts w:ascii="Cambria Math" w:hAnsi="Cambria Math"/>
                  <w:color w:val="000000"/>
                  <w:sz w:val="28"/>
                  <w:szCs w:val="28"/>
                </w:rPr>
              </m:ctrlPr>
            </m:sSubPr>
            <m:e>
              <m:r>
                <w:rPr>
                  <w:rFonts w:ascii="Cambria Math" w:hAnsi="Cambria Math"/>
                  <w:color w:val="000000"/>
                  <w:sz w:val="28"/>
                  <w:szCs w:val="28"/>
                </w:rPr>
                <m:t>D</m:t>
              </m:r>
            </m:e>
            <m:sub>
              <m:r>
                <w:rPr>
                  <w:rFonts w:ascii="Cambria Math" w:hAnsi="Cambria Math"/>
                  <w:color w:val="000000"/>
                  <w:sz w:val="28"/>
                  <w:szCs w:val="28"/>
                </w:rPr>
                <m:t>i</m:t>
              </m:r>
            </m:sub>
          </m:sSub>
          <m:r>
            <m:rPr>
              <m:sty m:val="p"/>
            </m:rPr>
            <w:rPr>
              <w:rFonts w:ascii="Cambria Math" w:hAnsi="Cambria Math"/>
              <w:color w:val="000000"/>
              <w:sz w:val="28"/>
              <w:szCs w:val="28"/>
            </w:rPr>
            <w:br/>
          </m:r>
        </m:oMath>
      </m:oMathPara>
      <w:r w:rsidR="00362629" w:rsidRPr="00DC4FDF">
        <w:rPr>
          <w:color w:val="000000"/>
          <w:sz w:val="28"/>
          <w:szCs w:val="28"/>
        </w:rPr>
        <w:t xml:space="preserve">ạo </w:t>
      </w:r>
      <w:proofErr w:type="spellStart"/>
      <w:r w:rsidR="00362629" w:rsidRPr="00DC4FDF">
        <w:rPr>
          <w:color w:val="000000"/>
          <w:sz w:val="28"/>
          <w:szCs w:val="28"/>
        </w:rPr>
        <w:t>thành</w:t>
      </w:r>
      <w:proofErr w:type="spellEnd"/>
      <w:r w:rsidR="00362629" w:rsidRPr="00DC4FDF">
        <w:rPr>
          <w:color w:val="000000"/>
          <w:sz w:val="28"/>
          <w:szCs w:val="28"/>
        </w:rPr>
        <w:t xml:space="preserve"> </w:t>
      </w:r>
      <w:proofErr w:type="spellStart"/>
      <w:r w:rsidR="00362629" w:rsidRPr="00DC4FDF">
        <w:rPr>
          <w:color w:val="000000"/>
          <w:sz w:val="28"/>
          <w:szCs w:val="28"/>
        </w:rPr>
        <w:t>chuỗi</w:t>
      </w:r>
      <w:proofErr w:type="spellEnd"/>
      <w:r w:rsidR="00362629" w:rsidRPr="00DC4FDF">
        <w:rPr>
          <w:color w:val="000000"/>
          <w:sz w:val="28"/>
          <w:szCs w:val="28"/>
        </w:rPr>
        <w:t xml:space="preserve"> 56 bit.</w:t>
      </w:r>
    </w:p>
    <w:p w14:paraId="7EFCAB5D" w14:textId="77777777" w:rsidR="00362629" w:rsidRPr="00DC4FDF" w:rsidRDefault="00362629" w:rsidP="00362629">
      <w:pPr>
        <w:spacing w:before="60" w:after="60"/>
        <w:ind w:firstLine="720"/>
        <w:rPr>
          <w:color w:val="000000"/>
          <w:sz w:val="28"/>
          <w:szCs w:val="28"/>
          <w:lang w:val="vi-VN"/>
        </w:rPr>
      </w:pPr>
      <w:proofErr w:type="spellStart"/>
      <w:r w:rsidRPr="00DC4FDF">
        <w:rPr>
          <w:color w:val="000000"/>
          <w:sz w:val="28"/>
          <w:szCs w:val="28"/>
        </w:rPr>
        <w:lastRenderedPageBreak/>
        <w:t>Chuỗi</w:t>
      </w:r>
      <w:proofErr w:type="spellEnd"/>
      <w:r w:rsidRPr="00DC4FDF">
        <w:rPr>
          <w:color w:val="000000"/>
          <w:sz w:val="28"/>
          <w:szCs w:val="28"/>
        </w:rPr>
        <w:t xml:space="preserve"> </w:t>
      </w:r>
      <w:proofErr w:type="spellStart"/>
      <w:r w:rsidRPr="00DC4FDF">
        <w:rPr>
          <w:color w:val="000000"/>
          <w:sz w:val="28"/>
          <w:szCs w:val="28"/>
        </w:rPr>
        <w:t>này</w:t>
      </w:r>
      <w:proofErr w:type="spellEnd"/>
      <w:r w:rsidRPr="00DC4FDF">
        <w:rPr>
          <w:color w:val="000000"/>
          <w:sz w:val="28"/>
          <w:szCs w:val="28"/>
        </w:rPr>
        <w:t xml:space="preserve"> </w:t>
      </w:r>
      <w:proofErr w:type="spellStart"/>
      <w:r w:rsidRPr="00DC4FDF">
        <w:rPr>
          <w:color w:val="000000"/>
          <w:sz w:val="28"/>
          <w:szCs w:val="28"/>
        </w:rPr>
        <w:t>được</w:t>
      </w:r>
      <w:proofErr w:type="spellEnd"/>
      <w:r w:rsidRPr="00DC4FDF">
        <w:rPr>
          <w:color w:val="000000"/>
          <w:sz w:val="28"/>
          <w:szCs w:val="28"/>
        </w:rPr>
        <w:t xml:space="preserve"> </w:t>
      </w:r>
      <w:proofErr w:type="spellStart"/>
      <w:r w:rsidRPr="00DC4FDF">
        <w:rPr>
          <w:color w:val="000000"/>
          <w:sz w:val="28"/>
          <w:szCs w:val="28"/>
        </w:rPr>
        <w:t>đưa</w:t>
      </w:r>
      <w:proofErr w:type="spellEnd"/>
      <w:r w:rsidRPr="00DC4FDF">
        <w:rPr>
          <w:color w:val="000000"/>
          <w:sz w:val="28"/>
          <w:szCs w:val="28"/>
        </w:rPr>
        <w:t xml:space="preserve"> qua </w:t>
      </w:r>
      <w:proofErr w:type="spellStart"/>
      <w:r w:rsidRPr="00DC4FDF">
        <w:rPr>
          <w:color w:val="000000"/>
          <w:sz w:val="28"/>
          <w:szCs w:val="28"/>
        </w:rPr>
        <w:t>phép</w:t>
      </w:r>
      <w:proofErr w:type="spellEnd"/>
      <w:r w:rsidRPr="00DC4FDF">
        <w:rPr>
          <w:color w:val="000000"/>
          <w:sz w:val="28"/>
          <w:szCs w:val="28"/>
        </w:rPr>
        <w:t xml:space="preserve"> </w:t>
      </w:r>
      <w:proofErr w:type="spellStart"/>
      <w:r w:rsidRPr="00DC4FDF">
        <w:rPr>
          <w:color w:val="000000"/>
          <w:sz w:val="28"/>
          <w:szCs w:val="28"/>
        </w:rPr>
        <w:t>hoán</w:t>
      </w:r>
      <w:proofErr w:type="spellEnd"/>
      <w:r w:rsidRPr="00DC4FDF">
        <w:rPr>
          <w:color w:val="000000"/>
          <w:sz w:val="28"/>
          <w:szCs w:val="28"/>
        </w:rPr>
        <w:t xml:space="preserve"> </w:t>
      </w:r>
      <w:proofErr w:type="spellStart"/>
      <w:r w:rsidRPr="00DC4FDF">
        <w:rPr>
          <w:color w:val="000000"/>
          <w:sz w:val="28"/>
          <w:szCs w:val="28"/>
        </w:rPr>
        <w:t>vị</w:t>
      </w:r>
      <w:proofErr w:type="spellEnd"/>
      <w:r w:rsidRPr="00DC4FDF">
        <w:rPr>
          <w:color w:val="000000"/>
          <w:sz w:val="28"/>
          <w:szCs w:val="28"/>
        </w:rPr>
        <w:t xml:space="preserve"> PC-2 </w:t>
      </w:r>
      <w:proofErr w:type="spellStart"/>
      <w:r w:rsidRPr="00DC4FDF">
        <w:rPr>
          <w:color w:val="000000"/>
          <w:sz w:val="28"/>
          <w:szCs w:val="28"/>
        </w:rPr>
        <w:t>để</w:t>
      </w:r>
      <w:proofErr w:type="spellEnd"/>
      <w:r w:rsidRPr="00DC4FDF">
        <w:rPr>
          <w:color w:val="000000"/>
          <w:sz w:val="28"/>
          <w:szCs w:val="28"/>
        </w:rPr>
        <w:t xml:space="preserve"> </w:t>
      </w:r>
      <w:proofErr w:type="spellStart"/>
      <w:r w:rsidRPr="00DC4FDF">
        <w:rPr>
          <w:color w:val="000000"/>
          <w:sz w:val="28"/>
          <w:szCs w:val="28"/>
        </w:rPr>
        <w:t>lựa</w:t>
      </w:r>
      <w:proofErr w:type="spellEnd"/>
      <w:r w:rsidRPr="00DC4FDF">
        <w:rPr>
          <w:color w:val="000000"/>
          <w:sz w:val="28"/>
          <w:szCs w:val="28"/>
        </w:rPr>
        <w:t xml:space="preserve"> </w:t>
      </w:r>
      <w:proofErr w:type="spellStart"/>
      <w:r w:rsidRPr="00DC4FDF">
        <w:rPr>
          <w:color w:val="000000"/>
          <w:sz w:val="28"/>
          <w:szCs w:val="28"/>
        </w:rPr>
        <w:t>chọn</w:t>
      </w:r>
      <w:proofErr w:type="spellEnd"/>
      <w:r w:rsidRPr="00DC4FDF">
        <w:rPr>
          <w:color w:val="000000"/>
          <w:sz w:val="28"/>
          <w:szCs w:val="28"/>
        </w:rPr>
        <w:t xml:space="preserve"> </w:t>
      </w:r>
      <w:proofErr w:type="gramStart"/>
      <w:r w:rsidRPr="00DC4FDF">
        <w:rPr>
          <w:color w:val="000000"/>
          <w:sz w:val="28"/>
          <w:szCs w:val="28"/>
        </w:rPr>
        <w:t>48 bit</w:t>
      </w:r>
      <w:proofErr w:type="gramEnd"/>
      <w:r w:rsidRPr="00DC4FDF">
        <w:rPr>
          <w:color w:val="000000"/>
          <w:sz w:val="28"/>
          <w:szCs w:val="28"/>
        </w:rPr>
        <w:t xml:space="preserve"> </w:t>
      </w:r>
      <w:proofErr w:type="spellStart"/>
      <w:r w:rsidRPr="00DC4FDF">
        <w:rPr>
          <w:color w:val="000000"/>
          <w:sz w:val="28"/>
          <w:szCs w:val="28"/>
        </w:rPr>
        <w:t>tạo</w:t>
      </w:r>
      <w:proofErr w:type="spellEnd"/>
      <w:r w:rsidRPr="00DC4FDF">
        <w:rPr>
          <w:color w:val="000000"/>
          <w:sz w:val="28"/>
          <w:szCs w:val="28"/>
        </w:rPr>
        <w:t xml:space="preserve"> </w:t>
      </w:r>
      <w:proofErr w:type="spellStart"/>
      <w:r w:rsidRPr="00DC4FDF">
        <w:rPr>
          <w:color w:val="000000"/>
          <w:sz w:val="28"/>
          <w:szCs w:val="28"/>
        </w:rPr>
        <w:t>thành</w:t>
      </w:r>
      <w:proofErr w:type="spellEnd"/>
      <w:r w:rsidRPr="00DC4FDF">
        <w:rPr>
          <w:color w:val="000000"/>
          <w:sz w:val="28"/>
          <w:szCs w:val="28"/>
        </w:rPr>
        <w:t xml:space="preserve"> </w:t>
      </w:r>
      <w:proofErr w:type="spellStart"/>
      <w:r w:rsidRPr="00DC4FDF">
        <w:rPr>
          <w:color w:val="000000"/>
          <w:sz w:val="28"/>
          <w:szCs w:val="28"/>
        </w:rPr>
        <w:t>khóa</w:t>
      </w:r>
      <w:proofErr w:type="spellEnd"/>
      <w:r w:rsidRPr="00DC4FDF">
        <w:rPr>
          <w:color w:val="000000"/>
          <w:sz w:val="28"/>
          <w:szCs w:val="28"/>
        </w:rPr>
        <w:t xml:space="preserve"> con:</w:t>
      </w:r>
    </w:p>
    <w:p w14:paraId="7FFD66A4" w14:textId="5D7BD1D3" w:rsidR="00B707C7" w:rsidRPr="00DC4FDF" w:rsidRDefault="00000000" w:rsidP="00B707C7">
      <w:pPr>
        <w:spacing w:before="60" w:after="60"/>
        <w:rPr>
          <w:color w:val="000000"/>
          <w:sz w:val="28"/>
          <w:szCs w:val="28"/>
          <w:lang w:val="vi-VN"/>
        </w:rPr>
      </w:pPr>
      <m:oMathPara>
        <m:oMath>
          <m:sSub>
            <m:sSubPr>
              <m:ctrlPr>
                <w:rPr>
                  <w:rFonts w:ascii="Cambria Math" w:hAnsi="Cambria Math"/>
                  <w:color w:val="000000"/>
                  <w:sz w:val="28"/>
                  <w:szCs w:val="28"/>
                </w:rPr>
              </m:ctrlPr>
            </m:sSubPr>
            <m:e>
              <m:r>
                <w:rPr>
                  <w:rFonts w:ascii="Cambria Math" w:hAnsi="Cambria Math"/>
                  <w:color w:val="000000"/>
                  <w:sz w:val="28"/>
                  <w:szCs w:val="28"/>
                  <w:lang w:val="vi-VN"/>
                </w:rPr>
                <m:t>K</m:t>
              </m:r>
            </m:e>
            <m:sub>
              <m:r>
                <w:rPr>
                  <w:rFonts w:ascii="Cambria Math" w:hAnsi="Cambria Math"/>
                  <w:color w:val="000000"/>
                  <w:sz w:val="28"/>
                  <w:szCs w:val="28"/>
                  <w:lang w:val="vi-VN"/>
                </w:rPr>
                <m:t>i</m:t>
              </m:r>
            </m:sub>
          </m:sSub>
          <m:r>
            <w:rPr>
              <w:rFonts w:ascii="Cambria Math" w:hAnsi="Cambria Math"/>
              <w:color w:val="000000"/>
              <w:sz w:val="28"/>
              <w:szCs w:val="28"/>
              <w:lang w:val="vi-VN"/>
            </w:rPr>
            <m:t>=PC2(</m:t>
          </m:r>
          <m:sSub>
            <m:sSubPr>
              <m:ctrlPr>
                <w:rPr>
                  <w:rFonts w:ascii="Cambria Math" w:hAnsi="Cambria Math"/>
                  <w:color w:val="000000"/>
                  <w:sz w:val="28"/>
                  <w:szCs w:val="28"/>
                </w:rPr>
              </m:ctrlPr>
            </m:sSubPr>
            <m:e>
              <m:r>
                <w:rPr>
                  <w:rFonts w:ascii="Cambria Math" w:hAnsi="Cambria Math"/>
                  <w:color w:val="000000"/>
                  <w:sz w:val="28"/>
                  <w:szCs w:val="28"/>
                  <w:lang w:val="vi-VN"/>
                </w:rPr>
                <m:t>C</m:t>
              </m:r>
            </m:e>
            <m:sub>
              <m:r>
                <w:rPr>
                  <w:rFonts w:ascii="Cambria Math" w:hAnsi="Cambria Math"/>
                  <w:color w:val="000000"/>
                  <w:sz w:val="28"/>
                  <w:szCs w:val="28"/>
                  <w:lang w:val="vi-VN"/>
                </w:rPr>
                <m:t>i</m:t>
              </m:r>
            </m:sub>
          </m:sSub>
          <m:r>
            <m:rPr>
              <m:sty m:val="p"/>
            </m:rPr>
            <w:rPr>
              <w:rFonts w:ascii="Cambria Math" w:hAnsi="Cambria Math"/>
              <w:color w:val="000000"/>
              <w:sz w:val="28"/>
              <w:szCs w:val="28"/>
              <w:lang w:val="vi-VN"/>
            </w:rPr>
            <m:t>∣∣</m:t>
          </m:r>
          <m:sSub>
            <m:sSubPr>
              <m:ctrlPr>
                <w:rPr>
                  <w:rFonts w:ascii="Cambria Math" w:hAnsi="Cambria Math"/>
                  <w:color w:val="000000"/>
                  <w:sz w:val="28"/>
                  <w:szCs w:val="28"/>
                </w:rPr>
              </m:ctrlPr>
            </m:sSubPr>
            <m:e>
              <m:r>
                <w:rPr>
                  <w:rFonts w:ascii="Cambria Math" w:hAnsi="Cambria Math"/>
                  <w:color w:val="000000"/>
                  <w:sz w:val="28"/>
                  <w:szCs w:val="28"/>
                  <w:lang w:val="vi-VN"/>
                </w:rPr>
                <m:t>D</m:t>
              </m:r>
            </m:e>
            <m:sub>
              <m:r>
                <w:rPr>
                  <w:rFonts w:ascii="Cambria Math" w:hAnsi="Cambria Math"/>
                  <w:color w:val="000000"/>
                  <w:sz w:val="28"/>
                  <w:szCs w:val="28"/>
                  <w:lang w:val="vi-VN"/>
                </w:rPr>
                <m:t>i</m:t>
              </m:r>
            </m:sub>
          </m:sSub>
          <m:r>
            <w:rPr>
              <w:rFonts w:ascii="Cambria Math" w:hAnsi="Cambria Math"/>
              <w:color w:val="000000"/>
              <w:sz w:val="28"/>
              <w:szCs w:val="28"/>
              <w:lang w:val="vi-VN"/>
            </w:rPr>
            <m:t>)</m:t>
          </m:r>
          <m:r>
            <m:rPr>
              <m:sty m:val="p"/>
            </m:rPr>
            <w:rPr>
              <w:rFonts w:ascii="Cambria Math" w:hAnsi="Cambria Math"/>
              <w:color w:val="000000"/>
              <w:sz w:val="28"/>
              <w:szCs w:val="28"/>
              <w:lang w:val="vi-VN"/>
            </w:rPr>
            <w:br/>
          </m:r>
        </m:oMath>
      </m:oMathPara>
      <w:r w:rsidR="00515188" w:rsidRPr="00DC4FDF">
        <w:rPr>
          <w:color w:val="000000"/>
          <w:sz w:val="28"/>
          <w:szCs w:val="28"/>
          <w:lang w:val="vi-VN"/>
        </w:rPr>
        <w:tab/>
        <w:t>Quá trình trên được lặp lại 16 lần để sinh ra 16 khóa con:</w:t>
      </w:r>
    </w:p>
    <w:p w14:paraId="465CBB8E" w14:textId="4FD40537" w:rsidR="004F21B2" w:rsidRPr="00DC4FDF" w:rsidRDefault="00000000" w:rsidP="009C7EB5">
      <w:pPr>
        <w:spacing w:after="0" w:line="240" w:lineRule="auto"/>
        <w:rPr>
          <w:color w:val="000000"/>
          <w:sz w:val="28"/>
          <w:szCs w:val="28"/>
          <w:lang w:val="vi-VN"/>
        </w:rPr>
      </w:pPr>
      <m:oMathPara>
        <m:oMath>
          <m:sSub>
            <m:sSubPr>
              <m:ctrlPr>
                <w:rPr>
                  <w:rFonts w:ascii="Cambria Math" w:hAnsi="Cambria Math"/>
                  <w:color w:val="000000"/>
                  <w:sz w:val="28"/>
                  <w:szCs w:val="28"/>
                </w:rPr>
              </m:ctrlPr>
            </m:sSubPr>
            <m:e>
              <m:r>
                <w:rPr>
                  <w:rFonts w:ascii="Cambria Math" w:hAnsi="Cambria Math"/>
                  <w:color w:val="000000"/>
                  <w:sz w:val="28"/>
                  <w:szCs w:val="28"/>
                </w:rPr>
                <m:t>K</m:t>
              </m:r>
            </m:e>
            <m:sub>
              <m:r>
                <w:rPr>
                  <w:rFonts w:ascii="Cambria Math" w:hAnsi="Cambria Math"/>
                  <w:color w:val="000000"/>
                  <w:sz w:val="28"/>
                  <w:szCs w:val="28"/>
                </w:rPr>
                <m:t>16</m:t>
              </m:r>
            </m:sub>
          </m:sSub>
          <m:r>
            <w:rPr>
              <w:rFonts w:ascii="Cambria Math" w:hAnsi="Cambria Math"/>
              <w:color w:val="000000"/>
              <w:sz w:val="28"/>
              <w:szCs w:val="28"/>
            </w:rPr>
            <m:t>,</m:t>
          </m:r>
          <m:sSub>
            <m:sSubPr>
              <m:ctrlPr>
                <w:rPr>
                  <w:rFonts w:ascii="Cambria Math" w:hAnsi="Cambria Math"/>
                  <w:color w:val="000000"/>
                  <w:sz w:val="28"/>
                  <w:szCs w:val="28"/>
                </w:rPr>
              </m:ctrlPr>
            </m:sSubPr>
            <m:e>
              <m:r>
                <w:rPr>
                  <w:rFonts w:ascii="Cambria Math" w:hAnsi="Cambria Math"/>
                  <w:color w:val="000000"/>
                  <w:sz w:val="28"/>
                  <w:szCs w:val="28"/>
                </w:rPr>
                <m:t>K</m:t>
              </m:r>
            </m:e>
            <m:sub>
              <m:r>
                <w:rPr>
                  <w:rFonts w:ascii="Cambria Math" w:hAnsi="Cambria Math"/>
                  <w:color w:val="000000"/>
                  <w:sz w:val="28"/>
                  <w:szCs w:val="28"/>
                </w:rPr>
                <m:t>15</m:t>
              </m:r>
            </m:sub>
          </m:sSub>
          <m:r>
            <w:rPr>
              <w:rFonts w:ascii="Cambria Math" w:hAnsi="Cambria Math"/>
              <w:color w:val="000000"/>
              <w:sz w:val="28"/>
              <w:szCs w:val="28"/>
            </w:rPr>
            <m:t>,</m:t>
          </m:r>
          <m:r>
            <m:rPr>
              <m:sty m:val="p"/>
            </m:rPr>
            <w:rPr>
              <w:rFonts w:ascii="Cambria Math" w:hAnsi="Cambria Math"/>
              <w:color w:val="000000"/>
              <w:sz w:val="28"/>
              <w:szCs w:val="28"/>
            </w:rPr>
            <m:t>...</m:t>
          </m:r>
          <m:r>
            <w:rPr>
              <w:rFonts w:ascii="Cambria Math" w:hAnsi="Cambria Math"/>
              <w:color w:val="000000"/>
              <w:sz w:val="28"/>
              <w:szCs w:val="28"/>
            </w:rPr>
            <m:t>,</m:t>
          </m:r>
          <m:sSub>
            <m:sSubPr>
              <m:ctrlPr>
                <w:rPr>
                  <w:rFonts w:ascii="Cambria Math" w:hAnsi="Cambria Math"/>
                  <w:color w:val="000000"/>
                  <w:sz w:val="28"/>
                  <w:szCs w:val="28"/>
                </w:rPr>
              </m:ctrlPr>
            </m:sSubPr>
            <m:e>
              <m:r>
                <w:rPr>
                  <w:rFonts w:ascii="Cambria Math" w:hAnsi="Cambria Math"/>
                  <w:color w:val="000000"/>
                  <w:sz w:val="28"/>
                  <w:szCs w:val="28"/>
                </w:rPr>
                <m:t>K</m:t>
              </m:r>
            </m:e>
            <m:sub>
              <m:r>
                <w:rPr>
                  <w:rFonts w:ascii="Cambria Math" w:hAnsi="Cambria Math"/>
                  <w:color w:val="000000"/>
                  <w:sz w:val="28"/>
                  <w:szCs w:val="28"/>
                </w:rPr>
                <m:t>1</m:t>
              </m:r>
            </m:sub>
          </m:sSub>
          <m:r>
            <m:rPr>
              <m:sty m:val="p"/>
            </m:rPr>
            <w:rPr>
              <w:rFonts w:ascii="Cambria Math" w:hAnsi="Cambria Math"/>
              <w:color w:val="000000"/>
              <w:sz w:val="28"/>
              <w:szCs w:val="28"/>
            </w:rPr>
            <w:br/>
          </m:r>
        </m:oMath>
      </m:oMathPara>
    </w:p>
    <w:p w14:paraId="6ECB8A26" w14:textId="6E810FED" w:rsidR="00D63CBD" w:rsidRPr="00DC4FDF" w:rsidRDefault="00F40418" w:rsidP="00453A82">
      <w:pPr>
        <w:pStyle w:val="oancuaDanhsach"/>
        <w:numPr>
          <w:ilvl w:val="2"/>
          <w:numId w:val="2"/>
        </w:numPr>
        <w:spacing w:before="60"/>
        <w:jc w:val="both"/>
        <w:rPr>
          <w:b/>
          <w:bCs/>
          <w:iCs/>
          <w:color w:val="000000"/>
          <w:sz w:val="28"/>
          <w:szCs w:val="28"/>
          <w:lang w:val="vi-VN"/>
        </w:rPr>
      </w:pPr>
      <w:r w:rsidRPr="00DC4FDF">
        <w:rPr>
          <w:b/>
          <w:bCs/>
          <w:iCs/>
          <w:color w:val="000000"/>
          <w:sz w:val="28"/>
          <w:szCs w:val="28"/>
          <w:lang w:val="vi-VN"/>
        </w:rPr>
        <w:t>Mô tả hàm F</w:t>
      </w:r>
    </w:p>
    <w:p w14:paraId="19E2955A" w14:textId="77777777" w:rsidR="009B3694" w:rsidRPr="00DC4FDF" w:rsidRDefault="009B3694" w:rsidP="00F40418">
      <w:pPr>
        <w:spacing w:before="60"/>
        <w:ind w:firstLine="720"/>
        <w:jc w:val="both"/>
        <w:rPr>
          <w:iCs/>
          <w:color w:val="000000"/>
          <w:sz w:val="28"/>
          <w:szCs w:val="28"/>
          <w:lang w:val="vi-VN"/>
        </w:rPr>
      </w:pPr>
      <w:r w:rsidRPr="00DC4FDF">
        <w:rPr>
          <w:iCs/>
          <w:color w:val="000000"/>
          <w:sz w:val="28"/>
          <w:szCs w:val="28"/>
          <w:lang w:val="vi-VN"/>
        </w:rPr>
        <w:t xml:space="preserve">Hàm F là thành phần quan trọng trong cấu trúc </w:t>
      </w:r>
      <w:proofErr w:type="spellStart"/>
      <w:r w:rsidRPr="00DC4FDF">
        <w:rPr>
          <w:iCs/>
          <w:color w:val="000000"/>
          <w:sz w:val="28"/>
          <w:szCs w:val="28"/>
          <w:lang w:val="vi-VN"/>
        </w:rPr>
        <w:t>Feistel</w:t>
      </w:r>
      <w:proofErr w:type="spellEnd"/>
      <w:r w:rsidRPr="00DC4FDF">
        <w:rPr>
          <w:iCs/>
          <w:color w:val="000000"/>
          <w:sz w:val="28"/>
          <w:szCs w:val="28"/>
          <w:lang w:val="vi-VN"/>
        </w:rPr>
        <w:t xml:space="preserve"> của DES. Hàm nhận đầu vào là nửa phải R (32 </w:t>
      </w:r>
      <w:proofErr w:type="spellStart"/>
      <w:r w:rsidRPr="00DC4FDF">
        <w:rPr>
          <w:iCs/>
          <w:color w:val="000000"/>
          <w:sz w:val="28"/>
          <w:szCs w:val="28"/>
          <w:lang w:val="vi-VN"/>
        </w:rPr>
        <w:t>bit</w:t>
      </w:r>
      <w:proofErr w:type="spellEnd"/>
      <w:r w:rsidRPr="00DC4FDF">
        <w:rPr>
          <w:iCs/>
          <w:color w:val="000000"/>
          <w:sz w:val="28"/>
          <w:szCs w:val="28"/>
          <w:lang w:val="vi-VN"/>
        </w:rPr>
        <w:t xml:space="preserve">) của khối dữ liệu và khóa con Ki (48 </w:t>
      </w:r>
      <w:proofErr w:type="spellStart"/>
      <w:r w:rsidRPr="00DC4FDF">
        <w:rPr>
          <w:iCs/>
          <w:color w:val="000000"/>
          <w:sz w:val="28"/>
          <w:szCs w:val="28"/>
          <w:lang w:val="vi-VN"/>
        </w:rPr>
        <w:t>bit</w:t>
      </w:r>
      <w:proofErr w:type="spellEnd"/>
      <w:r w:rsidRPr="00DC4FDF">
        <w:rPr>
          <w:iCs/>
          <w:color w:val="000000"/>
          <w:sz w:val="28"/>
          <w:szCs w:val="28"/>
          <w:lang w:val="vi-VN"/>
        </w:rPr>
        <w:t xml:space="preserve">), sau đó tạo ra đầu ra 32 </w:t>
      </w:r>
      <w:proofErr w:type="spellStart"/>
      <w:r w:rsidRPr="00DC4FDF">
        <w:rPr>
          <w:iCs/>
          <w:color w:val="000000"/>
          <w:sz w:val="28"/>
          <w:szCs w:val="28"/>
          <w:lang w:val="vi-VN"/>
        </w:rPr>
        <w:t>bit</w:t>
      </w:r>
      <w:proofErr w:type="spellEnd"/>
      <w:r w:rsidRPr="00DC4FDF">
        <w:rPr>
          <w:iCs/>
          <w:color w:val="000000"/>
          <w:sz w:val="28"/>
          <w:szCs w:val="28"/>
          <w:lang w:val="vi-VN"/>
        </w:rPr>
        <w:t xml:space="preserve"> để kết hợp với nửa trái L thông qua phép XOR.</w:t>
      </w:r>
    </w:p>
    <w:p w14:paraId="248864BB" w14:textId="77777777" w:rsidR="009B3694" w:rsidRPr="00DC4FDF" w:rsidRDefault="009B3694" w:rsidP="00F40418">
      <w:pPr>
        <w:spacing w:before="60"/>
        <w:ind w:firstLine="720"/>
        <w:jc w:val="both"/>
        <w:rPr>
          <w:b/>
          <w:bCs/>
          <w:iCs/>
          <w:color w:val="000000"/>
          <w:sz w:val="28"/>
          <w:szCs w:val="28"/>
          <w:lang w:val="vi-VN"/>
        </w:rPr>
      </w:pPr>
      <w:r w:rsidRPr="00DC4FDF">
        <w:rPr>
          <w:b/>
          <w:bCs/>
          <w:iCs/>
          <w:color w:val="000000"/>
          <w:sz w:val="28"/>
          <w:szCs w:val="28"/>
          <w:lang w:val="vi-VN"/>
        </w:rPr>
        <w:t>Nguyên lý hoạt động của hàm F</w:t>
      </w:r>
    </w:p>
    <w:p w14:paraId="1F8D14E8" w14:textId="77777777" w:rsidR="009B3694" w:rsidRPr="00DC4FDF" w:rsidRDefault="009B3694" w:rsidP="00F40418">
      <w:pPr>
        <w:spacing w:before="60"/>
        <w:ind w:left="1440"/>
        <w:jc w:val="both"/>
        <w:rPr>
          <w:iCs/>
          <w:color w:val="000000"/>
          <w:sz w:val="28"/>
          <w:szCs w:val="28"/>
          <w:lang w:val="vi-VN"/>
        </w:rPr>
      </w:pPr>
      <w:r w:rsidRPr="00DC4FDF">
        <w:rPr>
          <w:b/>
          <w:bCs/>
          <w:iCs/>
          <w:color w:val="000000"/>
          <w:sz w:val="28"/>
          <w:szCs w:val="28"/>
          <w:lang w:val="vi-VN"/>
        </w:rPr>
        <w:t>Bước 1:</w:t>
      </w:r>
      <w:r w:rsidRPr="00DC4FDF">
        <w:rPr>
          <w:iCs/>
          <w:color w:val="000000"/>
          <w:sz w:val="28"/>
          <w:szCs w:val="28"/>
          <w:lang w:val="vi-VN"/>
        </w:rPr>
        <w:t xml:space="preserve"> Mở rộng R từ 32 </w:t>
      </w:r>
      <w:proofErr w:type="spellStart"/>
      <w:r w:rsidRPr="00DC4FDF">
        <w:rPr>
          <w:iCs/>
          <w:color w:val="000000"/>
          <w:sz w:val="28"/>
          <w:szCs w:val="28"/>
          <w:lang w:val="vi-VN"/>
        </w:rPr>
        <w:t>bit</w:t>
      </w:r>
      <w:proofErr w:type="spellEnd"/>
      <w:r w:rsidRPr="00DC4FDF">
        <w:rPr>
          <w:iCs/>
          <w:color w:val="000000"/>
          <w:sz w:val="28"/>
          <w:szCs w:val="28"/>
          <w:lang w:val="vi-VN"/>
        </w:rPr>
        <w:t xml:space="preserve"> thành 48 </w:t>
      </w:r>
      <w:proofErr w:type="spellStart"/>
      <w:r w:rsidRPr="00DC4FDF">
        <w:rPr>
          <w:iCs/>
          <w:color w:val="000000"/>
          <w:sz w:val="28"/>
          <w:szCs w:val="28"/>
          <w:lang w:val="vi-VN"/>
        </w:rPr>
        <w:t>bit</w:t>
      </w:r>
      <w:proofErr w:type="spellEnd"/>
      <w:r w:rsidRPr="00DC4FDF">
        <w:rPr>
          <w:iCs/>
          <w:color w:val="000000"/>
          <w:sz w:val="28"/>
          <w:szCs w:val="28"/>
          <w:lang w:val="vi-VN"/>
        </w:rPr>
        <w:t xml:space="preserve"> bằng hàm mở rộng E. </w:t>
      </w:r>
    </w:p>
    <w:p w14:paraId="0267B9E3" w14:textId="0C029777" w:rsidR="009B3694" w:rsidRPr="00DC4FDF" w:rsidRDefault="009B3694" w:rsidP="00F40418">
      <w:pPr>
        <w:spacing w:before="60"/>
        <w:ind w:left="1440"/>
        <w:jc w:val="both"/>
        <w:rPr>
          <w:iCs/>
          <w:color w:val="000000"/>
          <w:sz w:val="28"/>
          <w:szCs w:val="28"/>
          <w:lang w:val="vi-VN"/>
        </w:rPr>
      </w:pPr>
      <w:r w:rsidRPr="00DC4FDF">
        <w:rPr>
          <w:b/>
          <w:bCs/>
          <w:iCs/>
          <w:color w:val="000000"/>
          <w:sz w:val="28"/>
          <w:szCs w:val="28"/>
          <w:lang w:val="vi-VN"/>
        </w:rPr>
        <w:t>Bước 2:</w:t>
      </w:r>
      <w:r w:rsidRPr="00DC4FDF">
        <w:rPr>
          <w:iCs/>
          <w:color w:val="000000"/>
          <w:sz w:val="28"/>
          <w:szCs w:val="28"/>
          <w:lang w:val="vi-VN"/>
        </w:rPr>
        <w:t xml:space="preserve"> Thực hiện phép XOR giữa kết quả 48 </w:t>
      </w:r>
      <w:proofErr w:type="spellStart"/>
      <w:r w:rsidRPr="00DC4FDF">
        <w:rPr>
          <w:iCs/>
          <w:color w:val="000000"/>
          <w:sz w:val="28"/>
          <w:szCs w:val="28"/>
          <w:lang w:val="vi-VN"/>
        </w:rPr>
        <w:t>bit</w:t>
      </w:r>
      <w:proofErr w:type="spellEnd"/>
      <w:r w:rsidRPr="00DC4FDF">
        <w:rPr>
          <w:iCs/>
          <w:color w:val="000000"/>
          <w:sz w:val="28"/>
          <w:szCs w:val="28"/>
          <w:lang w:val="vi-VN"/>
        </w:rPr>
        <w:t xml:space="preserve"> và khóa con </w:t>
      </w:r>
      <w:r w:rsidR="009C7EB5" w:rsidRPr="00DC4FDF">
        <w:rPr>
          <w:iCs/>
          <w:color w:val="000000"/>
          <w:sz w:val="28"/>
          <w:szCs w:val="28"/>
          <w:lang w:val="vi-VN"/>
        </w:rPr>
        <w:t>Ki</w:t>
      </w:r>
      <w:r w:rsidRPr="00DC4FDF">
        <w:rPr>
          <w:iCs/>
          <w:color w:val="000000"/>
          <w:sz w:val="28"/>
          <w:szCs w:val="28"/>
          <w:lang w:val="vi-VN"/>
        </w:rPr>
        <w:t xml:space="preserve">. </w:t>
      </w:r>
    </w:p>
    <w:p w14:paraId="6052F661" w14:textId="77777777" w:rsidR="009B3694" w:rsidRPr="00DC4FDF" w:rsidRDefault="009B3694" w:rsidP="00F40418">
      <w:pPr>
        <w:spacing w:before="60"/>
        <w:ind w:left="1440"/>
        <w:jc w:val="both"/>
        <w:rPr>
          <w:iCs/>
          <w:color w:val="000000"/>
          <w:sz w:val="28"/>
          <w:szCs w:val="28"/>
          <w:lang w:val="vi-VN"/>
        </w:rPr>
      </w:pPr>
      <w:r w:rsidRPr="00DC4FDF">
        <w:rPr>
          <w:b/>
          <w:bCs/>
          <w:iCs/>
          <w:color w:val="000000"/>
          <w:sz w:val="28"/>
          <w:szCs w:val="28"/>
          <w:lang w:val="vi-VN"/>
        </w:rPr>
        <w:t>Bước 3:</w:t>
      </w:r>
      <w:r w:rsidRPr="00DC4FDF">
        <w:rPr>
          <w:iCs/>
          <w:color w:val="000000"/>
          <w:sz w:val="28"/>
          <w:szCs w:val="28"/>
          <w:lang w:val="vi-VN"/>
        </w:rPr>
        <w:t xml:space="preserve"> Chia kết quả thành 8 nhóm, mỗi nhóm 6 </w:t>
      </w:r>
      <w:proofErr w:type="spellStart"/>
      <w:r w:rsidRPr="00DC4FDF">
        <w:rPr>
          <w:iCs/>
          <w:color w:val="000000"/>
          <w:sz w:val="28"/>
          <w:szCs w:val="28"/>
          <w:lang w:val="vi-VN"/>
        </w:rPr>
        <w:t>bit</w:t>
      </w:r>
      <w:proofErr w:type="spellEnd"/>
      <w:r w:rsidRPr="00DC4FDF">
        <w:rPr>
          <w:iCs/>
          <w:color w:val="000000"/>
          <w:sz w:val="28"/>
          <w:szCs w:val="28"/>
          <w:lang w:val="vi-VN"/>
        </w:rPr>
        <w:t xml:space="preserve"> và đưa qua 8 hộp thay thế S-</w:t>
      </w:r>
      <w:proofErr w:type="spellStart"/>
      <w:r w:rsidRPr="00DC4FDF">
        <w:rPr>
          <w:iCs/>
          <w:color w:val="000000"/>
          <w:sz w:val="28"/>
          <w:szCs w:val="28"/>
          <w:lang w:val="vi-VN"/>
        </w:rPr>
        <w:t>Box</w:t>
      </w:r>
      <w:proofErr w:type="spellEnd"/>
      <w:r w:rsidRPr="00DC4FDF">
        <w:rPr>
          <w:iCs/>
          <w:color w:val="000000"/>
          <w:sz w:val="28"/>
          <w:szCs w:val="28"/>
          <w:lang w:val="vi-VN"/>
        </w:rPr>
        <w:t xml:space="preserve"> để thu được 32 </w:t>
      </w:r>
      <w:proofErr w:type="spellStart"/>
      <w:r w:rsidRPr="00DC4FDF">
        <w:rPr>
          <w:iCs/>
          <w:color w:val="000000"/>
          <w:sz w:val="28"/>
          <w:szCs w:val="28"/>
          <w:lang w:val="vi-VN"/>
        </w:rPr>
        <w:t>bit</w:t>
      </w:r>
      <w:proofErr w:type="spellEnd"/>
      <w:r w:rsidRPr="00DC4FDF">
        <w:rPr>
          <w:iCs/>
          <w:color w:val="000000"/>
          <w:sz w:val="28"/>
          <w:szCs w:val="28"/>
          <w:lang w:val="vi-VN"/>
        </w:rPr>
        <w:t xml:space="preserve">. </w:t>
      </w:r>
    </w:p>
    <w:p w14:paraId="69C2DAED" w14:textId="77777777" w:rsidR="009B3694" w:rsidRPr="00DC4FDF" w:rsidRDefault="009B3694" w:rsidP="00F40418">
      <w:pPr>
        <w:spacing w:before="60"/>
        <w:ind w:left="1440"/>
        <w:jc w:val="both"/>
        <w:rPr>
          <w:iCs/>
          <w:color w:val="000000"/>
          <w:sz w:val="28"/>
          <w:szCs w:val="28"/>
          <w:lang w:val="vi-VN"/>
        </w:rPr>
      </w:pPr>
      <w:r w:rsidRPr="00DC4FDF">
        <w:rPr>
          <w:b/>
          <w:bCs/>
          <w:iCs/>
          <w:color w:val="000000"/>
          <w:sz w:val="28"/>
          <w:szCs w:val="28"/>
          <w:lang w:val="vi-VN"/>
        </w:rPr>
        <w:t>Bước 4:</w:t>
      </w:r>
      <w:r w:rsidRPr="00DC4FDF">
        <w:rPr>
          <w:iCs/>
          <w:color w:val="000000"/>
          <w:sz w:val="28"/>
          <w:szCs w:val="28"/>
          <w:lang w:val="vi-VN"/>
        </w:rPr>
        <w:t xml:space="preserve"> Thực hiện hoán vị bằng bảng P-</w:t>
      </w:r>
      <w:proofErr w:type="spellStart"/>
      <w:r w:rsidRPr="00DC4FDF">
        <w:rPr>
          <w:iCs/>
          <w:color w:val="000000"/>
          <w:sz w:val="28"/>
          <w:szCs w:val="28"/>
          <w:lang w:val="vi-VN"/>
        </w:rPr>
        <w:t>Box</w:t>
      </w:r>
      <w:proofErr w:type="spellEnd"/>
      <w:r w:rsidRPr="00DC4FDF">
        <w:rPr>
          <w:iCs/>
          <w:color w:val="000000"/>
          <w:sz w:val="28"/>
          <w:szCs w:val="28"/>
          <w:lang w:val="vi-VN"/>
        </w:rPr>
        <w:t xml:space="preserve"> để tạo ra đầu ra cuối cùng của hàm F. </w:t>
      </w:r>
    </w:p>
    <w:p w14:paraId="608C684A" w14:textId="77777777" w:rsidR="00090624" w:rsidRPr="00DC4FDF" w:rsidRDefault="009B3694" w:rsidP="00090624">
      <w:pPr>
        <w:spacing w:before="60"/>
        <w:ind w:firstLine="720"/>
        <w:jc w:val="both"/>
        <w:rPr>
          <w:b/>
          <w:bCs/>
          <w:iCs/>
          <w:color w:val="000000"/>
          <w:sz w:val="28"/>
          <w:szCs w:val="28"/>
          <w:lang w:val="vi-VN"/>
        </w:rPr>
      </w:pPr>
      <w:r w:rsidRPr="00DC4FDF">
        <w:rPr>
          <w:b/>
          <w:bCs/>
          <w:iCs/>
          <w:color w:val="000000"/>
          <w:sz w:val="28"/>
          <w:szCs w:val="28"/>
          <w:lang w:val="vi-VN"/>
        </w:rPr>
        <w:t>Vai trò của hàm F</w:t>
      </w:r>
    </w:p>
    <w:p w14:paraId="107797C3" w14:textId="77777777" w:rsidR="00090624" w:rsidRPr="00DC4FDF" w:rsidRDefault="009B3694" w:rsidP="00090624">
      <w:pPr>
        <w:spacing w:before="60"/>
        <w:ind w:firstLine="720"/>
        <w:jc w:val="both"/>
        <w:rPr>
          <w:iCs/>
          <w:color w:val="000000"/>
          <w:sz w:val="28"/>
          <w:szCs w:val="28"/>
          <w:lang w:val="vi-VN"/>
        </w:rPr>
      </w:pPr>
      <w:r w:rsidRPr="00DC4FDF">
        <w:rPr>
          <w:iCs/>
          <w:color w:val="000000"/>
          <w:sz w:val="28"/>
          <w:szCs w:val="28"/>
          <w:lang w:val="vi-VN"/>
        </w:rPr>
        <w:t xml:space="preserve">Tạo tính hỗn loạn và tính khuếch tán , giúp tăng độ an toàn của thuật toán. </w:t>
      </w:r>
    </w:p>
    <w:p w14:paraId="124C50A8" w14:textId="77777777" w:rsidR="00090624" w:rsidRPr="00DC4FDF" w:rsidRDefault="009B3694" w:rsidP="00090624">
      <w:pPr>
        <w:spacing w:before="60"/>
        <w:ind w:firstLine="720"/>
        <w:jc w:val="both"/>
        <w:rPr>
          <w:iCs/>
          <w:color w:val="000000"/>
          <w:sz w:val="28"/>
          <w:szCs w:val="28"/>
          <w:lang w:val="vi-VN"/>
        </w:rPr>
      </w:pPr>
      <w:r w:rsidRPr="00DC4FDF">
        <w:rPr>
          <w:iCs/>
          <w:color w:val="000000"/>
          <w:sz w:val="28"/>
          <w:szCs w:val="28"/>
          <w:lang w:val="vi-VN"/>
        </w:rPr>
        <w:t xml:space="preserve">Sử dụng các phép toán mức </w:t>
      </w:r>
      <w:proofErr w:type="spellStart"/>
      <w:r w:rsidRPr="00DC4FDF">
        <w:rPr>
          <w:iCs/>
          <w:color w:val="000000"/>
          <w:sz w:val="28"/>
          <w:szCs w:val="28"/>
          <w:lang w:val="vi-VN"/>
        </w:rPr>
        <w:t>bit</w:t>
      </w:r>
      <w:proofErr w:type="spellEnd"/>
      <w:r w:rsidRPr="00DC4FDF">
        <w:rPr>
          <w:iCs/>
          <w:color w:val="000000"/>
          <w:sz w:val="28"/>
          <w:szCs w:val="28"/>
          <w:lang w:val="vi-VN"/>
        </w:rPr>
        <w:t xml:space="preserve"> như XOR, tra cứu S-</w:t>
      </w:r>
      <w:proofErr w:type="spellStart"/>
      <w:r w:rsidRPr="00DC4FDF">
        <w:rPr>
          <w:iCs/>
          <w:color w:val="000000"/>
          <w:sz w:val="28"/>
          <w:szCs w:val="28"/>
          <w:lang w:val="vi-VN"/>
        </w:rPr>
        <w:t>Box</w:t>
      </w:r>
      <w:proofErr w:type="spellEnd"/>
      <w:r w:rsidRPr="00DC4FDF">
        <w:rPr>
          <w:iCs/>
          <w:color w:val="000000"/>
          <w:sz w:val="28"/>
          <w:szCs w:val="28"/>
          <w:lang w:val="vi-VN"/>
        </w:rPr>
        <w:t xml:space="preserve"> và hoán vị nên có tốc độ xử lý nhanh. </w:t>
      </w:r>
    </w:p>
    <w:p w14:paraId="43CC4873" w14:textId="5705BDB9" w:rsidR="009B3694" w:rsidRPr="00DC4FDF" w:rsidRDefault="009B3694" w:rsidP="00090624">
      <w:pPr>
        <w:spacing w:before="60"/>
        <w:ind w:firstLine="720"/>
        <w:jc w:val="both"/>
        <w:rPr>
          <w:b/>
          <w:bCs/>
          <w:iCs/>
          <w:color w:val="000000"/>
          <w:sz w:val="28"/>
          <w:szCs w:val="28"/>
          <w:lang w:val="vi-VN"/>
        </w:rPr>
      </w:pPr>
      <w:r w:rsidRPr="00DC4FDF">
        <w:rPr>
          <w:iCs/>
          <w:color w:val="000000"/>
          <w:sz w:val="28"/>
          <w:szCs w:val="28"/>
          <w:lang w:val="vi-VN"/>
        </w:rPr>
        <w:t xml:space="preserve">Hỗ trợ cấu trúc </w:t>
      </w:r>
      <w:proofErr w:type="spellStart"/>
      <w:r w:rsidRPr="00DC4FDF">
        <w:rPr>
          <w:iCs/>
          <w:color w:val="000000"/>
          <w:sz w:val="28"/>
          <w:szCs w:val="28"/>
          <w:lang w:val="vi-VN"/>
        </w:rPr>
        <w:t>Feistel</w:t>
      </w:r>
      <w:proofErr w:type="spellEnd"/>
      <w:r w:rsidRPr="00DC4FDF">
        <w:rPr>
          <w:iCs/>
          <w:color w:val="000000"/>
          <w:sz w:val="28"/>
          <w:szCs w:val="28"/>
          <w:lang w:val="vi-VN"/>
        </w:rPr>
        <w:t>, cho phép DES sử dụng cùng một quy trình cho cả mã hóa và giải mã, chỉ khác thứ tự sử dụng các khóa con.</w:t>
      </w:r>
    </w:p>
    <w:p w14:paraId="19C201AF" w14:textId="5037E941" w:rsidR="00895DD5" w:rsidRPr="00DC4FDF" w:rsidRDefault="00661DEE" w:rsidP="00B0475F">
      <w:pPr>
        <w:pStyle w:val="oancuaDanhsach"/>
        <w:numPr>
          <w:ilvl w:val="3"/>
          <w:numId w:val="2"/>
        </w:numPr>
        <w:spacing w:before="60"/>
        <w:ind w:left="1985" w:hanging="1276"/>
        <w:jc w:val="both"/>
        <w:rPr>
          <w:b/>
          <w:bCs/>
          <w:iCs/>
          <w:color w:val="000000"/>
          <w:sz w:val="28"/>
          <w:szCs w:val="28"/>
          <w:lang w:val="vi-VN"/>
        </w:rPr>
      </w:pPr>
      <w:r w:rsidRPr="00DC4FDF">
        <w:rPr>
          <w:b/>
          <w:bCs/>
          <w:iCs/>
          <w:color w:val="000000"/>
          <w:sz w:val="28"/>
          <w:szCs w:val="28"/>
          <w:lang w:val="vi-VN"/>
        </w:rPr>
        <w:t>Hàm mở rộng E</w:t>
      </w:r>
    </w:p>
    <w:p w14:paraId="1E3CC2CB" w14:textId="6E0D8651" w:rsidR="00D234B3" w:rsidRPr="00DC4FDF" w:rsidRDefault="00D234B3" w:rsidP="00D234B3">
      <w:pPr>
        <w:spacing w:before="120" w:after="0" w:line="312" w:lineRule="auto"/>
        <w:ind w:firstLine="720"/>
        <w:jc w:val="both"/>
        <w:rPr>
          <w:sz w:val="28"/>
          <w:szCs w:val="28"/>
          <w:lang w:val="vi-VN"/>
        </w:rPr>
      </w:pPr>
      <w:r w:rsidRPr="00DC4FDF">
        <w:rPr>
          <w:sz w:val="28"/>
          <w:szCs w:val="28"/>
          <w:lang w:val="vi-VN"/>
        </w:rPr>
        <w:t>Mục đích: Hàm mở rộng E có nhiệm vụ chuyển đổi nửa phải (R) của khối dữ liệu từ 32-bit lên 48-bit. Quá trình này giúp dữ liệu có cùng kích thước để thực hiện phép toán XOR với khóa con K</w:t>
      </w:r>
      <w:r w:rsidRPr="00DC4FDF">
        <w:rPr>
          <w:sz w:val="28"/>
          <w:szCs w:val="28"/>
          <w:vertAlign w:val="subscript"/>
          <w:lang w:val="vi-VN"/>
        </w:rPr>
        <w:t>i</w:t>
      </w:r>
      <w:r w:rsidRPr="00DC4FDF">
        <w:rPr>
          <w:sz w:val="28"/>
          <w:szCs w:val="28"/>
          <w:lang w:val="vi-VN"/>
        </w:rPr>
        <w:t xml:space="preserve"> (48-bit), đồng thời tăng cường tính khuếch tán  của dữ liệu.</w:t>
      </w:r>
    </w:p>
    <w:p w14:paraId="1C09B3AD" w14:textId="456C00CA" w:rsidR="00D234B3" w:rsidRPr="00DC4FDF" w:rsidRDefault="00D234B3" w:rsidP="00D234B3">
      <w:pPr>
        <w:spacing w:before="120" w:after="0" w:line="312" w:lineRule="auto"/>
        <w:ind w:firstLine="720"/>
        <w:jc w:val="both"/>
        <w:rPr>
          <w:sz w:val="28"/>
          <w:szCs w:val="28"/>
          <w:lang w:val="vi-VN"/>
        </w:rPr>
      </w:pPr>
      <w:r w:rsidRPr="00DC4FDF">
        <w:rPr>
          <w:sz w:val="28"/>
          <w:szCs w:val="28"/>
          <w:lang w:val="vi-VN"/>
        </w:rPr>
        <w:lastRenderedPageBreak/>
        <w:t>- Cách thực hiện:</w:t>
      </w:r>
    </w:p>
    <w:p w14:paraId="3B3EA3BA" w14:textId="77777777" w:rsidR="00D234B3" w:rsidRPr="00DC4FDF" w:rsidRDefault="00D234B3" w:rsidP="00D234B3">
      <w:pPr>
        <w:spacing w:before="120" w:after="0" w:line="312" w:lineRule="auto"/>
        <w:ind w:left="720" w:firstLine="720"/>
        <w:jc w:val="both"/>
        <w:rPr>
          <w:sz w:val="28"/>
          <w:szCs w:val="28"/>
          <w:lang w:val="vi-VN"/>
        </w:rPr>
      </w:pPr>
      <w:r w:rsidRPr="00DC4FDF">
        <w:rPr>
          <w:sz w:val="28"/>
          <w:szCs w:val="28"/>
          <w:lang w:val="vi-VN"/>
        </w:rPr>
        <w:t xml:space="preserve">+ Nửa phải R (32-bit) được chia thành 8 khối nhỏ, mỗi khối gồm 4 </w:t>
      </w:r>
      <w:proofErr w:type="spellStart"/>
      <w:r w:rsidRPr="00DC4FDF">
        <w:rPr>
          <w:sz w:val="28"/>
          <w:szCs w:val="28"/>
          <w:lang w:val="vi-VN"/>
        </w:rPr>
        <w:t>bit</w:t>
      </w:r>
      <w:proofErr w:type="spellEnd"/>
    </w:p>
    <w:p w14:paraId="6D1BF308" w14:textId="77777777" w:rsidR="00D234B3" w:rsidRPr="00DC4FDF" w:rsidRDefault="00D234B3" w:rsidP="00D234B3">
      <w:pPr>
        <w:spacing w:before="120" w:after="0" w:line="312" w:lineRule="auto"/>
        <w:ind w:left="720" w:firstLine="720"/>
        <w:jc w:val="both"/>
        <w:rPr>
          <w:sz w:val="28"/>
          <w:szCs w:val="28"/>
          <w:lang w:val="vi-VN"/>
        </w:rPr>
      </w:pPr>
      <w:r w:rsidRPr="00DC4FDF">
        <w:rPr>
          <w:sz w:val="28"/>
          <w:szCs w:val="28"/>
          <w:lang w:val="vi-VN"/>
        </w:rPr>
        <w:t xml:space="preserve">+ Hàm E sẽ mở rộng mỗi khối 4-bit này thành 6-bit bằng cách sao chép các </w:t>
      </w:r>
      <w:proofErr w:type="spellStart"/>
      <w:r w:rsidRPr="00DC4FDF">
        <w:rPr>
          <w:sz w:val="28"/>
          <w:szCs w:val="28"/>
          <w:lang w:val="vi-VN"/>
        </w:rPr>
        <w:t>bit</w:t>
      </w:r>
      <w:proofErr w:type="spellEnd"/>
      <w:r w:rsidRPr="00DC4FDF">
        <w:rPr>
          <w:sz w:val="28"/>
          <w:szCs w:val="28"/>
          <w:lang w:val="vi-VN"/>
        </w:rPr>
        <w:t xml:space="preserve"> kề cạnh của nó (mượn </w:t>
      </w:r>
      <w:proofErr w:type="spellStart"/>
      <w:r w:rsidRPr="00DC4FDF">
        <w:rPr>
          <w:sz w:val="28"/>
          <w:szCs w:val="28"/>
          <w:lang w:val="vi-VN"/>
        </w:rPr>
        <w:t>bit</w:t>
      </w:r>
      <w:proofErr w:type="spellEnd"/>
      <w:r w:rsidRPr="00DC4FDF">
        <w:rPr>
          <w:sz w:val="28"/>
          <w:szCs w:val="28"/>
          <w:lang w:val="vi-VN"/>
        </w:rPr>
        <w:t xml:space="preserve"> cuối của khối trước và </w:t>
      </w:r>
      <w:proofErr w:type="spellStart"/>
      <w:r w:rsidRPr="00DC4FDF">
        <w:rPr>
          <w:sz w:val="28"/>
          <w:szCs w:val="28"/>
          <w:lang w:val="vi-VN"/>
        </w:rPr>
        <w:t>bit</w:t>
      </w:r>
      <w:proofErr w:type="spellEnd"/>
      <w:r w:rsidRPr="00DC4FDF">
        <w:rPr>
          <w:sz w:val="28"/>
          <w:szCs w:val="28"/>
          <w:lang w:val="vi-VN"/>
        </w:rPr>
        <w:t xml:space="preserve"> đầu của khối sau) rồi chèn vào hai đầu của khối hiện tại</w:t>
      </w:r>
    </w:p>
    <w:p w14:paraId="62A12A0F" w14:textId="77777777" w:rsidR="006D4034" w:rsidRPr="00DC4FDF" w:rsidRDefault="00D234B3" w:rsidP="006D4034">
      <w:pPr>
        <w:spacing w:before="120" w:after="0" w:line="312" w:lineRule="auto"/>
        <w:ind w:left="720" w:firstLine="720"/>
        <w:jc w:val="both"/>
        <w:rPr>
          <w:sz w:val="28"/>
          <w:szCs w:val="28"/>
          <w:lang w:val="vi-VN"/>
        </w:rPr>
      </w:pPr>
      <w:r w:rsidRPr="00DC4FDF">
        <w:rPr>
          <w:sz w:val="28"/>
          <w:szCs w:val="28"/>
          <w:lang w:val="vi-VN"/>
        </w:rPr>
        <w:t>+ Bảng hoán vị mở rộng (</w:t>
      </w:r>
      <w:r w:rsidR="006D4034" w:rsidRPr="00DC4FDF">
        <w:rPr>
          <w:sz w:val="28"/>
          <w:szCs w:val="28"/>
          <w:lang w:val="vi-VN"/>
        </w:rPr>
        <w:t>E)</w:t>
      </w:r>
      <w:r w:rsidRPr="00DC4FDF">
        <w:rPr>
          <w:sz w:val="28"/>
          <w:szCs w:val="28"/>
          <w:lang w:val="vi-VN"/>
        </w:rPr>
        <w:t xml:space="preserve">: Bảng này quy định thứ tự các </w:t>
      </w:r>
      <w:proofErr w:type="spellStart"/>
      <w:r w:rsidRPr="00DC4FDF">
        <w:rPr>
          <w:sz w:val="28"/>
          <w:szCs w:val="28"/>
          <w:lang w:val="vi-VN"/>
        </w:rPr>
        <w:t>bit</w:t>
      </w:r>
      <w:proofErr w:type="spellEnd"/>
      <w:r w:rsidRPr="00DC4FDF">
        <w:rPr>
          <w:sz w:val="28"/>
          <w:szCs w:val="28"/>
          <w:lang w:val="vi-VN"/>
        </w:rPr>
        <w:t xml:space="preserve"> được lấy từ R (32-bit) để tạo ra chuỗi 48-bit đầu ra. Bảng chuẩn theo DES được định nghĩa như sau</w:t>
      </w:r>
    </w:p>
    <w:p w14:paraId="1C59B413" w14:textId="657C0A39" w:rsidR="00D234B3" w:rsidRPr="00DC4FDF" w:rsidRDefault="00452DD0" w:rsidP="006D4034">
      <w:pPr>
        <w:spacing w:before="120" w:after="0" w:line="312" w:lineRule="auto"/>
        <w:jc w:val="center"/>
        <w:rPr>
          <w:sz w:val="28"/>
          <w:szCs w:val="28"/>
          <w:lang w:val="vi-VN"/>
        </w:rPr>
      </w:pPr>
      <w:r w:rsidRPr="00DC4FDF">
        <w:rPr>
          <w:noProof/>
          <w:sz w:val="28"/>
          <w:szCs w:val="28"/>
        </w:rPr>
        <w:drawing>
          <wp:inline distT="0" distB="0" distL="0" distR="0" wp14:anchorId="3E16C49E" wp14:editId="0A81AE0E">
            <wp:extent cx="4106545" cy="2108200"/>
            <wp:effectExtent l="0" t="0" r="8255" b="6350"/>
            <wp:docPr id="20430699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106545" cy="2108200"/>
                    </a:xfrm>
                    <a:prstGeom prst="rect">
                      <a:avLst/>
                    </a:prstGeom>
                    <a:noFill/>
                    <a:ln>
                      <a:noFill/>
                    </a:ln>
                  </pic:spPr>
                </pic:pic>
              </a:graphicData>
            </a:graphic>
          </wp:inline>
        </w:drawing>
      </w:r>
    </w:p>
    <w:p w14:paraId="56500FA6" w14:textId="77777777" w:rsidR="006D4034" w:rsidRPr="00DC4FDF" w:rsidRDefault="006D4034" w:rsidP="006D4034">
      <w:pPr>
        <w:spacing w:before="120" w:after="0" w:line="312" w:lineRule="auto"/>
        <w:ind w:left="720" w:firstLine="720"/>
        <w:jc w:val="both"/>
        <w:rPr>
          <w:sz w:val="28"/>
          <w:szCs w:val="28"/>
          <w:lang w:val="vi-VN"/>
        </w:rPr>
      </w:pPr>
    </w:p>
    <w:p w14:paraId="0C0E3BAB" w14:textId="77777777" w:rsidR="00C441E1" w:rsidRPr="00DC4FDF" w:rsidRDefault="00C441E1" w:rsidP="003C4956">
      <w:pPr>
        <w:spacing w:before="120" w:after="0" w:line="312" w:lineRule="auto"/>
        <w:ind w:firstLine="720"/>
        <w:jc w:val="both"/>
        <w:rPr>
          <w:sz w:val="28"/>
          <w:szCs w:val="28"/>
          <w:lang w:val="vi-VN"/>
        </w:rPr>
      </w:pPr>
      <w:r w:rsidRPr="00DC4FDF">
        <w:rPr>
          <w:sz w:val="28"/>
          <w:szCs w:val="28"/>
          <w:lang w:val="vi-VN"/>
        </w:rPr>
        <w:t xml:space="preserve">Kết quả: Hàm mở rộng E biến đổi dữ liệu từ 32 </w:t>
      </w:r>
      <w:proofErr w:type="spellStart"/>
      <w:r w:rsidRPr="00DC4FDF">
        <w:rPr>
          <w:sz w:val="28"/>
          <w:szCs w:val="28"/>
          <w:lang w:val="vi-VN"/>
        </w:rPr>
        <w:t>bit</w:t>
      </w:r>
      <w:proofErr w:type="spellEnd"/>
      <w:r w:rsidRPr="00DC4FDF">
        <w:rPr>
          <w:sz w:val="28"/>
          <w:szCs w:val="28"/>
          <w:lang w:val="vi-VN"/>
        </w:rPr>
        <w:t xml:space="preserve"> thành 48 </w:t>
      </w:r>
      <w:proofErr w:type="spellStart"/>
      <w:r w:rsidRPr="00DC4FDF">
        <w:rPr>
          <w:sz w:val="28"/>
          <w:szCs w:val="28"/>
          <w:lang w:val="vi-VN"/>
        </w:rPr>
        <w:t>bit</w:t>
      </w:r>
      <w:proofErr w:type="spellEnd"/>
      <w:r w:rsidRPr="00DC4FDF">
        <w:rPr>
          <w:sz w:val="28"/>
          <w:szCs w:val="28"/>
          <w:lang w:val="vi-VN"/>
        </w:rPr>
        <w:t xml:space="preserve">. Kết quả này được thực hiện phép XOR với khóa con Ki (48 </w:t>
      </w:r>
      <w:proofErr w:type="spellStart"/>
      <w:r w:rsidRPr="00DC4FDF">
        <w:rPr>
          <w:sz w:val="28"/>
          <w:szCs w:val="28"/>
          <w:lang w:val="vi-VN"/>
        </w:rPr>
        <w:t>bit</w:t>
      </w:r>
      <w:proofErr w:type="spellEnd"/>
      <w:r w:rsidRPr="00DC4FDF">
        <w:rPr>
          <w:sz w:val="28"/>
          <w:szCs w:val="28"/>
          <w:lang w:val="vi-VN"/>
        </w:rPr>
        <w:t>) trước khi đưa vào các hộp thay thế S-</w:t>
      </w:r>
      <w:proofErr w:type="spellStart"/>
      <w:r w:rsidRPr="00DC4FDF">
        <w:rPr>
          <w:sz w:val="28"/>
          <w:szCs w:val="28"/>
          <w:lang w:val="vi-VN"/>
        </w:rPr>
        <w:t>Box</w:t>
      </w:r>
      <w:proofErr w:type="spellEnd"/>
      <w:r w:rsidRPr="00DC4FDF">
        <w:rPr>
          <w:sz w:val="28"/>
          <w:szCs w:val="28"/>
          <w:lang w:val="vi-VN"/>
        </w:rPr>
        <w:t>.</w:t>
      </w:r>
    </w:p>
    <w:p w14:paraId="1913B543" w14:textId="74EC1CF8" w:rsidR="00C441E1" w:rsidRPr="00DC4FDF" w:rsidRDefault="00C441E1" w:rsidP="003C4956">
      <w:pPr>
        <w:spacing w:before="120" w:after="0" w:line="312" w:lineRule="auto"/>
        <w:ind w:firstLine="720"/>
        <w:jc w:val="both"/>
        <w:rPr>
          <w:sz w:val="28"/>
          <w:szCs w:val="28"/>
          <w:lang w:val="vi-VN"/>
        </w:rPr>
      </w:pPr>
      <w:r w:rsidRPr="00DC4FDF">
        <w:rPr>
          <w:sz w:val="28"/>
          <w:szCs w:val="28"/>
          <w:lang w:val="vi-VN"/>
        </w:rPr>
        <w:t xml:space="preserve">Ý nghĩa: Hàm E giúp tăng tính khuếch tán bằng cách mở rộng và lặp lại một số </w:t>
      </w:r>
      <w:proofErr w:type="spellStart"/>
      <w:r w:rsidRPr="00DC4FDF">
        <w:rPr>
          <w:sz w:val="28"/>
          <w:szCs w:val="28"/>
          <w:lang w:val="vi-VN"/>
        </w:rPr>
        <w:t>bit</w:t>
      </w:r>
      <w:proofErr w:type="spellEnd"/>
      <w:r w:rsidRPr="00DC4FDF">
        <w:rPr>
          <w:sz w:val="28"/>
          <w:szCs w:val="28"/>
          <w:lang w:val="vi-VN"/>
        </w:rPr>
        <w:t xml:space="preserve"> của dữ liệu đầu vào. Nhờ đó, một thay đổi nhỏ ở dữ liệu đầu vào có thể ảnh hưởng đến nhiều </w:t>
      </w:r>
      <w:proofErr w:type="spellStart"/>
      <w:r w:rsidRPr="00DC4FDF">
        <w:rPr>
          <w:sz w:val="28"/>
          <w:szCs w:val="28"/>
          <w:lang w:val="vi-VN"/>
        </w:rPr>
        <w:t>bit</w:t>
      </w:r>
      <w:proofErr w:type="spellEnd"/>
      <w:r w:rsidRPr="00DC4FDF">
        <w:rPr>
          <w:sz w:val="28"/>
          <w:szCs w:val="28"/>
          <w:lang w:val="vi-VN"/>
        </w:rPr>
        <w:t xml:space="preserve"> ở các bước xử lý tiếp theo, góp phần nâng cao độ an toàn của thuật toán DES.</w:t>
      </w:r>
    </w:p>
    <w:p w14:paraId="1B87D6C6" w14:textId="2861ACE1" w:rsidR="00764756" w:rsidRPr="00DC4FDF" w:rsidRDefault="0078494E" w:rsidP="00B0475F">
      <w:pPr>
        <w:pStyle w:val="oancuaDanhsach"/>
        <w:numPr>
          <w:ilvl w:val="3"/>
          <w:numId w:val="2"/>
        </w:numPr>
        <w:spacing w:before="120" w:after="0" w:line="312" w:lineRule="auto"/>
        <w:ind w:left="1985" w:hanging="1276"/>
        <w:jc w:val="both"/>
        <w:rPr>
          <w:b/>
          <w:bCs/>
          <w:sz w:val="28"/>
          <w:szCs w:val="28"/>
          <w:lang w:val="vi-VN"/>
        </w:rPr>
      </w:pPr>
      <w:proofErr w:type="spellStart"/>
      <w:r w:rsidRPr="00DC4FDF">
        <w:rPr>
          <w:b/>
          <w:bCs/>
          <w:sz w:val="28"/>
          <w:szCs w:val="28"/>
        </w:rPr>
        <w:t>Hộp</w:t>
      </w:r>
      <w:proofErr w:type="spellEnd"/>
      <w:r w:rsidRPr="00DC4FDF">
        <w:rPr>
          <w:b/>
          <w:bCs/>
          <w:sz w:val="28"/>
          <w:szCs w:val="28"/>
        </w:rPr>
        <w:t xml:space="preserve"> </w:t>
      </w:r>
      <w:proofErr w:type="spellStart"/>
      <w:r w:rsidRPr="00DC4FDF">
        <w:rPr>
          <w:b/>
          <w:bCs/>
          <w:sz w:val="28"/>
          <w:szCs w:val="28"/>
        </w:rPr>
        <w:t>thế</w:t>
      </w:r>
      <w:proofErr w:type="spellEnd"/>
      <w:r w:rsidRPr="00DC4FDF">
        <w:rPr>
          <w:b/>
          <w:bCs/>
          <w:sz w:val="28"/>
          <w:szCs w:val="28"/>
        </w:rPr>
        <w:t xml:space="preserve"> S-Box</w:t>
      </w:r>
    </w:p>
    <w:p w14:paraId="3F7D7329" w14:textId="15715563" w:rsidR="0035754F" w:rsidRPr="00DC4FDF" w:rsidRDefault="0035754F" w:rsidP="0035754F">
      <w:pPr>
        <w:spacing w:before="120" w:after="0" w:line="312" w:lineRule="auto"/>
        <w:ind w:firstLine="720"/>
        <w:jc w:val="both"/>
        <w:rPr>
          <w:sz w:val="28"/>
          <w:szCs w:val="28"/>
          <w:lang w:val="vi-VN"/>
        </w:rPr>
      </w:pPr>
      <w:r w:rsidRPr="00DC4FDF">
        <w:rPr>
          <w:sz w:val="28"/>
          <w:szCs w:val="28"/>
          <w:lang w:val="vi-VN"/>
        </w:rPr>
        <w:t>Mục đích: Hộp thay thế S-</w:t>
      </w:r>
      <w:proofErr w:type="spellStart"/>
      <w:r w:rsidRPr="00DC4FDF">
        <w:rPr>
          <w:sz w:val="28"/>
          <w:szCs w:val="28"/>
          <w:lang w:val="vi-VN"/>
        </w:rPr>
        <w:t>Box</w:t>
      </w:r>
      <w:proofErr w:type="spellEnd"/>
      <w:r w:rsidRPr="00DC4FDF">
        <w:rPr>
          <w:sz w:val="28"/>
          <w:szCs w:val="28"/>
          <w:lang w:val="vi-VN"/>
        </w:rPr>
        <w:t xml:space="preserve"> thực hiện phép thế phi tuyến tính, chuyển đổi chuỗi 48-bit (sau khi đã được XOR với khóa con K</w:t>
      </w:r>
      <w:r w:rsidRPr="00DC4FDF">
        <w:rPr>
          <w:sz w:val="28"/>
          <w:szCs w:val="28"/>
          <w:vertAlign w:val="subscript"/>
          <w:lang w:val="vi-VN"/>
        </w:rPr>
        <w:t>i</w:t>
      </w:r>
      <w:r w:rsidRPr="00DC4FDF">
        <w:rPr>
          <w:sz w:val="28"/>
          <w:szCs w:val="28"/>
          <w:lang w:val="vi-VN"/>
        </w:rPr>
        <w:t xml:space="preserve">) thành chuỗi 32-bit. Quá </w:t>
      </w:r>
      <w:r w:rsidRPr="00DC4FDF">
        <w:rPr>
          <w:sz w:val="28"/>
          <w:szCs w:val="28"/>
          <w:lang w:val="vi-VN"/>
        </w:rPr>
        <w:lastRenderedPageBreak/>
        <w:t>trình này giúp tăng tính phức tạp cho thuật toán và là yếu tố then chốt giúp DES chống lại các cuộc tấn công thám mã (đặc biệt là thám mã tuyến tính và thám mã vi sai).</w:t>
      </w:r>
    </w:p>
    <w:p w14:paraId="4AB7BC11" w14:textId="16998469" w:rsidR="0035754F" w:rsidRPr="00DC4FDF" w:rsidRDefault="0035754F" w:rsidP="0035754F">
      <w:pPr>
        <w:spacing w:before="120" w:after="0" w:line="312" w:lineRule="auto"/>
        <w:ind w:firstLine="720"/>
        <w:jc w:val="both"/>
        <w:rPr>
          <w:sz w:val="28"/>
          <w:szCs w:val="28"/>
          <w:lang w:val="vi-VN"/>
        </w:rPr>
      </w:pPr>
      <w:r w:rsidRPr="00DC4FDF">
        <w:rPr>
          <w:sz w:val="28"/>
          <w:szCs w:val="28"/>
          <w:lang w:val="vi-VN"/>
        </w:rPr>
        <w:t>Cách thực hiện:</w:t>
      </w:r>
    </w:p>
    <w:p w14:paraId="05B6BFA8" w14:textId="41427627" w:rsidR="0035754F" w:rsidRPr="00DC4FDF" w:rsidRDefault="006D4034" w:rsidP="0035754F">
      <w:pPr>
        <w:spacing w:before="120" w:after="0" w:line="312" w:lineRule="auto"/>
        <w:ind w:left="1440"/>
        <w:jc w:val="both"/>
        <w:rPr>
          <w:sz w:val="28"/>
          <w:szCs w:val="28"/>
          <w:lang w:val="vi-VN"/>
        </w:rPr>
      </w:pPr>
      <w:r w:rsidRPr="00DC4FDF">
        <w:rPr>
          <w:sz w:val="28"/>
          <w:szCs w:val="28"/>
          <w:lang w:val="vi-VN"/>
        </w:rPr>
        <w:t>-</w:t>
      </w:r>
      <w:r w:rsidR="0035754F" w:rsidRPr="00DC4FDF">
        <w:rPr>
          <w:sz w:val="28"/>
          <w:szCs w:val="28"/>
          <w:lang w:val="vi-VN"/>
        </w:rPr>
        <w:t xml:space="preserve"> Sau khi chuỗi 48-bit từ hàm mở rộng E được XOR với khóa con K</w:t>
      </w:r>
      <w:r w:rsidR="0035754F" w:rsidRPr="00DC4FDF">
        <w:rPr>
          <w:sz w:val="28"/>
          <w:szCs w:val="28"/>
          <w:vertAlign w:val="subscript"/>
          <w:lang w:val="vi-VN"/>
        </w:rPr>
        <w:t>i</w:t>
      </w:r>
      <w:r w:rsidR="0035754F" w:rsidRPr="00DC4FDF">
        <w:rPr>
          <w:sz w:val="28"/>
          <w:szCs w:val="28"/>
          <w:lang w:val="vi-VN"/>
        </w:rPr>
        <w:t>, kết quả sẽ được chia thành 8 nhóm, mỗi nhóm gồm 6-bit.</w:t>
      </w:r>
    </w:p>
    <w:p w14:paraId="4EE33D96" w14:textId="10AA21BA" w:rsidR="0035754F" w:rsidRPr="00DC4FDF" w:rsidRDefault="006D4034" w:rsidP="0035754F">
      <w:pPr>
        <w:spacing w:before="120" w:after="0" w:line="312" w:lineRule="auto"/>
        <w:ind w:left="1440"/>
        <w:jc w:val="both"/>
        <w:rPr>
          <w:sz w:val="28"/>
          <w:szCs w:val="28"/>
        </w:rPr>
      </w:pPr>
      <w:r w:rsidRPr="00DC4FDF">
        <w:rPr>
          <w:sz w:val="28"/>
          <w:szCs w:val="28"/>
          <w:lang w:val="vi-VN"/>
        </w:rPr>
        <w:t>-</w:t>
      </w:r>
      <w:r w:rsidR="0035754F" w:rsidRPr="00DC4FDF">
        <w:rPr>
          <w:sz w:val="28"/>
          <w:szCs w:val="28"/>
        </w:rPr>
        <w:t xml:space="preserve"> DES </w:t>
      </w:r>
      <w:proofErr w:type="spellStart"/>
      <w:r w:rsidR="0035754F" w:rsidRPr="00DC4FDF">
        <w:rPr>
          <w:sz w:val="28"/>
          <w:szCs w:val="28"/>
        </w:rPr>
        <w:t>sử</w:t>
      </w:r>
      <w:proofErr w:type="spellEnd"/>
      <w:r w:rsidR="0035754F" w:rsidRPr="00DC4FDF">
        <w:rPr>
          <w:sz w:val="28"/>
          <w:szCs w:val="28"/>
        </w:rPr>
        <w:t xml:space="preserve"> </w:t>
      </w:r>
      <w:proofErr w:type="spellStart"/>
      <w:r w:rsidR="0035754F" w:rsidRPr="00DC4FDF">
        <w:rPr>
          <w:sz w:val="28"/>
          <w:szCs w:val="28"/>
        </w:rPr>
        <w:t>dụng</w:t>
      </w:r>
      <w:proofErr w:type="spellEnd"/>
      <w:r w:rsidR="0035754F" w:rsidRPr="00DC4FDF">
        <w:rPr>
          <w:sz w:val="28"/>
          <w:szCs w:val="28"/>
        </w:rPr>
        <w:t xml:space="preserve"> 8 </w:t>
      </w:r>
      <w:proofErr w:type="spellStart"/>
      <w:r w:rsidR="0035754F" w:rsidRPr="00DC4FDF">
        <w:rPr>
          <w:sz w:val="28"/>
          <w:szCs w:val="28"/>
        </w:rPr>
        <w:t>hộp</w:t>
      </w:r>
      <w:proofErr w:type="spellEnd"/>
      <w:r w:rsidR="0035754F" w:rsidRPr="00DC4FDF">
        <w:rPr>
          <w:sz w:val="28"/>
          <w:szCs w:val="28"/>
        </w:rPr>
        <w:t xml:space="preserve"> S-Box </w:t>
      </w:r>
      <w:proofErr w:type="spellStart"/>
      <w:r w:rsidR="0035754F" w:rsidRPr="00DC4FDF">
        <w:rPr>
          <w:sz w:val="28"/>
          <w:szCs w:val="28"/>
        </w:rPr>
        <w:t>khác</w:t>
      </w:r>
      <w:proofErr w:type="spellEnd"/>
      <w:r w:rsidR="0035754F" w:rsidRPr="00DC4FDF">
        <w:rPr>
          <w:sz w:val="28"/>
          <w:szCs w:val="28"/>
        </w:rPr>
        <w:t xml:space="preserve"> </w:t>
      </w:r>
      <w:proofErr w:type="spellStart"/>
      <w:r w:rsidR="0035754F" w:rsidRPr="00DC4FDF">
        <w:rPr>
          <w:sz w:val="28"/>
          <w:szCs w:val="28"/>
        </w:rPr>
        <w:t>nhau</w:t>
      </w:r>
      <w:proofErr w:type="spellEnd"/>
      <w:r w:rsidR="0035754F" w:rsidRPr="00DC4FDF">
        <w:rPr>
          <w:sz w:val="28"/>
          <w:szCs w:val="28"/>
        </w:rPr>
        <w:t xml:space="preserve"> (</w:t>
      </w:r>
      <w:proofErr w:type="spellStart"/>
      <w:r w:rsidR="0035754F" w:rsidRPr="00DC4FDF">
        <w:rPr>
          <w:sz w:val="28"/>
          <w:szCs w:val="28"/>
        </w:rPr>
        <w:t>từ</w:t>
      </w:r>
      <w:proofErr w:type="spellEnd"/>
      <w:r w:rsidR="0035754F" w:rsidRPr="00DC4FDF">
        <w:rPr>
          <w:sz w:val="28"/>
          <w:szCs w:val="28"/>
        </w:rPr>
        <w:t xml:space="preserve"> S</w:t>
      </w:r>
      <w:r w:rsidR="0035754F" w:rsidRPr="00DC4FDF">
        <w:rPr>
          <w:sz w:val="28"/>
          <w:szCs w:val="28"/>
          <w:vertAlign w:val="subscript"/>
        </w:rPr>
        <w:t>1</w:t>
      </w:r>
      <w:r w:rsidR="0035754F" w:rsidRPr="00DC4FDF">
        <w:rPr>
          <w:sz w:val="28"/>
          <w:szCs w:val="28"/>
        </w:rPr>
        <w:t xml:space="preserve"> </w:t>
      </w:r>
      <w:proofErr w:type="spellStart"/>
      <w:r w:rsidR="0035754F" w:rsidRPr="00DC4FDF">
        <w:rPr>
          <w:sz w:val="28"/>
          <w:szCs w:val="28"/>
        </w:rPr>
        <w:t>đến</w:t>
      </w:r>
      <w:proofErr w:type="spellEnd"/>
      <w:r w:rsidR="0035754F" w:rsidRPr="00DC4FDF">
        <w:rPr>
          <w:sz w:val="28"/>
          <w:szCs w:val="28"/>
        </w:rPr>
        <w:t xml:space="preserve"> S</w:t>
      </w:r>
      <w:r w:rsidR="0035754F" w:rsidRPr="00DC4FDF">
        <w:rPr>
          <w:sz w:val="28"/>
          <w:szCs w:val="28"/>
          <w:vertAlign w:val="subscript"/>
        </w:rPr>
        <w:t>8</w:t>
      </w:r>
      <w:r w:rsidR="0035754F" w:rsidRPr="00DC4FDF">
        <w:rPr>
          <w:sz w:val="28"/>
          <w:szCs w:val="28"/>
        </w:rPr>
        <w:t xml:space="preserve">). </w:t>
      </w:r>
      <w:proofErr w:type="spellStart"/>
      <w:r w:rsidR="0035754F" w:rsidRPr="00DC4FDF">
        <w:rPr>
          <w:sz w:val="28"/>
          <w:szCs w:val="28"/>
        </w:rPr>
        <w:t>Mỗi</w:t>
      </w:r>
      <w:proofErr w:type="spellEnd"/>
      <w:r w:rsidR="0035754F" w:rsidRPr="00DC4FDF">
        <w:rPr>
          <w:sz w:val="28"/>
          <w:szCs w:val="28"/>
        </w:rPr>
        <w:t xml:space="preserve"> S-Box </w:t>
      </w:r>
      <w:proofErr w:type="spellStart"/>
      <w:r w:rsidR="0035754F" w:rsidRPr="00DC4FDF">
        <w:rPr>
          <w:sz w:val="28"/>
          <w:szCs w:val="28"/>
        </w:rPr>
        <w:t>sẽ</w:t>
      </w:r>
      <w:proofErr w:type="spellEnd"/>
      <w:r w:rsidR="0035754F" w:rsidRPr="00DC4FDF">
        <w:rPr>
          <w:sz w:val="28"/>
          <w:szCs w:val="28"/>
        </w:rPr>
        <w:t xml:space="preserve"> </w:t>
      </w:r>
      <w:proofErr w:type="spellStart"/>
      <w:r w:rsidR="0035754F" w:rsidRPr="00DC4FDF">
        <w:rPr>
          <w:sz w:val="28"/>
          <w:szCs w:val="28"/>
        </w:rPr>
        <w:t>nhận</w:t>
      </w:r>
      <w:proofErr w:type="spellEnd"/>
      <w:r w:rsidR="0035754F" w:rsidRPr="00DC4FDF">
        <w:rPr>
          <w:sz w:val="28"/>
          <w:szCs w:val="28"/>
        </w:rPr>
        <w:t xml:space="preserve"> 1 </w:t>
      </w:r>
      <w:proofErr w:type="spellStart"/>
      <w:r w:rsidR="0035754F" w:rsidRPr="00DC4FDF">
        <w:rPr>
          <w:sz w:val="28"/>
          <w:szCs w:val="28"/>
        </w:rPr>
        <w:t>nhóm</w:t>
      </w:r>
      <w:proofErr w:type="spellEnd"/>
      <w:r w:rsidR="0035754F" w:rsidRPr="00DC4FDF">
        <w:rPr>
          <w:sz w:val="28"/>
          <w:szCs w:val="28"/>
        </w:rPr>
        <w:t xml:space="preserve"> 6-bit </w:t>
      </w:r>
      <w:proofErr w:type="spellStart"/>
      <w:r w:rsidR="0035754F" w:rsidRPr="00DC4FDF">
        <w:rPr>
          <w:sz w:val="28"/>
          <w:szCs w:val="28"/>
        </w:rPr>
        <w:t>đầu</w:t>
      </w:r>
      <w:proofErr w:type="spellEnd"/>
      <w:r w:rsidR="0035754F" w:rsidRPr="00DC4FDF">
        <w:rPr>
          <w:sz w:val="28"/>
          <w:szCs w:val="28"/>
        </w:rPr>
        <w:t xml:space="preserve"> </w:t>
      </w:r>
      <w:proofErr w:type="spellStart"/>
      <w:r w:rsidR="0035754F" w:rsidRPr="00DC4FDF">
        <w:rPr>
          <w:sz w:val="28"/>
          <w:szCs w:val="28"/>
        </w:rPr>
        <w:t>vào</w:t>
      </w:r>
      <w:proofErr w:type="spellEnd"/>
      <w:r w:rsidR="0035754F" w:rsidRPr="00DC4FDF">
        <w:rPr>
          <w:sz w:val="28"/>
          <w:szCs w:val="28"/>
        </w:rPr>
        <w:t xml:space="preserve"> </w:t>
      </w:r>
      <w:proofErr w:type="spellStart"/>
      <w:r w:rsidR="0035754F" w:rsidRPr="00DC4FDF">
        <w:rPr>
          <w:sz w:val="28"/>
          <w:szCs w:val="28"/>
        </w:rPr>
        <w:t>và</w:t>
      </w:r>
      <w:proofErr w:type="spellEnd"/>
      <w:r w:rsidR="0035754F" w:rsidRPr="00DC4FDF">
        <w:rPr>
          <w:sz w:val="28"/>
          <w:szCs w:val="28"/>
        </w:rPr>
        <w:t xml:space="preserve"> </w:t>
      </w:r>
      <w:proofErr w:type="spellStart"/>
      <w:r w:rsidR="0035754F" w:rsidRPr="00DC4FDF">
        <w:rPr>
          <w:sz w:val="28"/>
          <w:szCs w:val="28"/>
        </w:rPr>
        <w:t>ánh</w:t>
      </w:r>
      <w:proofErr w:type="spellEnd"/>
      <w:r w:rsidR="0035754F" w:rsidRPr="00DC4FDF">
        <w:rPr>
          <w:sz w:val="28"/>
          <w:szCs w:val="28"/>
        </w:rPr>
        <w:t xml:space="preserve"> </w:t>
      </w:r>
      <w:proofErr w:type="spellStart"/>
      <w:r w:rsidR="0035754F" w:rsidRPr="00DC4FDF">
        <w:rPr>
          <w:sz w:val="28"/>
          <w:szCs w:val="28"/>
        </w:rPr>
        <w:t>xạ</w:t>
      </w:r>
      <w:proofErr w:type="spellEnd"/>
      <w:r w:rsidR="0035754F" w:rsidRPr="00DC4FDF">
        <w:rPr>
          <w:sz w:val="28"/>
          <w:szCs w:val="28"/>
        </w:rPr>
        <w:t xml:space="preserve"> </w:t>
      </w:r>
      <w:proofErr w:type="spellStart"/>
      <w:r w:rsidR="0035754F" w:rsidRPr="00DC4FDF">
        <w:rPr>
          <w:sz w:val="28"/>
          <w:szCs w:val="28"/>
        </w:rPr>
        <w:t>nó</w:t>
      </w:r>
      <w:proofErr w:type="spellEnd"/>
      <w:r w:rsidR="0035754F" w:rsidRPr="00DC4FDF">
        <w:rPr>
          <w:sz w:val="28"/>
          <w:szCs w:val="28"/>
        </w:rPr>
        <w:t xml:space="preserve"> </w:t>
      </w:r>
      <w:proofErr w:type="spellStart"/>
      <w:r w:rsidR="0035754F" w:rsidRPr="00DC4FDF">
        <w:rPr>
          <w:sz w:val="28"/>
          <w:szCs w:val="28"/>
        </w:rPr>
        <w:t>thành</w:t>
      </w:r>
      <w:proofErr w:type="spellEnd"/>
      <w:r w:rsidR="0035754F" w:rsidRPr="00DC4FDF">
        <w:rPr>
          <w:sz w:val="28"/>
          <w:szCs w:val="28"/>
        </w:rPr>
        <w:t xml:space="preserve"> </w:t>
      </w:r>
      <w:proofErr w:type="spellStart"/>
      <w:r w:rsidR="0035754F" w:rsidRPr="00DC4FDF">
        <w:rPr>
          <w:sz w:val="28"/>
          <w:szCs w:val="28"/>
        </w:rPr>
        <w:t>một</w:t>
      </w:r>
      <w:proofErr w:type="spellEnd"/>
      <w:r w:rsidR="0035754F" w:rsidRPr="00DC4FDF">
        <w:rPr>
          <w:sz w:val="28"/>
          <w:szCs w:val="28"/>
        </w:rPr>
        <w:t xml:space="preserve"> </w:t>
      </w:r>
      <w:proofErr w:type="spellStart"/>
      <w:r w:rsidR="0035754F" w:rsidRPr="00DC4FDF">
        <w:rPr>
          <w:sz w:val="28"/>
          <w:szCs w:val="28"/>
        </w:rPr>
        <w:t>nhóm</w:t>
      </w:r>
      <w:proofErr w:type="spellEnd"/>
      <w:r w:rsidR="0035754F" w:rsidRPr="00DC4FDF">
        <w:rPr>
          <w:sz w:val="28"/>
          <w:szCs w:val="28"/>
        </w:rPr>
        <w:t xml:space="preserve"> 4-bit </w:t>
      </w:r>
      <w:proofErr w:type="spellStart"/>
      <w:r w:rsidR="0035754F" w:rsidRPr="00DC4FDF">
        <w:rPr>
          <w:sz w:val="28"/>
          <w:szCs w:val="28"/>
        </w:rPr>
        <w:t>đầu</w:t>
      </w:r>
      <w:proofErr w:type="spellEnd"/>
      <w:r w:rsidR="0035754F" w:rsidRPr="00DC4FDF">
        <w:rPr>
          <w:sz w:val="28"/>
          <w:szCs w:val="28"/>
        </w:rPr>
        <w:t xml:space="preserve"> </w:t>
      </w:r>
      <w:proofErr w:type="spellStart"/>
      <w:r w:rsidR="0035754F" w:rsidRPr="00DC4FDF">
        <w:rPr>
          <w:sz w:val="28"/>
          <w:szCs w:val="28"/>
        </w:rPr>
        <w:t>ra</w:t>
      </w:r>
      <w:proofErr w:type="spellEnd"/>
      <w:r w:rsidR="0035754F" w:rsidRPr="00DC4FDF">
        <w:rPr>
          <w:sz w:val="28"/>
          <w:szCs w:val="28"/>
        </w:rPr>
        <w:t xml:space="preserve"> </w:t>
      </w:r>
      <w:proofErr w:type="spellStart"/>
      <w:r w:rsidR="0035754F" w:rsidRPr="00DC4FDF">
        <w:rPr>
          <w:sz w:val="28"/>
          <w:szCs w:val="28"/>
        </w:rPr>
        <w:t>thông</w:t>
      </w:r>
      <w:proofErr w:type="spellEnd"/>
      <w:r w:rsidR="0035754F" w:rsidRPr="00DC4FDF">
        <w:rPr>
          <w:sz w:val="28"/>
          <w:szCs w:val="28"/>
        </w:rPr>
        <w:t xml:space="preserve"> qua </w:t>
      </w:r>
      <w:proofErr w:type="spellStart"/>
      <w:r w:rsidR="0035754F" w:rsidRPr="00DC4FDF">
        <w:rPr>
          <w:sz w:val="28"/>
          <w:szCs w:val="28"/>
        </w:rPr>
        <w:t>một</w:t>
      </w:r>
      <w:proofErr w:type="spellEnd"/>
      <w:r w:rsidR="0035754F" w:rsidRPr="00DC4FDF">
        <w:rPr>
          <w:sz w:val="28"/>
          <w:szCs w:val="28"/>
        </w:rPr>
        <w:t xml:space="preserve"> </w:t>
      </w:r>
      <w:proofErr w:type="spellStart"/>
      <w:r w:rsidR="0035754F" w:rsidRPr="00DC4FDF">
        <w:rPr>
          <w:sz w:val="28"/>
          <w:szCs w:val="28"/>
        </w:rPr>
        <w:t>bảng</w:t>
      </w:r>
      <w:proofErr w:type="spellEnd"/>
      <w:r w:rsidR="0035754F" w:rsidRPr="00DC4FDF">
        <w:rPr>
          <w:sz w:val="28"/>
          <w:szCs w:val="28"/>
        </w:rPr>
        <w:t xml:space="preserve"> </w:t>
      </w:r>
      <w:proofErr w:type="spellStart"/>
      <w:r w:rsidR="0035754F" w:rsidRPr="00DC4FDF">
        <w:rPr>
          <w:sz w:val="28"/>
          <w:szCs w:val="28"/>
        </w:rPr>
        <w:t>tra</w:t>
      </w:r>
      <w:proofErr w:type="spellEnd"/>
      <w:r w:rsidR="0035754F" w:rsidRPr="00DC4FDF">
        <w:rPr>
          <w:sz w:val="28"/>
          <w:szCs w:val="28"/>
        </w:rPr>
        <w:t xml:space="preserve"> </w:t>
      </w:r>
      <w:proofErr w:type="spellStart"/>
      <w:r w:rsidR="0035754F" w:rsidRPr="00DC4FDF">
        <w:rPr>
          <w:sz w:val="28"/>
          <w:szCs w:val="28"/>
        </w:rPr>
        <w:t>cứu</w:t>
      </w:r>
      <w:proofErr w:type="spellEnd"/>
      <w:r w:rsidR="0035754F" w:rsidRPr="00DC4FDF">
        <w:rPr>
          <w:sz w:val="28"/>
          <w:szCs w:val="28"/>
        </w:rPr>
        <w:t xml:space="preserve"> </w:t>
      </w:r>
      <w:proofErr w:type="spellStart"/>
      <w:r w:rsidR="0035754F" w:rsidRPr="00DC4FDF">
        <w:rPr>
          <w:sz w:val="28"/>
          <w:szCs w:val="28"/>
        </w:rPr>
        <w:t>được</w:t>
      </w:r>
      <w:proofErr w:type="spellEnd"/>
      <w:r w:rsidR="0035754F" w:rsidRPr="00DC4FDF">
        <w:rPr>
          <w:sz w:val="28"/>
          <w:szCs w:val="28"/>
        </w:rPr>
        <w:t xml:space="preserve"> </w:t>
      </w:r>
      <w:proofErr w:type="spellStart"/>
      <w:r w:rsidR="0035754F" w:rsidRPr="00DC4FDF">
        <w:rPr>
          <w:sz w:val="28"/>
          <w:szCs w:val="28"/>
        </w:rPr>
        <w:t>thiết</w:t>
      </w:r>
      <w:proofErr w:type="spellEnd"/>
      <w:r w:rsidR="0035754F" w:rsidRPr="00DC4FDF">
        <w:rPr>
          <w:sz w:val="28"/>
          <w:szCs w:val="28"/>
        </w:rPr>
        <w:t xml:space="preserve"> </w:t>
      </w:r>
      <w:proofErr w:type="spellStart"/>
      <w:r w:rsidR="0035754F" w:rsidRPr="00DC4FDF">
        <w:rPr>
          <w:sz w:val="28"/>
          <w:szCs w:val="28"/>
        </w:rPr>
        <w:t>kế</w:t>
      </w:r>
      <w:proofErr w:type="spellEnd"/>
      <w:r w:rsidR="0035754F" w:rsidRPr="00DC4FDF">
        <w:rPr>
          <w:sz w:val="28"/>
          <w:szCs w:val="28"/>
        </w:rPr>
        <w:t xml:space="preserve"> </w:t>
      </w:r>
      <w:proofErr w:type="spellStart"/>
      <w:r w:rsidR="0035754F" w:rsidRPr="00DC4FDF">
        <w:rPr>
          <w:sz w:val="28"/>
          <w:szCs w:val="28"/>
        </w:rPr>
        <w:t>vô</w:t>
      </w:r>
      <w:proofErr w:type="spellEnd"/>
      <w:r w:rsidR="0035754F" w:rsidRPr="00DC4FDF">
        <w:rPr>
          <w:sz w:val="28"/>
          <w:szCs w:val="28"/>
        </w:rPr>
        <w:t xml:space="preserve"> </w:t>
      </w:r>
      <w:proofErr w:type="spellStart"/>
      <w:r w:rsidR="0035754F" w:rsidRPr="00DC4FDF">
        <w:rPr>
          <w:sz w:val="28"/>
          <w:szCs w:val="28"/>
        </w:rPr>
        <w:t>cùng</w:t>
      </w:r>
      <w:proofErr w:type="spellEnd"/>
      <w:r w:rsidR="0035754F" w:rsidRPr="00DC4FDF">
        <w:rPr>
          <w:sz w:val="28"/>
          <w:szCs w:val="28"/>
        </w:rPr>
        <w:t xml:space="preserve"> </w:t>
      </w:r>
      <w:proofErr w:type="spellStart"/>
      <w:r w:rsidR="0035754F" w:rsidRPr="00DC4FDF">
        <w:rPr>
          <w:sz w:val="28"/>
          <w:szCs w:val="28"/>
        </w:rPr>
        <w:t>đặc</w:t>
      </w:r>
      <w:proofErr w:type="spellEnd"/>
      <w:r w:rsidR="0035754F" w:rsidRPr="00DC4FDF">
        <w:rPr>
          <w:sz w:val="28"/>
          <w:szCs w:val="28"/>
        </w:rPr>
        <w:t xml:space="preserve"> </w:t>
      </w:r>
      <w:proofErr w:type="spellStart"/>
      <w:r w:rsidR="0035754F" w:rsidRPr="00DC4FDF">
        <w:rPr>
          <w:sz w:val="28"/>
          <w:szCs w:val="28"/>
        </w:rPr>
        <w:t>biệt</w:t>
      </w:r>
      <w:proofErr w:type="spellEnd"/>
      <w:r w:rsidR="0035754F" w:rsidRPr="00DC4FDF">
        <w:rPr>
          <w:sz w:val="28"/>
          <w:szCs w:val="28"/>
        </w:rPr>
        <w:t>.</w:t>
      </w:r>
    </w:p>
    <w:p w14:paraId="7EBE8E1D" w14:textId="50354F82" w:rsidR="0035754F" w:rsidRPr="00DC4FDF" w:rsidRDefault="0035754F" w:rsidP="0035754F">
      <w:pPr>
        <w:spacing w:before="120" w:after="0" w:line="312" w:lineRule="auto"/>
        <w:ind w:firstLine="720"/>
        <w:jc w:val="both"/>
        <w:rPr>
          <w:sz w:val="28"/>
          <w:szCs w:val="28"/>
        </w:rPr>
      </w:pPr>
      <w:proofErr w:type="spellStart"/>
      <w:r w:rsidRPr="00DC4FDF">
        <w:rPr>
          <w:sz w:val="28"/>
          <w:szCs w:val="28"/>
        </w:rPr>
        <w:t>Cách</w:t>
      </w:r>
      <w:proofErr w:type="spellEnd"/>
      <w:r w:rsidRPr="00DC4FDF">
        <w:rPr>
          <w:sz w:val="28"/>
          <w:szCs w:val="28"/>
        </w:rPr>
        <w:t xml:space="preserve"> </w:t>
      </w:r>
      <w:proofErr w:type="spellStart"/>
      <w:r w:rsidRPr="00DC4FDF">
        <w:rPr>
          <w:sz w:val="28"/>
          <w:szCs w:val="28"/>
        </w:rPr>
        <w:t>tra</w:t>
      </w:r>
      <w:proofErr w:type="spellEnd"/>
      <w:r w:rsidRPr="00DC4FDF">
        <w:rPr>
          <w:sz w:val="28"/>
          <w:szCs w:val="28"/>
        </w:rPr>
        <w:t xml:space="preserve"> </w:t>
      </w:r>
      <w:proofErr w:type="spellStart"/>
      <w:r w:rsidRPr="00DC4FDF">
        <w:rPr>
          <w:sz w:val="28"/>
          <w:szCs w:val="28"/>
        </w:rPr>
        <w:t>bảng</w:t>
      </w:r>
      <w:proofErr w:type="spellEnd"/>
      <w:r w:rsidRPr="00DC4FDF">
        <w:rPr>
          <w:sz w:val="28"/>
          <w:szCs w:val="28"/>
        </w:rPr>
        <w:t xml:space="preserve"> </w:t>
      </w:r>
      <w:proofErr w:type="spellStart"/>
      <w:r w:rsidRPr="00DC4FDF">
        <w:rPr>
          <w:sz w:val="28"/>
          <w:szCs w:val="28"/>
        </w:rPr>
        <w:t>trong</w:t>
      </w:r>
      <w:proofErr w:type="spellEnd"/>
      <w:r w:rsidRPr="00DC4FDF">
        <w:rPr>
          <w:sz w:val="28"/>
          <w:szCs w:val="28"/>
        </w:rPr>
        <w:t xml:space="preserve"> </w:t>
      </w:r>
      <w:proofErr w:type="spellStart"/>
      <w:r w:rsidRPr="00DC4FDF">
        <w:rPr>
          <w:sz w:val="28"/>
          <w:szCs w:val="28"/>
        </w:rPr>
        <w:t>mỗi</w:t>
      </w:r>
      <w:proofErr w:type="spellEnd"/>
      <w:r w:rsidRPr="00DC4FDF">
        <w:rPr>
          <w:sz w:val="28"/>
          <w:szCs w:val="28"/>
        </w:rPr>
        <w:t xml:space="preserve"> S-Box: </w:t>
      </w:r>
      <w:proofErr w:type="spellStart"/>
      <w:r w:rsidRPr="00DC4FDF">
        <w:rPr>
          <w:sz w:val="28"/>
          <w:szCs w:val="28"/>
        </w:rPr>
        <w:t>Khối</w:t>
      </w:r>
      <w:proofErr w:type="spellEnd"/>
      <w:r w:rsidRPr="00DC4FDF">
        <w:rPr>
          <w:sz w:val="28"/>
          <w:szCs w:val="28"/>
        </w:rPr>
        <w:t xml:space="preserve"> 6-bit </w:t>
      </w:r>
      <w:proofErr w:type="spellStart"/>
      <w:r w:rsidRPr="00DC4FDF">
        <w:rPr>
          <w:sz w:val="28"/>
          <w:szCs w:val="28"/>
        </w:rPr>
        <w:t>đầu</w:t>
      </w:r>
      <w:proofErr w:type="spellEnd"/>
      <w:r w:rsidRPr="00DC4FDF">
        <w:rPr>
          <w:sz w:val="28"/>
          <w:szCs w:val="28"/>
        </w:rPr>
        <w:t xml:space="preserve"> </w:t>
      </w:r>
      <w:proofErr w:type="spellStart"/>
      <w:r w:rsidRPr="00DC4FDF">
        <w:rPr>
          <w:sz w:val="28"/>
          <w:szCs w:val="28"/>
        </w:rPr>
        <w:t>vào</w:t>
      </w:r>
      <w:proofErr w:type="spellEnd"/>
      <w:r w:rsidRPr="00DC4FDF">
        <w:rPr>
          <w:sz w:val="28"/>
          <w:szCs w:val="28"/>
        </w:rPr>
        <w:t xml:space="preserve"> </w:t>
      </w:r>
      <w:proofErr w:type="spellStart"/>
      <w:r w:rsidRPr="00DC4FDF">
        <w:rPr>
          <w:sz w:val="28"/>
          <w:szCs w:val="28"/>
        </w:rPr>
        <w:t>sẽ</w:t>
      </w:r>
      <w:proofErr w:type="spellEnd"/>
      <w:r w:rsidRPr="00DC4FDF">
        <w:rPr>
          <w:sz w:val="28"/>
          <w:szCs w:val="28"/>
        </w:rPr>
        <w:t xml:space="preserve"> </w:t>
      </w:r>
      <w:proofErr w:type="spellStart"/>
      <w:r w:rsidRPr="00DC4FDF">
        <w:rPr>
          <w:sz w:val="28"/>
          <w:szCs w:val="28"/>
        </w:rPr>
        <w:t>được</w:t>
      </w:r>
      <w:proofErr w:type="spellEnd"/>
      <w:r w:rsidRPr="00DC4FDF">
        <w:rPr>
          <w:sz w:val="28"/>
          <w:szCs w:val="28"/>
        </w:rPr>
        <w:t xml:space="preserve"> </w:t>
      </w:r>
      <w:proofErr w:type="spellStart"/>
      <w:r w:rsidRPr="00DC4FDF">
        <w:rPr>
          <w:sz w:val="28"/>
          <w:szCs w:val="28"/>
        </w:rPr>
        <w:t>tách</w:t>
      </w:r>
      <w:proofErr w:type="spellEnd"/>
      <w:r w:rsidRPr="00DC4FDF">
        <w:rPr>
          <w:sz w:val="28"/>
          <w:szCs w:val="28"/>
        </w:rPr>
        <w:t xml:space="preserve"> </w:t>
      </w:r>
      <w:proofErr w:type="spellStart"/>
      <w:r w:rsidRPr="00DC4FDF">
        <w:rPr>
          <w:sz w:val="28"/>
          <w:szCs w:val="28"/>
        </w:rPr>
        <w:t>ra</w:t>
      </w:r>
      <w:proofErr w:type="spellEnd"/>
      <w:r w:rsidRPr="00DC4FDF">
        <w:rPr>
          <w:sz w:val="28"/>
          <w:szCs w:val="28"/>
        </w:rPr>
        <w:t xml:space="preserve"> </w:t>
      </w:r>
      <w:proofErr w:type="spellStart"/>
      <w:r w:rsidRPr="00DC4FDF">
        <w:rPr>
          <w:sz w:val="28"/>
          <w:szCs w:val="28"/>
        </w:rPr>
        <w:t>để</w:t>
      </w:r>
      <w:proofErr w:type="spellEnd"/>
      <w:r w:rsidRPr="00DC4FDF">
        <w:rPr>
          <w:sz w:val="28"/>
          <w:szCs w:val="28"/>
        </w:rPr>
        <w:t xml:space="preserve"> </w:t>
      </w:r>
      <w:proofErr w:type="spellStart"/>
      <w:r w:rsidRPr="00DC4FDF">
        <w:rPr>
          <w:sz w:val="28"/>
          <w:szCs w:val="28"/>
        </w:rPr>
        <w:t>xác</w:t>
      </w:r>
      <w:proofErr w:type="spellEnd"/>
      <w:r w:rsidRPr="00DC4FDF">
        <w:rPr>
          <w:sz w:val="28"/>
          <w:szCs w:val="28"/>
        </w:rPr>
        <w:t xml:space="preserve"> </w:t>
      </w:r>
      <w:proofErr w:type="spellStart"/>
      <w:r w:rsidRPr="00DC4FDF">
        <w:rPr>
          <w:sz w:val="28"/>
          <w:szCs w:val="28"/>
        </w:rPr>
        <w:t>định</w:t>
      </w:r>
      <w:proofErr w:type="spellEnd"/>
      <w:r w:rsidRPr="00DC4FDF">
        <w:rPr>
          <w:sz w:val="28"/>
          <w:szCs w:val="28"/>
        </w:rPr>
        <w:t xml:space="preserve"> </w:t>
      </w:r>
      <w:proofErr w:type="spellStart"/>
      <w:r w:rsidRPr="00DC4FDF">
        <w:rPr>
          <w:sz w:val="28"/>
          <w:szCs w:val="28"/>
        </w:rPr>
        <w:t>vị</w:t>
      </w:r>
      <w:proofErr w:type="spellEnd"/>
      <w:r w:rsidRPr="00DC4FDF">
        <w:rPr>
          <w:sz w:val="28"/>
          <w:szCs w:val="28"/>
        </w:rPr>
        <w:t xml:space="preserve"> </w:t>
      </w:r>
      <w:proofErr w:type="spellStart"/>
      <w:r w:rsidRPr="00DC4FDF">
        <w:rPr>
          <w:sz w:val="28"/>
          <w:szCs w:val="28"/>
        </w:rPr>
        <w:t>trí</w:t>
      </w:r>
      <w:proofErr w:type="spellEnd"/>
      <w:r w:rsidRPr="00DC4FDF">
        <w:rPr>
          <w:sz w:val="28"/>
          <w:szCs w:val="28"/>
        </w:rPr>
        <w:t xml:space="preserve"> </w:t>
      </w:r>
      <w:proofErr w:type="spellStart"/>
      <w:r w:rsidRPr="00DC4FDF">
        <w:rPr>
          <w:sz w:val="28"/>
          <w:szCs w:val="28"/>
        </w:rPr>
        <w:t>hàng</w:t>
      </w:r>
      <w:proofErr w:type="spellEnd"/>
      <w:r w:rsidRPr="00DC4FDF">
        <w:rPr>
          <w:sz w:val="28"/>
          <w:szCs w:val="28"/>
        </w:rPr>
        <w:t xml:space="preserve"> </w:t>
      </w:r>
      <w:proofErr w:type="spellStart"/>
      <w:r w:rsidRPr="00DC4FDF">
        <w:rPr>
          <w:sz w:val="28"/>
          <w:szCs w:val="28"/>
        </w:rPr>
        <w:t>và</w:t>
      </w:r>
      <w:proofErr w:type="spellEnd"/>
      <w:r w:rsidRPr="00DC4FDF">
        <w:rPr>
          <w:sz w:val="28"/>
          <w:szCs w:val="28"/>
        </w:rPr>
        <w:t xml:space="preserve"> </w:t>
      </w:r>
      <w:proofErr w:type="spellStart"/>
      <w:r w:rsidRPr="00DC4FDF">
        <w:rPr>
          <w:sz w:val="28"/>
          <w:szCs w:val="28"/>
        </w:rPr>
        <w:t>cột</w:t>
      </w:r>
      <w:proofErr w:type="spellEnd"/>
      <w:r w:rsidRPr="00DC4FDF">
        <w:rPr>
          <w:sz w:val="28"/>
          <w:szCs w:val="28"/>
        </w:rPr>
        <w:t xml:space="preserve"> </w:t>
      </w:r>
      <w:proofErr w:type="spellStart"/>
      <w:r w:rsidRPr="00DC4FDF">
        <w:rPr>
          <w:sz w:val="28"/>
          <w:szCs w:val="28"/>
        </w:rPr>
        <w:t>trong</w:t>
      </w:r>
      <w:proofErr w:type="spellEnd"/>
      <w:r w:rsidRPr="00DC4FDF">
        <w:rPr>
          <w:sz w:val="28"/>
          <w:szCs w:val="28"/>
        </w:rPr>
        <w:t xml:space="preserve"> </w:t>
      </w:r>
      <w:proofErr w:type="spellStart"/>
      <w:r w:rsidRPr="00DC4FDF">
        <w:rPr>
          <w:sz w:val="28"/>
          <w:szCs w:val="28"/>
        </w:rPr>
        <w:t>bảng</w:t>
      </w:r>
      <w:proofErr w:type="spellEnd"/>
      <w:r w:rsidRPr="00DC4FDF">
        <w:rPr>
          <w:sz w:val="28"/>
          <w:szCs w:val="28"/>
        </w:rPr>
        <w:t xml:space="preserve"> S-Box:</w:t>
      </w:r>
    </w:p>
    <w:p w14:paraId="6F5EDA94" w14:textId="0C435BB1" w:rsidR="0035754F" w:rsidRPr="00DC4FDF" w:rsidRDefault="006D4034" w:rsidP="0035754F">
      <w:pPr>
        <w:spacing w:before="120" w:after="0" w:line="312" w:lineRule="auto"/>
        <w:ind w:left="1440"/>
        <w:jc w:val="both"/>
        <w:rPr>
          <w:sz w:val="28"/>
          <w:szCs w:val="28"/>
        </w:rPr>
      </w:pPr>
      <w:r w:rsidRPr="00DC4FDF">
        <w:rPr>
          <w:sz w:val="28"/>
          <w:szCs w:val="28"/>
          <w:lang w:val="vi-VN"/>
        </w:rPr>
        <w:t>-</w:t>
      </w:r>
      <w:r w:rsidR="0035754F" w:rsidRPr="00DC4FDF">
        <w:rPr>
          <w:sz w:val="28"/>
          <w:szCs w:val="28"/>
        </w:rPr>
        <w:t xml:space="preserve"> 2 bit </w:t>
      </w:r>
      <w:proofErr w:type="spellStart"/>
      <w:r w:rsidR="0035754F" w:rsidRPr="00DC4FDF">
        <w:rPr>
          <w:sz w:val="28"/>
          <w:szCs w:val="28"/>
        </w:rPr>
        <w:t>ngoài</w:t>
      </w:r>
      <w:proofErr w:type="spellEnd"/>
      <w:r w:rsidR="0035754F" w:rsidRPr="00DC4FDF">
        <w:rPr>
          <w:sz w:val="28"/>
          <w:szCs w:val="28"/>
        </w:rPr>
        <w:t xml:space="preserve"> </w:t>
      </w:r>
      <w:proofErr w:type="spellStart"/>
      <w:r w:rsidR="0035754F" w:rsidRPr="00DC4FDF">
        <w:rPr>
          <w:sz w:val="28"/>
          <w:szCs w:val="28"/>
        </w:rPr>
        <w:t>cùng</w:t>
      </w:r>
      <w:proofErr w:type="spellEnd"/>
      <w:r w:rsidR="0035754F" w:rsidRPr="00DC4FDF">
        <w:rPr>
          <w:sz w:val="28"/>
          <w:szCs w:val="28"/>
        </w:rPr>
        <w:t xml:space="preserve"> (bit 1 </w:t>
      </w:r>
      <w:proofErr w:type="spellStart"/>
      <w:r w:rsidR="0035754F" w:rsidRPr="00DC4FDF">
        <w:rPr>
          <w:sz w:val="28"/>
          <w:szCs w:val="28"/>
        </w:rPr>
        <w:t>và</w:t>
      </w:r>
      <w:proofErr w:type="spellEnd"/>
      <w:r w:rsidR="0035754F" w:rsidRPr="00DC4FDF">
        <w:rPr>
          <w:sz w:val="28"/>
          <w:szCs w:val="28"/>
        </w:rPr>
        <w:t xml:space="preserve"> bit 6): </w:t>
      </w:r>
      <w:proofErr w:type="spellStart"/>
      <w:r w:rsidR="0035754F" w:rsidRPr="00DC4FDF">
        <w:rPr>
          <w:sz w:val="28"/>
          <w:szCs w:val="28"/>
        </w:rPr>
        <w:t>Dùng</w:t>
      </w:r>
      <w:proofErr w:type="spellEnd"/>
      <w:r w:rsidR="0035754F" w:rsidRPr="00DC4FDF">
        <w:rPr>
          <w:sz w:val="28"/>
          <w:szCs w:val="28"/>
        </w:rPr>
        <w:t xml:space="preserve"> </w:t>
      </w:r>
      <w:proofErr w:type="spellStart"/>
      <w:r w:rsidR="0035754F" w:rsidRPr="00DC4FDF">
        <w:rPr>
          <w:sz w:val="28"/>
          <w:szCs w:val="28"/>
        </w:rPr>
        <w:t>để</w:t>
      </w:r>
      <w:proofErr w:type="spellEnd"/>
      <w:r w:rsidR="0035754F" w:rsidRPr="00DC4FDF">
        <w:rPr>
          <w:sz w:val="28"/>
          <w:szCs w:val="28"/>
        </w:rPr>
        <w:t xml:space="preserve"> </w:t>
      </w:r>
      <w:proofErr w:type="spellStart"/>
      <w:r w:rsidR="0035754F" w:rsidRPr="00DC4FDF">
        <w:rPr>
          <w:sz w:val="28"/>
          <w:szCs w:val="28"/>
        </w:rPr>
        <w:t>xác</w:t>
      </w:r>
      <w:proofErr w:type="spellEnd"/>
      <w:r w:rsidR="0035754F" w:rsidRPr="00DC4FDF">
        <w:rPr>
          <w:sz w:val="28"/>
          <w:szCs w:val="28"/>
        </w:rPr>
        <w:t xml:space="preserve"> </w:t>
      </w:r>
      <w:proofErr w:type="spellStart"/>
      <w:r w:rsidR="0035754F" w:rsidRPr="00DC4FDF">
        <w:rPr>
          <w:sz w:val="28"/>
          <w:szCs w:val="28"/>
        </w:rPr>
        <w:t>định</w:t>
      </w:r>
      <w:proofErr w:type="spellEnd"/>
      <w:r w:rsidR="0035754F" w:rsidRPr="00DC4FDF">
        <w:rPr>
          <w:sz w:val="28"/>
          <w:szCs w:val="28"/>
        </w:rPr>
        <w:t xml:space="preserve"> </w:t>
      </w:r>
      <w:proofErr w:type="spellStart"/>
      <w:r w:rsidR="0035754F" w:rsidRPr="00DC4FDF">
        <w:rPr>
          <w:sz w:val="28"/>
          <w:szCs w:val="28"/>
        </w:rPr>
        <w:t>hàng</w:t>
      </w:r>
      <w:proofErr w:type="spellEnd"/>
      <w:r w:rsidR="0035754F" w:rsidRPr="00DC4FDF">
        <w:rPr>
          <w:sz w:val="28"/>
          <w:szCs w:val="28"/>
        </w:rPr>
        <w:t xml:space="preserve"> </w:t>
      </w:r>
      <w:proofErr w:type="spellStart"/>
      <w:r w:rsidR="0035754F" w:rsidRPr="00DC4FDF">
        <w:rPr>
          <w:sz w:val="28"/>
          <w:szCs w:val="28"/>
        </w:rPr>
        <w:t>của</w:t>
      </w:r>
      <w:proofErr w:type="spellEnd"/>
      <w:r w:rsidR="0035754F" w:rsidRPr="00DC4FDF">
        <w:rPr>
          <w:sz w:val="28"/>
          <w:szCs w:val="28"/>
        </w:rPr>
        <w:t xml:space="preserve"> </w:t>
      </w:r>
      <w:proofErr w:type="spellStart"/>
      <w:r w:rsidR="0035754F" w:rsidRPr="00DC4FDF">
        <w:rPr>
          <w:sz w:val="28"/>
          <w:szCs w:val="28"/>
        </w:rPr>
        <w:t>bảng</w:t>
      </w:r>
      <w:proofErr w:type="spellEnd"/>
      <w:r w:rsidR="0035754F" w:rsidRPr="00DC4FDF">
        <w:rPr>
          <w:sz w:val="28"/>
          <w:szCs w:val="28"/>
        </w:rPr>
        <w:t xml:space="preserve"> S-Box (</w:t>
      </w:r>
      <w:proofErr w:type="spellStart"/>
      <w:r w:rsidR="0035754F" w:rsidRPr="00DC4FDF">
        <w:rPr>
          <w:sz w:val="28"/>
          <w:szCs w:val="28"/>
        </w:rPr>
        <w:t>có</w:t>
      </w:r>
      <w:proofErr w:type="spellEnd"/>
      <w:r w:rsidR="0035754F" w:rsidRPr="00DC4FDF">
        <w:rPr>
          <w:sz w:val="28"/>
          <w:szCs w:val="28"/>
        </w:rPr>
        <w:t xml:space="preserve"> </w:t>
      </w:r>
      <w:proofErr w:type="spellStart"/>
      <w:r w:rsidR="0035754F" w:rsidRPr="00DC4FDF">
        <w:rPr>
          <w:sz w:val="28"/>
          <w:szCs w:val="28"/>
        </w:rPr>
        <w:t>giá</w:t>
      </w:r>
      <w:proofErr w:type="spellEnd"/>
      <w:r w:rsidR="0035754F" w:rsidRPr="00DC4FDF">
        <w:rPr>
          <w:sz w:val="28"/>
          <w:szCs w:val="28"/>
        </w:rPr>
        <w:t xml:space="preserve"> </w:t>
      </w:r>
      <w:proofErr w:type="spellStart"/>
      <w:r w:rsidR="0035754F" w:rsidRPr="00DC4FDF">
        <w:rPr>
          <w:sz w:val="28"/>
          <w:szCs w:val="28"/>
        </w:rPr>
        <w:t>trị</w:t>
      </w:r>
      <w:proofErr w:type="spellEnd"/>
      <w:r w:rsidR="0035754F" w:rsidRPr="00DC4FDF">
        <w:rPr>
          <w:sz w:val="28"/>
          <w:szCs w:val="28"/>
        </w:rPr>
        <w:t xml:space="preserve"> </w:t>
      </w:r>
      <w:proofErr w:type="spellStart"/>
      <w:r w:rsidR="0035754F" w:rsidRPr="00DC4FDF">
        <w:rPr>
          <w:sz w:val="28"/>
          <w:szCs w:val="28"/>
        </w:rPr>
        <w:t>từ</w:t>
      </w:r>
      <w:proofErr w:type="spellEnd"/>
      <w:r w:rsidR="0035754F" w:rsidRPr="00DC4FDF">
        <w:rPr>
          <w:sz w:val="28"/>
          <w:szCs w:val="28"/>
        </w:rPr>
        <w:t xml:space="preserve"> 0 </w:t>
      </w:r>
      <w:proofErr w:type="spellStart"/>
      <w:r w:rsidR="0035754F" w:rsidRPr="00DC4FDF">
        <w:rPr>
          <w:sz w:val="28"/>
          <w:szCs w:val="28"/>
        </w:rPr>
        <w:t>đến</w:t>
      </w:r>
      <w:proofErr w:type="spellEnd"/>
      <w:r w:rsidR="0035754F" w:rsidRPr="00DC4FDF">
        <w:rPr>
          <w:sz w:val="28"/>
          <w:szCs w:val="28"/>
        </w:rPr>
        <w:t xml:space="preserve"> 3).</w:t>
      </w:r>
    </w:p>
    <w:p w14:paraId="24F45D46" w14:textId="0AC3CE0A" w:rsidR="0035754F" w:rsidRPr="00DC4FDF" w:rsidRDefault="006D4034" w:rsidP="0035754F">
      <w:pPr>
        <w:spacing w:before="120" w:after="0" w:line="312" w:lineRule="auto"/>
        <w:ind w:left="1440"/>
        <w:jc w:val="both"/>
        <w:rPr>
          <w:sz w:val="28"/>
          <w:szCs w:val="28"/>
        </w:rPr>
      </w:pPr>
      <w:r w:rsidRPr="00DC4FDF">
        <w:rPr>
          <w:sz w:val="28"/>
          <w:szCs w:val="28"/>
          <w:lang w:val="vi-VN"/>
        </w:rPr>
        <w:t>-</w:t>
      </w:r>
      <w:r w:rsidR="0035754F" w:rsidRPr="00DC4FDF">
        <w:rPr>
          <w:sz w:val="28"/>
          <w:szCs w:val="28"/>
        </w:rPr>
        <w:t xml:space="preserve"> 4 bit ở </w:t>
      </w:r>
      <w:proofErr w:type="spellStart"/>
      <w:r w:rsidR="0035754F" w:rsidRPr="00DC4FDF">
        <w:rPr>
          <w:sz w:val="28"/>
          <w:szCs w:val="28"/>
        </w:rPr>
        <w:t>giữa</w:t>
      </w:r>
      <w:proofErr w:type="spellEnd"/>
      <w:r w:rsidR="0035754F" w:rsidRPr="00DC4FDF">
        <w:rPr>
          <w:sz w:val="28"/>
          <w:szCs w:val="28"/>
        </w:rPr>
        <w:t xml:space="preserve"> (bit 2, 3, 4, 5): </w:t>
      </w:r>
      <w:proofErr w:type="spellStart"/>
      <w:r w:rsidR="0035754F" w:rsidRPr="00DC4FDF">
        <w:rPr>
          <w:sz w:val="28"/>
          <w:szCs w:val="28"/>
        </w:rPr>
        <w:t>Dùng</w:t>
      </w:r>
      <w:proofErr w:type="spellEnd"/>
      <w:r w:rsidR="0035754F" w:rsidRPr="00DC4FDF">
        <w:rPr>
          <w:sz w:val="28"/>
          <w:szCs w:val="28"/>
        </w:rPr>
        <w:t xml:space="preserve"> </w:t>
      </w:r>
      <w:proofErr w:type="spellStart"/>
      <w:r w:rsidR="0035754F" w:rsidRPr="00DC4FDF">
        <w:rPr>
          <w:sz w:val="28"/>
          <w:szCs w:val="28"/>
        </w:rPr>
        <w:t>để</w:t>
      </w:r>
      <w:proofErr w:type="spellEnd"/>
      <w:r w:rsidR="0035754F" w:rsidRPr="00DC4FDF">
        <w:rPr>
          <w:sz w:val="28"/>
          <w:szCs w:val="28"/>
        </w:rPr>
        <w:t xml:space="preserve"> </w:t>
      </w:r>
      <w:proofErr w:type="spellStart"/>
      <w:r w:rsidR="0035754F" w:rsidRPr="00DC4FDF">
        <w:rPr>
          <w:sz w:val="28"/>
          <w:szCs w:val="28"/>
        </w:rPr>
        <w:t>xác</w:t>
      </w:r>
      <w:proofErr w:type="spellEnd"/>
      <w:r w:rsidR="0035754F" w:rsidRPr="00DC4FDF">
        <w:rPr>
          <w:sz w:val="28"/>
          <w:szCs w:val="28"/>
        </w:rPr>
        <w:t xml:space="preserve"> </w:t>
      </w:r>
      <w:proofErr w:type="spellStart"/>
      <w:r w:rsidR="0035754F" w:rsidRPr="00DC4FDF">
        <w:rPr>
          <w:sz w:val="28"/>
          <w:szCs w:val="28"/>
        </w:rPr>
        <w:t>định</w:t>
      </w:r>
      <w:proofErr w:type="spellEnd"/>
      <w:r w:rsidR="0035754F" w:rsidRPr="00DC4FDF">
        <w:rPr>
          <w:sz w:val="28"/>
          <w:szCs w:val="28"/>
        </w:rPr>
        <w:t xml:space="preserve"> </w:t>
      </w:r>
      <w:proofErr w:type="spellStart"/>
      <w:r w:rsidR="0035754F" w:rsidRPr="00DC4FDF">
        <w:rPr>
          <w:sz w:val="28"/>
          <w:szCs w:val="28"/>
        </w:rPr>
        <w:t>cột</w:t>
      </w:r>
      <w:proofErr w:type="spellEnd"/>
      <w:r w:rsidR="0035754F" w:rsidRPr="00DC4FDF">
        <w:rPr>
          <w:sz w:val="28"/>
          <w:szCs w:val="28"/>
        </w:rPr>
        <w:t xml:space="preserve"> </w:t>
      </w:r>
      <w:proofErr w:type="spellStart"/>
      <w:r w:rsidR="0035754F" w:rsidRPr="00DC4FDF">
        <w:rPr>
          <w:sz w:val="28"/>
          <w:szCs w:val="28"/>
        </w:rPr>
        <w:t>của</w:t>
      </w:r>
      <w:proofErr w:type="spellEnd"/>
      <w:r w:rsidR="0035754F" w:rsidRPr="00DC4FDF">
        <w:rPr>
          <w:sz w:val="28"/>
          <w:szCs w:val="28"/>
        </w:rPr>
        <w:t xml:space="preserve"> </w:t>
      </w:r>
      <w:proofErr w:type="spellStart"/>
      <w:r w:rsidR="0035754F" w:rsidRPr="00DC4FDF">
        <w:rPr>
          <w:sz w:val="28"/>
          <w:szCs w:val="28"/>
        </w:rPr>
        <w:t>bảng</w:t>
      </w:r>
      <w:proofErr w:type="spellEnd"/>
      <w:r w:rsidR="0035754F" w:rsidRPr="00DC4FDF">
        <w:rPr>
          <w:sz w:val="28"/>
          <w:szCs w:val="28"/>
        </w:rPr>
        <w:t xml:space="preserve"> (</w:t>
      </w:r>
      <w:proofErr w:type="spellStart"/>
      <w:r w:rsidR="0035754F" w:rsidRPr="00DC4FDF">
        <w:rPr>
          <w:sz w:val="28"/>
          <w:szCs w:val="28"/>
        </w:rPr>
        <w:t>có</w:t>
      </w:r>
      <w:proofErr w:type="spellEnd"/>
      <w:r w:rsidR="0035754F" w:rsidRPr="00DC4FDF">
        <w:rPr>
          <w:sz w:val="28"/>
          <w:szCs w:val="28"/>
        </w:rPr>
        <w:t xml:space="preserve"> </w:t>
      </w:r>
      <w:proofErr w:type="spellStart"/>
      <w:r w:rsidR="0035754F" w:rsidRPr="00DC4FDF">
        <w:rPr>
          <w:sz w:val="28"/>
          <w:szCs w:val="28"/>
        </w:rPr>
        <w:t>giá</w:t>
      </w:r>
      <w:proofErr w:type="spellEnd"/>
      <w:r w:rsidR="0035754F" w:rsidRPr="00DC4FDF">
        <w:rPr>
          <w:sz w:val="28"/>
          <w:szCs w:val="28"/>
        </w:rPr>
        <w:t xml:space="preserve"> </w:t>
      </w:r>
      <w:proofErr w:type="spellStart"/>
      <w:r w:rsidR="0035754F" w:rsidRPr="00DC4FDF">
        <w:rPr>
          <w:sz w:val="28"/>
          <w:szCs w:val="28"/>
        </w:rPr>
        <w:t>trị</w:t>
      </w:r>
      <w:proofErr w:type="spellEnd"/>
      <w:r w:rsidR="0035754F" w:rsidRPr="00DC4FDF">
        <w:rPr>
          <w:sz w:val="28"/>
          <w:szCs w:val="28"/>
        </w:rPr>
        <w:t xml:space="preserve"> </w:t>
      </w:r>
      <w:proofErr w:type="spellStart"/>
      <w:r w:rsidR="0035754F" w:rsidRPr="00DC4FDF">
        <w:rPr>
          <w:sz w:val="28"/>
          <w:szCs w:val="28"/>
        </w:rPr>
        <w:t>từ</w:t>
      </w:r>
      <w:proofErr w:type="spellEnd"/>
      <w:r w:rsidR="0035754F" w:rsidRPr="00DC4FDF">
        <w:rPr>
          <w:sz w:val="28"/>
          <w:szCs w:val="28"/>
        </w:rPr>
        <w:t xml:space="preserve"> 0 </w:t>
      </w:r>
      <w:proofErr w:type="spellStart"/>
      <w:r w:rsidR="0035754F" w:rsidRPr="00DC4FDF">
        <w:rPr>
          <w:sz w:val="28"/>
          <w:szCs w:val="28"/>
        </w:rPr>
        <w:t>đến</w:t>
      </w:r>
      <w:proofErr w:type="spellEnd"/>
      <w:r w:rsidR="0035754F" w:rsidRPr="00DC4FDF">
        <w:rPr>
          <w:sz w:val="28"/>
          <w:szCs w:val="28"/>
        </w:rPr>
        <w:t xml:space="preserve"> 15).</w:t>
      </w:r>
    </w:p>
    <w:p w14:paraId="4DAB037F" w14:textId="3DEF1C3E" w:rsidR="0035754F" w:rsidRPr="00DC4FDF" w:rsidRDefault="006D4034" w:rsidP="0035754F">
      <w:pPr>
        <w:spacing w:before="120" w:after="0" w:line="312" w:lineRule="auto"/>
        <w:ind w:left="1440"/>
        <w:jc w:val="both"/>
        <w:rPr>
          <w:sz w:val="28"/>
          <w:szCs w:val="28"/>
        </w:rPr>
      </w:pPr>
      <w:r w:rsidRPr="00DC4FDF">
        <w:rPr>
          <w:sz w:val="28"/>
          <w:szCs w:val="28"/>
          <w:lang w:val="vi-VN"/>
        </w:rPr>
        <w:t>-</w:t>
      </w:r>
      <w:r w:rsidR="0035754F" w:rsidRPr="00DC4FDF">
        <w:rPr>
          <w:sz w:val="28"/>
          <w:szCs w:val="28"/>
        </w:rPr>
        <w:t xml:space="preserve"> </w:t>
      </w:r>
      <w:proofErr w:type="spellStart"/>
      <w:r w:rsidR="0035754F" w:rsidRPr="00DC4FDF">
        <w:rPr>
          <w:sz w:val="28"/>
          <w:szCs w:val="28"/>
        </w:rPr>
        <w:t>Giá</w:t>
      </w:r>
      <w:proofErr w:type="spellEnd"/>
      <w:r w:rsidR="0035754F" w:rsidRPr="00DC4FDF">
        <w:rPr>
          <w:sz w:val="28"/>
          <w:szCs w:val="28"/>
        </w:rPr>
        <w:t xml:space="preserve"> </w:t>
      </w:r>
      <w:proofErr w:type="spellStart"/>
      <w:r w:rsidR="0035754F" w:rsidRPr="00DC4FDF">
        <w:rPr>
          <w:sz w:val="28"/>
          <w:szCs w:val="28"/>
        </w:rPr>
        <w:t>trị</w:t>
      </w:r>
      <w:proofErr w:type="spellEnd"/>
      <w:r w:rsidR="0035754F" w:rsidRPr="00DC4FDF">
        <w:rPr>
          <w:sz w:val="28"/>
          <w:szCs w:val="28"/>
        </w:rPr>
        <w:t xml:space="preserve"> </w:t>
      </w:r>
      <w:proofErr w:type="spellStart"/>
      <w:r w:rsidR="0035754F" w:rsidRPr="00DC4FDF">
        <w:rPr>
          <w:sz w:val="28"/>
          <w:szCs w:val="28"/>
        </w:rPr>
        <w:t>nằm</w:t>
      </w:r>
      <w:proofErr w:type="spellEnd"/>
      <w:r w:rsidR="0035754F" w:rsidRPr="00DC4FDF">
        <w:rPr>
          <w:sz w:val="28"/>
          <w:szCs w:val="28"/>
        </w:rPr>
        <w:t xml:space="preserve"> ở </w:t>
      </w:r>
      <w:proofErr w:type="spellStart"/>
      <w:r w:rsidR="0035754F" w:rsidRPr="00DC4FDF">
        <w:rPr>
          <w:sz w:val="28"/>
          <w:szCs w:val="28"/>
        </w:rPr>
        <w:t>giao</w:t>
      </w:r>
      <w:proofErr w:type="spellEnd"/>
      <w:r w:rsidR="0035754F" w:rsidRPr="00DC4FDF">
        <w:rPr>
          <w:sz w:val="28"/>
          <w:szCs w:val="28"/>
        </w:rPr>
        <w:t xml:space="preserve"> </w:t>
      </w:r>
      <w:proofErr w:type="spellStart"/>
      <w:r w:rsidR="0035754F" w:rsidRPr="00DC4FDF">
        <w:rPr>
          <w:sz w:val="28"/>
          <w:szCs w:val="28"/>
        </w:rPr>
        <w:t>điểm</w:t>
      </w:r>
      <w:proofErr w:type="spellEnd"/>
      <w:r w:rsidR="0035754F" w:rsidRPr="00DC4FDF">
        <w:rPr>
          <w:sz w:val="28"/>
          <w:szCs w:val="28"/>
        </w:rPr>
        <w:t xml:space="preserve"> </w:t>
      </w:r>
      <w:proofErr w:type="spellStart"/>
      <w:r w:rsidR="0035754F" w:rsidRPr="00DC4FDF">
        <w:rPr>
          <w:sz w:val="28"/>
          <w:szCs w:val="28"/>
        </w:rPr>
        <w:t>của</w:t>
      </w:r>
      <w:proofErr w:type="spellEnd"/>
      <w:r w:rsidR="0035754F" w:rsidRPr="00DC4FDF">
        <w:rPr>
          <w:sz w:val="28"/>
          <w:szCs w:val="28"/>
        </w:rPr>
        <w:t xml:space="preserve"> </w:t>
      </w:r>
      <w:proofErr w:type="spellStart"/>
      <w:r w:rsidR="0035754F" w:rsidRPr="00DC4FDF">
        <w:rPr>
          <w:sz w:val="28"/>
          <w:szCs w:val="28"/>
        </w:rPr>
        <w:t>hàng</w:t>
      </w:r>
      <w:proofErr w:type="spellEnd"/>
      <w:r w:rsidR="0035754F" w:rsidRPr="00DC4FDF">
        <w:rPr>
          <w:sz w:val="28"/>
          <w:szCs w:val="28"/>
        </w:rPr>
        <w:t xml:space="preserve"> </w:t>
      </w:r>
      <w:proofErr w:type="spellStart"/>
      <w:r w:rsidR="0035754F" w:rsidRPr="00DC4FDF">
        <w:rPr>
          <w:sz w:val="28"/>
          <w:szCs w:val="28"/>
        </w:rPr>
        <w:t>và</w:t>
      </w:r>
      <w:proofErr w:type="spellEnd"/>
      <w:r w:rsidR="0035754F" w:rsidRPr="00DC4FDF">
        <w:rPr>
          <w:sz w:val="28"/>
          <w:szCs w:val="28"/>
        </w:rPr>
        <w:t xml:space="preserve"> </w:t>
      </w:r>
      <w:proofErr w:type="spellStart"/>
      <w:r w:rsidR="0035754F" w:rsidRPr="00DC4FDF">
        <w:rPr>
          <w:sz w:val="28"/>
          <w:szCs w:val="28"/>
        </w:rPr>
        <w:t>cột</w:t>
      </w:r>
      <w:proofErr w:type="spellEnd"/>
      <w:r w:rsidR="0035754F" w:rsidRPr="00DC4FDF">
        <w:rPr>
          <w:sz w:val="28"/>
          <w:szCs w:val="28"/>
        </w:rPr>
        <w:t xml:space="preserve"> </w:t>
      </w:r>
      <w:proofErr w:type="spellStart"/>
      <w:r w:rsidR="0035754F" w:rsidRPr="00DC4FDF">
        <w:rPr>
          <w:sz w:val="28"/>
          <w:szCs w:val="28"/>
        </w:rPr>
        <w:t>tương</w:t>
      </w:r>
      <w:proofErr w:type="spellEnd"/>
      <w:r w:rsidR="0035754F" w:rsidRPr="00DC4FDF">
        <w:rPr>
          <w:sz w:val="28"/>
          <w:szCs w:val="28"/>
        </w:rPr>
        <w:t xml:space="preserve"> </w:t>
      </w:r>
      <w:proofErr w:type="spellStart"/>
      <w:r w:rsidR="0035754F" w:rsidRPr="00DC4FDF">
        <w:rPr>
          <w:sz w:val="28"/>
          <w:szCs w:val="28"/>
        </w:rPr>
        <w:t>ứng</w:t>
      </w:r>
      <w:proofErr w:type="spellEnd"/>
      <w:r w:rsidR="0035754F" w:rsidRPr="00DC4FDF">
        <w:rPr>
          <w:sz w:val="28"/>
          <w:szCs w:val="28"/>
        </w:rPr>
        <w:t xml:space="preserve"> </w:t>
      </w:r>
      <w:proofErr w:type="spellStart"/>
      <w:r w:rsidR="0035754F" w:rsidRPr="00DC4FDF">
        <w:rPr>
          <w:sz w:val="28"/>
          <w:szCs w:val="28"/>
        </w:rPr>
        <w:t>trong</w:t>
      </w:r>
      <w:proofErr w:type="spellEnd"/>
      <w:r w:rsidR="0035754F" w:rsidRPr="00DC4FDF">
        <w:rPr>
          <w:sz w:val="28"/>
          <w:szCs w:val="28"/>
        </w:rPr>
        <w:t xml:space="preserve"> </w:t>
      </w:r>
      <w:proofErr w:type="spellStart"/>
      <w:r w:rsidR="0035754F" w:rsidRPr="00DC4FDF">
        <w:rPr>
          <w:sz w:val="28"/>
          <w:szCs w:val="28"/>
        </w:rPr>
        <w:t>bảng</w:t>
      </w:r>
      <w:proofErr w:type="spellEnd"/>
      <w:r w:rsidR="0035754F" w:rsidRPr="00DC4FDF">
        <w:rPr>
          <w:sz w:val="28"/>
          <w:szCs w:val="28"/>
        </w:rPr>
        <w:t xml:space="preserve"> </w:t>
      </w:r>
      <w:proofErr w:type="spellStart"/>
      <w:r w:rsidR="0035754F" w:rsidRPr="00DC4FDF">
        <w:rPr>
          <w:sz w:val="28"/>
          <w:szCs w:val="28"/>
        </w:rPr>
        <w:t>là</w:t>
      </w:r>
      <w:proofErr w:type="spellEnd"/>
      <w:r w:rsidR="0035754F" w:rsidRPr="00DC4FDF">
        <w:rPr>
          <w:sz w:val="28"/>
          <w:szCs w:val="28"/>
        </w:rPr>
        <w:t xml:space="preserve"> </w:t>
      </w:r>
      <w:proofErr w:type="spellStart"/>
      <w:r w:rsidR="0035754F" w:rsidRPr="00DC4FDF">
        <w:rPr>
          <w:sz w:val="28"/>
          <w:szCs w:val="28"/>
        </w:rPr>
        <w:t>một</w:t>
      </w:r>
      <w:proofErr w:type="spellEnd"/>
      <w:r w:rsidR="0035754F" w:rsidRPr="00DC4FDF">
        <w:rPr>
          <w:sz w:val="28"/>
          <w:szCs w:val="28"/>
        </w:rPr>
        <w:t xml:space="preserve"> </w:t>
      </w:r>
      <w:proofErr w:type="spellStart"/>
      <w:r w:rsidR="0035754F" w:rsidRPr="00DC4FDF">
        <w:rPr>
          <w:sz w:val="28"/>
          <w:szCs w:val="28"/>
        </w:rPr>
        <w:t>số</w:t>
      </w:r>
      <w:proofErr w:type="spellEnd"/>
      <w:r w:rsidR="0035754F" w:rsidRPr="00DC4FDF">
        <w:rPr>
          <w:sz w:val="28"/>
          <w:szCs w:val="28"/>
        </w:rPr>
        <w:t xml:space="preserve"> </w:t>
      </w:r>
      <w:proofErr w:type="spellStart"/>
      <w:r w:rsidR="0035754F" w:rsidRPr="00DC4FDF">
        <w:rPr>
          <w:sz w:val="28"/>
          <w:szCs w:val="28"/>
        </w:rPr>
        <w:t>nguyên</w:t>
      </w:r>
      <w:proofErr w:type="spellEnd"/>
      <w:r w:rsidR="0035754F" w:rsidRPr="00DC4FDF">
        <w:rPr>
          <w:sz w:val="28"/>
          <w:szCs w:val="28"/>
        </w:rPr>
        <w:t xml:space="preserve"> </w:t>
      </w:r>
      <w:proofErr w:type="spellStart"/>
      <w:r w:rsidR="0035754F" w:rsidRPr="00DC4FDF">
        <w:rPr>
          <w:sz w:val="28"/>
          <w:szCs w:val="28"/>
        </w:rPr>
        <w:t>từ</w:t>
      </w:r>
      <w:proofErr w:type="spellEnd"/>
      <w:r w:rsidR="0035754F" w:rsidRPr="00DC4FDF">
        <w:rPr>
          <w:sz w:val="28"/>
          <w:szCs w:val="28"/>
        </w:rPr>
        <w:t xml:space="preserve"> 0 </w:t>
      </w:r>
      <w:proofErr w:type="spellStart"/>
      <w:r w:rsidR="0035754F" w:rsidRPr="00DC4FDF">
        <w:rPr>
          <w:sz w:val="28"/>
          <w:szCs w:val="28"/>
        </w:rPr>
        <w:t>đến</w:t>
      </w:r>
      <w:proofErr w:type="spellEnd"/>
      <w:r w:rsidR="0035754F" w:rsidRPr="00DC4FDF">
        <w:rPr>
          <w:sz w:val="28"/>
          <w:szCs w:val="28"/>
        </w:rPr>
        <w:t xml:space="preserve"> 15. </w:t>
      </w:r>
      <w:proofErr w:type="spellStart"/>
      <w:r w:rsidR="0035754F" w:rsidRPr="00DC4FDF">
        <w:rPr>
          <w:sz w:val="28"/>
          <w:szCs w:val="28"/>
        </w:rPr>
        <w:t>Số</w:t>
      </w:r>
      <w:proofErr w:type="spellEnd"/>
      <w:r w:rsidR="0035754F" w:rsidRPr="00DC4FDF">
        <w:rPr>
          <w:sz w:val="28"/>
          <w:szCs w:val="28"/>
        </w:rPr>
        <w:t xml:space="preserve"> </w:t>
      </w:r>
      <w:proofErr w:type="spellStart"/>
      <w:r w:rsidR="0035754F" w:rsidRPr="00DC4FDF">
        <w:rPr>
          <w:sz w:val="28"/>
          <w:szCs w:val="28"/>
        </w:rPr>
        <w:t>nguyên</w:t>
      </w:r>
      <w:proofErr w:type="spellEnd"/>
      <w:r w:rsidR="0035754F" w:rsidRPr="00DC4FDF">
        <w:rPr>
          <w:sz w:val="28"/>
          <w:szCs w:val="28"/>
        </w:rPr>
        <w:t xml:space="preserve"> </w:t>
      </w:r>
      <w:proofErr w:type="spellStart"/>
      <w:r w:rsidR="0035754F" w:rsidRPr="00DC4FDF">
        <w:rPr>
          <w:sz w:val="28"/>
          <w:szCs w:val="28"/>
        </w:rPr>
        <w:t>này</w:t>
      </w:r>
      <w:proofErr w:type="spellEnd"/>
      <w:r w:rsidR="0035754F" w:rsidRPr="00DC4FDF">
        <w:rPr>
          <w:sz w:val="28"/>
          <w:szCs w:val="28"/>
        </w:rPr>
        <w:t xml:space="preserve"> </w:t>
      </w:r>
      <w:proofErr w:type="spellStart"/>
      <w:r w:rsidR="0035754F" w:rsidRPr="00DC4FDF">
        <w:rPr>
          <w:sz w:val="28"/>
          <w:szCs w:val="28"/>
        </w:rPr>
        <w:t>sau</w:t>
      </w:r>
      <w:proofErr w:type="spellEnd"/>
      <w:r w:rsidR="0035754F" w:rsidRPr="00DC4FDF">
        <w:rPr>
          <w:sz w:val="28"/>
          <w:szCs w:val="28"/>
        </w:rPr>
        <w:t xml:space="preserve"> </w:t>
      </w:r>
      <w:proofErr w:type="spellStart"/>
      <w:r w:rsidR="0035754F" w:rsidRPr="00DC4FDF">
        <w:rPr>
          <w:sz w:val="28"/>
          <w:szCs w:val="28"/>
        </w:rPr>
        <w:t>đó</w:t>
      </w:r>
      <w:proofErr w:type="spellEnd"/>
      <w:r w:rsidR="0035754F" w:rsidRPr="00DC4FDF">
        <w:rPr>
          <w:sz w:val="28"/>
          <w:szCs w:val="28"/>
        </w:rPr>
        <w:t xml:space="preserve"> </w:t>
      </w:r>
      <w:proofErr w:type="spellStart"/>
      <w:r w:rsidR="0035754F" w:rsidRPr="00DC4FDF">
        <w:rPr>
          <w:sz w:val="28"/>
          <w:szCs w:val="28"/>
        </w:rPr>
        <w:t>được</w:t>
      </w:r>
      <w:proofErr w:type="spellEnd"/>
      <w:r w:rsidR="0035754F" w:rsidRPr="00DC4FDF">
        <w:rPr>
          <w:sz w:val="28"/>
          <w:szCs w:val="28"/>
        </w:rPr>
        <w:t xml:space="preserve"> </w:t>
      </w:r>
      <w:proofErr w:type="spellStart"/>
      <w:r w:rsidR="0035754F" w:rsidRPr="00DC4FDF">
        <w:rPr>
          <w:sz w:val="28"/>
          <w:szCs w:val="28"/>
        </w:rPr>
        <w:t>biểu</w:t>
      </w:r>
      <w:proofErr w:type="spellEnd"/>
      <w:r w:rsidR="0035754F" w:rsidRPr="00DC4FDF">
        <w:rPr>
          <w:sz w:val="28"/>
          <w:szCs w:val="28"/>
        </w:rPr>
        <w:t xml:space="preserve"> </w:t>
      </w:r>
      <w:proofErr w:type="spellStart"/>
      <w:r w:rsidR="0035754F" w:rsidRPr="00DC4FDF">
        <w:rPr>
          <w:sz w:val="28"/>
          <w:szCs w:val="28"/>
        </w:rPr>
        <w:t>diễn</w:t>
      </w:r>
      <w:proofErr w:type="spellEnd"/>
      <w:r w:rsidR="0035754F" w:rsidRPr="00DC4FDF">
        <w:rPr>
          <w:sz w:val="28"/>
          <w:szCs w:val="28"/>
        </w:rPr>
        <w:t xml:space="preserve"> </w:t>
      </w:r>
      <w:proofErr w:type="spellStart"/>
      <w:r w:rsidR="0035754F" w:rsidRPr="00DC4FDF">
        <w:rPr>
          <w:sz w:val="28"/>
          <w:szCs w:val="28"/>
        </w:rPr>
        <w:t>lại</w:t>
      </w:r>
      <w:proofErr w:type="spellEnd"/>
      <w:r w:rsidR="0035754F" w:rsidRPr="00DC4FDF">
        <w:rPr>
          <w:sz w:val="28"/>
          <w:szCs w:val="28"/>
        </w:rPr>
        <w:t xml:space="preserve"> </w:t>
      </w:r>
      <w:proofErr w:type="spellStart"/>
      <w:r w:rsidR="0035754F" w:rsidRPr="00DC4FDF">
        <w:rPr>
          <w:sz w:val="28"/>
          <w:szCs w:val="28"/>
        </w:rPr>
        <w:t>dưới</w:t>
      </w:r>
      <w:proofErr w:type="spellEnd"/>
      <w:r w:rsidR="0035754F" w:rsidRPr="00DC4FDF">
        <w:rPr>
          <w:sz w:val="28"/>
          <w:szCs w:val="28"/>
        </w:rPr>
        <w:t xml:space="preserve"> </w:t>
      </w:r>
      <w:proofErr w:type="spellStart"/>
      <w:r w:rsidR="0035754F" w:rsidRPr="00DC4FDF">
        <w:rPr>
          <w:sz w:val="28"/>
          <w:szCs w:val="28"/>
        </w:rPr>
        <w:t>dạng</w:t>
      </w:r>
      <w:proofErr w:type="spellEnd"/>
      <w:r w:rsidR="0035754F" w:rsidRPr="00DC4FDF">
        <w:rPr>
          <w:sz w:val="28"/>
          <w:szCs w:val="28"/>
        </w:rPr>
        <w:t xml:space="preserve"> </w:t>
      </w:r>
      <w:proofErr w:type="spellStart"/>
      <w:r w:rsidR="0035754F" w:rsidRPr="00DC4FDF">
        <w:rPr>
          <w:sz w:val="28"/>
          <w:szCs w:val="28"/>
        </w:rPr>
        <w:t>nhị</w:t>
      </w:r>
      <w:proofErr w:type="spellEnd"/>
      <w:r w:rsidR="0035754F" w:rsidRPr="00DC4FDF">
        <w:rPr>
          <w:sz w:val="28"/>
          <w:szCs w:val="28"/>
        </w:rPr>
        <w:t xml:space="preserve"> </w:t>
      </w:r>
      <w:proofErr w:type="spellStart"/>
      <w:r w:rsidR="0035754F" w:rsidRPr="00DC4FDF">
        <w:rPr>
          <w:sz w:val="28"/>
          <w:szCs w:val="28"/>
        </w:rPr>
        <w:t>phân</w:t>
      </w:r>
      <w:proofErr w:type="spellEnd"/>
      <w:r w:rsidR="0035754F" w:rsidRPr="00DC4FDF">
        <w:rPr>
          <w:sz w:val="28"/>
          <w:szCs w:val="28"/>
        </w:rPr>
        <w:t xml:space="preserve"> </w:t>
      </w:r>
      <w:proofErr w:type="spellStart"/>
      <w:r w:rsidR="0035754F" w:rsidRPr="00DC4FDF">
        <w:rPr>
          <w:sz w:val="28"/>
          <w:szCs w:val="28"/>
        </w:rPr>
        <w:t>gồm</w:t>
      </w:r>
      <w:proofErr w:type="spellEnd"/>
      <w:r w:rsidR="0035754F" w:rsidRPr="00DC4FDF">
        <w:rPr>
          <w:sz w:val="28"/>
          <w:szCs w:val="28"/>
        </w:rPr>
        <w:t xml:space="preserve"> 4-bit.</w:t>
      </w:r>
    </w:p>
    <w:p w14:paraId="3FE0AF75" w14:textId="487C4ABB" w:rsidR="00180734" w:rsidRPr="00DC4FDF" w:rsidRDefault="00180734" w:rsidP="00180734">
      <w:pPr>
        <w:spacing w:before="120" w:after="0" w:line="312" w:lineRule="auto"/>
        <w:ind w:firstLine="720"/>
        <w:jc w:val="both"/>
        <w:rPr>
          <w:sz w:val="28"/>
          <w:szCs w:val="28"/>
        </w:rPr>
      </w:pPr>
      <w:proofErr w:type="spellStart"/>
      <w:r w:rsidRPr="00DC4FDF">
        <w:rPr>
          <w:sz w:val="28"/>
          <w:szCs w:val="28"/>
        </w:rPr>
        <w:t>Ví</w:t>
      </w:r>
      <w:proofErr w:type="spellEnd"/>
      <w:r w:rsidRPr="00DC4FDF">
        <w:rPr>
          <w:sz w:val="28"/>
          <w:szCs w:val="28"/>
        </w:rPr>
        <w:t xml:space="preserve"> </w:t>
      </w:r>
      <w:proofErr w:type="spellStart"/>
      <w:r w:rsidRPr="00DC4FDF">
        <w:rPr>
          <w:sz w:val="28"/>
          <w:szCs w:val="28"/>
        </w:rPr>
        <w:t>dụ</w:t>
      </w:r>
      <w:proofErr w:type="spellEnd"/>
      <w:r w:rsidRPr="00DC4FDF">
        <w:rPr>
          <w:sz w:val="28"/>
          <w:szCs w:val="28"/>
        </w:rPr>
        <w:t xml:space="preserve"> </w:t>
      </w:r>
      <w:proofErr w:type="spellStart"/>
      <w:r w:rsidRPr="00DC4FDF">
        <w:rPr>
          <w:sz w:val="28"/>
          <w:szCs w:val="28"/>
        </w:rPr>
        <w:t>minh</w:t>
      </w:r>
      <w:proofErr w:type="spellEnd"/>
      <w:r w:rsidRPr="00DC4FDF">
        <w:rPr>
          <w:sz w:val="28"/>
          <w:szCs w:val="28"/>
        </w:rPr>
        <w:t xml:space="preserve"> </w:t>
      </w:r>
      <w:proofErr w:type="spellStart"/>
      <w:r w:rsidRPr="00DC4FDF">
        <w:rPr>
          <w:sz w:val="28"/>
          <w:szCs w:val="28"/>
        </w:rPr>
        <w:t>họa</w:t>
      </w:r>
      <w:proofErr w:type="spellEnd"/>
      <w:r w:rsidRPr="00DC4FDF">
        <w:rPr>
          <w:sz w:val="28"/>
          <w:szCs w:val="28"/>
        </w:rPr>
        <w:t xml:space="preserve">: </w:t>
      </w:r>
      <w:proofErr w:type="spellStart"/>
      <w:r w:rsidRPr="00DC4FDF">
        <w:rPr>
          <w:sz w:val="28"/>
          <w:szCs w:val="28"/>
        </w:rPr>
        <w:t>Xét</w:t>
      </w:r>
      <w:proofErr w:type="spellEnd"/>
      <w:r w:rsidRPr="00DC4FDF">
        <w:rPr>
          <w:sz w:val="28"/>
          <w:szCs w:val="28"/>
        </w:rPr>
        <w:t xml:space="preserve"> </w:t>
      </w:r>
      <w:proofErr w:type="spellStart"/>
      <w:r w:rsidRPr="00DC4FDF">
        <w:rPr>
          <w:sz w:val="28"/>
          <w:szCs w:val="28"/>
        </w:rPr>
        <w:t>hộp</w:t>
      </w:r>
      <w:proofErr w:type="spellEnd"/>
      <w:r w:rsidRPr="00DC4FDF">
        <w:rPr>
          <w:sz w:val="28"/>
          <w:szCs w:val="28"/>
        </w:rPr>
        <w:t xml:space="preserve"> S-Box S</w:t>
      </w:r>
      <w:r w:rsidRPr="00DC4FDF">
        <w:rPr>
          <w:sz w:val="28"/>
          <w:szCs w:val="28"/>
          <w:vertAlign w:val="subscript"/>
        </w:rPr>
        <w:t>1</w:t>
      </w:r>
      <w:r w:rsidRPr="00DC4FDF">
        <w:rPr>
          <w:sz w:val="28"/>
          <w:szCs w:val="28"/>
        </w:rPr>
        <w:t xml:space="preserve">, </w:t>
      </w:r>
      <w:proofErr w:type="spellStart"/>
      <w:r w:rsidRPr="00DC4FDF">
        <w:rPr>
          <w:sz w:val="28"/>
          <w:szCs w:val="28"/>
        </w:rPr>
        <w:t>giả</w:t>
      </w:r>
      <w:proofErr w:type="spellEnd"/>
      <w:r w:rsidRPr="00DC4FDF">
        <w:rPr>
          <w:sz w:val="28"/>
          <w:szCs w:val="28"/>
        </w:rPr>
        <w:t xml:space="preserve"> </w:t>
      </w:r>
      <w:proofErr w:type="spellStart"/>
      <w:r w:rsidRPr="00DC4FDF">
        <w:rPr>
          <w:sz w:val="28"/>
          <w:szCs w:val="28"/>
        </w:rPr>
        <w:t>sử</w:t>
      </w:r>
      <w:proofErr w:type="spellEnd"/>
      <w:r w:rsidRPr="00DC4FDF">
        <w:rPr>
          <w:sz w:val="28"/>
          <w:szCs w:val="28"/>
        </w:rPr>
        <w:t xml:space="preserve"> </w:t>
      </w:r>
      <w:proofErr w:type="spellStart"/>
      <w:r w:rsidRPr="00DC4FDF">
        <w:rPr>
          <w:sz w:val="28"/>
          <w:szCs w:val="28"/>
        </w:rPr>
        <w:t>đầu</w:t>
      </w:r>
      <w:proofErr w:type="spellEnd"/>
      <w:r w:rsidRPr="00DC4FDF">
        <w:rPr>
          <w:sz w:val="28"/>
          <w:szCs w:val="28"/>
        </w:rPr>
        <w:t xml:space="preserve"> </w:t>
      </w:r>
      <w:proofErr w:type="spellStart"/>
      <w:r w:rsidRPr="00DC4FDF">
        <w:rPr>
          <w:sz w:val="28"/>
          <w:szCs w:val="28"/>
        </w:rPr>
        <w:t>vào</w:t>
      </w:r>
      <w:proofErr w:type="spellEnd"/>
      <w:r w:rsidRPr="00DC4FDF">
        <w:rPr>
          <w:sz w:val="28"/>
          <w:szCs w:val="28"/>
        </w:rPr>
        <w:t xml:space="preserve"> 6-bit </w:t>
      </w:r>
      <w:proofErr w:type="spellStart"/>
      <w:r w:rsidRPr="00DC4FDF">
        <w:rPr>
          <w:sz w:val="28"/>
          <w:szCs w:val="28"/>
        </w:rPr>
        <w:t>của</w:t>
      </w:r>
      <w:proofErr w:type="spellEnd"/>
      <w:r w:rsidRPr="00DC4FDF">
        <w:rPr>
          <w:sz w:val="28"/>
          <w:szCs w:val="28"/>
        </w:rPr>
        <w:t xml:space="preserve"> </w:t>
      </w:r>
      <w:proofErr w:type="spellStart"/>
      <w:r w:rsidRPr="00DC4FDF">
        <w:rPr>
          <w:sz w:val="28"/>
          <w:szCs w:val="28"/>
        </w:rPr>
        <w:t>nó</w:t>
      </w:r>
      <w:proofErr w:type="spellEnd"/>
      <w:r w:rsidRPr="00DC4FDF">
        <w:rPr>
          <w:sz w:val="28"/>
          <w:szCs w:val="28"/>
        </w:rPr>
        <w:t xml:space="preserve"> </w:t>
      </w:r>
      <w:proofErr w:type="spellStart"/>
      <w:r w:rsidRPr="00DC4FDF">
        <w:rPr>
          <w:sz w:val="28"/>
          <w:szCs w:val="28"/>
        </w:rPr>
        <w:t>là</w:t>
      </w:r>
      <w:proofErr w:type="spellEnd"/>
      <w:r w:rsidRPr="00DC4FDF">
        <w:rPr>
          <w:sz w:val="28"/>
          <w:szCs w:val="28"/>
        </w:rPr>
        <w:t xml:space="preserve"> 101110:</w:t>
      </w:r>
    </w:p>
    <w:p w14:paraId="29B7FAF7" w14:textId="6EA5BFF5" w:rsidR="00180734" w:rsidRPr="00DC4FDF" w:rsidRDefault="006D4034" w:rsidP="00180734">
      <w:pPr>
        <w:spacing w:before="120" w:after="0" w:line="312" w:lineRule="auto"/>
        <w:ind w:left="1440"/>
        <w:jc w:val="both"/>
        <w:rPr>
          <w:sz w:val="28"/>
          <w:szCs w:val="28"/>
        </w:rPr>
      </w:pPr>
      <w:r w:rsidRPr="00DC4FDF">
        <w:rPr>
          <w:sz w:val="28"/>
          <w:szCs w:val="28"/>
          <w:lang w:val="vi-VN"/>
        </w:rPr>
        <w:t>-</w:t>
      </w:r>
      <w:r w:rsidR="00180734" w:rsidRPr="00DC4FDF">
        <w:rPr>
          <w:sz w:val="28"/>
          <w:szCs w:val="28"/>
        </w:rPr>
        <w:t xml:space="preserve"> 2 bit </w:t>
      </w:r>
      <w:proofErr w:type="spellStart"/>
      <w:r w:rsidR="00180734" w:rsidRPr="00DC4FDF">
        <w:rPr>
          <w:sz w:val="28"/>
          <w:szCs w:val="28"/>
        </w:rPr>
        <w:t>ngoài</w:t>
      </w:r>
      <w:proofErr w:type="spellEnd"/>
      <w:r w:rsidR="00180734" w:rsidRPr="00DC4FDF">
        <w:rPr>
          <w:sz w:val="28"/>
          <w:szCs w:val="28"/>
        </w:rPr>
        <w:t xml:space="preserve"> </w:t>
      </w:r>
      <w:proofErr w:type="spellStart"/>
      <w:r w:rsidR="00180734" w:rsidRPr="00DC4FDF">
        <w:rPr>
          <w:sz w:val="28"/>
          <w:szCs w:val="28"/>
        </w:rPr>
        <w:t>cùng</w:t>
      </w:r>
      <w:proofErr w:type="spellEnd"/>
      <w:r w:rsidR="00180734" w:rsidRPr="00DC4FDF">
        <w:rPr>
          <w:sz w:val="28"/>
          <w:szCs w:val="28"/>
        </w:rPr>
        <w:t xml:space="preserve"> </w:t>
      </w:r>
      <w:proofErr w:type="spellStart"/>
      <w:r w:rsidR="00180734" w:rsidRPr="00DC4FDF">
        <w:rPr>
          <w:sz w:val="28"/>
          <w:szCs w:val="28"/>
        </w:rPr>
        <w:t>là</w:t>
      </w:r>
      <w:proofErr w:type="spellEnd"/>
      <w:r w:rsidR="00180734" w:rsidRPr="00DC4FDF">
        <w:rPr>
          <w:sz w:val="28"/>
          <w:szCs w:val="28"/>
        </w:rPr>
        <w:t xml:space="preserve"> 1 </w:t>
      </w:r>
      <w:proofErr w:type="spellStart"/>
      <w:r w:rsidR="00180734" w:rsidRPr="00DC4FDF">
        <w:rPr>
          <w:sz w:val="28"/>
          <w:szCs w:val="28"/>
        </w:rPr>
        <w:t>và</w:t>
      </w:r>
      <w:proofErr w:type="spellEnd"/>
      <w:r w:rsidR="00180734" w:rsidRPr="00DC4FDF">
        <w:rPr>
          <w:sz w:val="28"/>
          <w:szCs w:val="28"/>
        </w:rPr>
        <w:t xml:space="preserve"> 0 </w:t>
      </w:r>
      <w:proofErr w:type="spellStart"/>
      <w:r w:rsidR="00180734" w:rsidRPr="00DC4FDF">
        <w:rPr>
          <w:sz w:val="28"/>
          <w:szCs w:val="28"/>
        </w:rPr>
        <w:t>ghép</w:t>
      </w:r>
      <w:proofErr w:type="spellEnd"/>
      <w:r w:rsidR="00180734" w:rsidRPr="00DC4FDF">
        <w:rPr>
          <w:sz w:val="28"/>
          <w:szCs w:val="28"/>
        </w:rPr>
        <w:t xml:space="preserve"> </w:t>
      </w:r>
      <w:proofErr w:type="spellStart"/>
      <w:r w:rsidR="00180734" w:rsidRPr="00DC4FDF">
        <w:rPr>
          <w:sz w:val="28"/>
          <w:szCs w:val="28"/>
        </w:rPr>
        <w:t>lại</w:t>
      </w:r>
      <w:proofErr w:type="spellEnd"/>
      <w:r w:rsidR="00180734" w:rsidRPr="00DC4FDF">
        <w:rPr>
          <w:sz w:val="28"/>
          <w:szCs w:val="28"/>
        </w:rPr>
        <w:t xml:space="preserve"> </w:t>
      </w:r>
      <w:proofErr w:type="spellStart"/>
      <w:r w:rsidR="00180734" w:rsidRPr="00DC4FDF">
        <w:rPr>
          <w:sz w:val="28"/>
          <w:szCs w:val="28"/>
        </w:rPr>
        <w:t>thành</w:t>
      </w:r>
      <w:proofErr w:type="spellEnd"/>
      <w:r w:rsidR="00180734" w:rsidRPr="00DC4FDF">
        <w:rPr>
          <w:sz w:val="28"/>
          <w:szCs w:val="28"/>
        </w:rPr>
        <w:t xml:space="preserve"> 10=2, </w:t>
      </w:r>
      <w:proofErr w:type="spellStart"/>
      <w:r w:rsidR="00180734" w:rsidRPr="00DC4FDF">
        <w:rPr>
          <w:sz w:val="28"/>
          <w:szCs w:val="28"/>
        </w:rPr>
        <w:t>tương</w:t>
      </w:r>
      <w:proofErr w:type="spellEnd"/>
      <w:r w:rsidR="00180734" w:rsidRPr="00DC4FDF">
        <w:rPr>
          <w:sz w:val="28"/>
          <w:szCs w:val="28"/>
        </w:rPr>
        <w:t xml:space="preserve"> </w:t>
      </w:r>
      <w:proofErr w:type="spellStart"/>
      <w:r w:rsidR="00180734" w:rsidRPr="00DC4FDF">
        <w:rPr>
          <w:sz w:val="28"/>
          <w:szCs w:val="28"/>
        </w:rPr>
        <w:t>đương</w:t>
      </w:r>
      <w:proofErr w:type="spellEnd"/>
      <w:r w:rsidR="00180734" w:rsidRPr="00DC4FDF">
        <w:rPr>
          <w:sz w:val="28"/>
          <w:szCs w:val="28"/>
        </w:rPr>
        <w:t xml:space="preserve"> </w:t>
      </w:r>
      <w:proofErr w:type="spellStart"/>
      <w:r w:rsidR="00180734" w:rsidRPr="00DC4FDF">
        <w:rPr>
          <w:sz w:val="28"/>
          <w:szCs w:val="28"/>
        </w:rPr>
        <w:t>hàng</w:t>
      </w:r>
      <w:proofErr w:type="spellEnd"/>
      <w:r w:rsidR="00180734" w:rsidRPr="00DC4FDF">
        <w:rPr>
          <w:sz w:val="28"/>
          <w:szCs w:val="28"/>
        </w:rPr>
        <w:t xml:space="preserve"> 2 (</w:t>
      </w:r>
      <w:proofErr w:type="spellStart"/>
      <w:r w:rsidR="00180734" w:rsidRPr="00DC4FDF">
        <w:rPr>
          <w:sz w:val="28"/>
          <w:szCs w:val="28"/>
        </w:rPr>
        <w:t>trong</w:t>
      </w:r>
      <w:proofErr w:type="spellEnd"/>
      <w:r w:rsidR="00180734" w:rsidRPr="00DC4FDF">
        <w:rPr>
          <w:sz w:val="28"/>
          <w:szCs w:val="28"/>
        </w:rPr>
        <w:t xml:space="preserve"> </w:t>
      </w:r>
      <w:proofErr w:type="spellStart"/>
      <w:r w:rsidR="00180734" w:rsidRPr="00DC4FDF">
        <w:rPr>
          <w:sz w:val="28"/>
          <w:szCs w:val="28"/>
        </w:rPr>
        <w:t>các</w:t>
      </w:r>
      <w:proofErr w:type="spellEnd"/>
      <w:r w:rsidR="00180734" w:rsidRPr="00DC4FDF">
        <w:rPr>
          <w:sz w:val="28"/>
          <w:szCs w:val="28"/>
        </w:rPr>
        <w:t xml:space="preserve"> </w:t>
      </w:r>
      <w:proofErr w:type="spellStart"/>
      <w:r w:rsidR="00180734" w:rsidRPr="00DC4FDF">
        <w:rPr>
          <w:sz w:val="28"/>
          <w:szCs w:val="28"/>
        </w:rPr>
        <w:t>hàng</w:t>
      </w:r>
      <w:proofErr w:type="spellEnd"/>
      <w:r w:rsidR="00180734" w:rsidRPr="00DC4FDF">
        <w:rPr>
          <w:sz w:val="28"/>
          <w:szCs w:val="28"/>
        </w:rPr>
        <w:t xml:space="preserve"> 0, 1, 2, 3).</w:t>
      </w:r>
    </w:p>
    <w:p w14:paraId="122398F2" w14:textId="1BA53E51" w:rsidR="00180734" w:rsidRPr="00DC4FDF" w:rsidRDefault="006D4034" w:rsidP="00180734">
      <w:pPr>
        <w:spacing w:before="120" w:after="0" w:line="312" w:lineRule="auto"/>
        <w:ind w:left="1440"/>
        <w:jc w:val="both"/>
        <w:rPr>
          <w:sz w:val="28"/>
          <w:szCs w:val="28"/>
        </w:rPr>
      </w:pPr>
      <w:r w:rsidRPr="00DC4FDF">
        <w:rPr>
          <w:sz w:val="28"/>
          <w:szCs w:val="28"/>
          <w:lang w:val="vi-VN"/>
        </w:rPr>
        <w:t>-</w:t>
      </w:r>
      <w:r w:rsidR="00180734" w:rsidRPr="00DC4FDF">
        <w:rPr>
          <w:sz w:val="28"/>
          <w:szCs w:val="28"/>
        </w:rPr>
        <w:t xml:space="preserve"> 4 bit ở </w:t>
      </w:r>
      <w:proofErr w:type="spellStart"/>
      <w:r w:rsidR="00180734" w:rsidRPr="00DC4FDF">
        <w:rPr>
          <w:sz w:val="28"/>
          <w:szCs w:val="28"/>
        </w:rPr>
        <w:t>giữa</w:t>
      </w:r>
      <w:proofErr w:type="spellEnd"/>
      <w:r w:rsidR="00180734" w:rsidRPr="00DC4FDF">
        <w:rPr>
          <w:sz w:val="28"/>
          <w:szCs w:val="28"/>
        </w:rPr>
        <w:t xml:space="preserve"> </w:t>
      </w:r>
      <w:proofErr w:type="spellStart"/>
      <w:r w:rsidR="00180734" w:rsidRPr="00DC4FDF">
        <w:rPr>
          <w:sz w:val="28"/>
          <w:szCs w:val="28"/>
        </w:rPr>
        <w:t>là</w:t>
      </w:r>
      <w:proofErr w:type="spellEnd"/>
      <w:r w:rsidR="00180734" w:rsidRPr="00DC4FDF">
        <w:rPr>
          <w:sz w:val="28"/>
          <w:szCs w:val="28"/>
        </w:rPr>
        <w:t xml:space="preserve"> 0111 = 7, </w:t>
      </w:r>
      <w:proofErr w:type="spellStart"/>
      <w:r w:rsidR="00180734" w:rsidRPr="00DC4FDF">
        <w:rPr>
          <w:sz w:val="28"/>
          <w:szCs w:val="28"/>
        </w:rPr>
        <w:t>tương</w:t>
      </w:r>
      <w:proofErr w:type="spellEnd"/>
      <w:r w:rsidR="00180734" w:rsidRPr="00DC4FDF">
        <w:rPr>
          <w:sz w:val="28"/>
          <w:szCs w:val="28"/>
        </w:rPr>
        <w:t xml:space="preserve"> </w:t>
      </w:r>
      <w:proofErr w:type="spellStart"/>
      <w:r w:rsidR="00180734" w:rsidRPr="00DC4FDF">
        <w:rPr>
          <w:sz w:val="28"/>
          <w:szCs w:val="28"/>
        </w:rPr>
        <w:t>đương</w:t>
      </w:r>
      <w:proofErr w:type="spellEnd"/>
      <w:r w:rsidR="00180734" w:rsidRPr="00DC4FDF">
        <w:rPr>
          <w:sz w:val="28"/>
          <w:szCs w:val="28"/>
        </w:rPr>
        <w:t xml:space="preserve"> </w:t>
      </w:r>
      <w:proofErr w:type="spellStart"/>
      <w:r w:rsidR="00180734" w:rsidRPr="00DC4FDF">
        <w:rPr>
          <w:sz w:val="28"/>
          <w:szCs w:val="28"/>
        </w:rPr>
        <w:t>cột</w:t>
      </w:r>
      <w:proofErr w:type="spellEnd"/>
      <w:r w:rsidR="00180734" w:rsidRPr="00DC4FDF">
        <w:rPr>
          <w:sz w:val="28"/>
          <w:szCs w:val="28"/>
        </w:rPr>
        <w:t xml:space="preserve"> 7.</w:t>
      </w:r>
    </w:p>
    <w:p w14:paraId="7AAF2CC4" w14:textId="17F001EE" w:rsidR="00180734" w:rsidRPr="00DC4FDF" w:rsidRDefault="006D4034" w:rsidP="00180734">
      <w:pPr>
        <w:spacing w:before="120" w:after="0" w:line="312" w:lineRule="auto"/>
        <w:ind w:left="1440"/>
        <w:jc w:val="both"/>
        <w:rPr>
          <w:sz w:val="28"/>
          <w:szCs w:val="28"/>
        </w:rPr>
      </w:pPr>
      <w:r w:rsidRPr="00DC4FDF">
        <w:rPr>
          <w:sz w:val="28"/>
          <w:szCs w:val="28"/>
          <w:lang w:val="vi-VN"/>
        </w:rPr>
        <w:t>-</w:t>
      </w:r>
      <w:r w:rsidR="00180734" w:rsidRPr="00DC4FDF">
        <w:rPr>
          <w:sz w:val="28"/>
          <w:szCs w:val="28"/>
        </w:rPr>
        <w:t xml:space="preserve"> Tra </w:t>
      </w:r>
      <w:proofErr w:type="spellStart"/>
      <w:r w:rsidR="00180734" w:rsidRPr="00DC4FDF">
        <w:rPr>
          <w:sz w:val="28"/>
          <w:szCs w:val="28"/>
        </w:rPr>
        <w:t>bảng</w:t>
      </w:r>
      <w:proofErr w:type="spellEnd"/>
      <w:r w:rsidR="00180734" w:rsidRPr="00DC4FDF">
        <w:rPr>
          <w:sz w:val="28"/>
          <w:szCs w:val="28"/>
        </w:rPr>
        <w:t xml:space="preserve"> S</w:t>
      </w:r>
      <w:r w:rsidR="00180734" w:rsidRPr="00DC4FDF">
        <w:rPr>
          <w:sz w:val="28"/>
          <w:szCs w:val="28"/>
          <w:vertAlign w:val="subscript"/>
        </w:rPr>
        <w:t>1</w:t>
      </w:r>
      <w:r w:rsidR="00180734" w:rsidRPr="00DC4FDF">
        <w:rPr>
          <w:sz w:val="28"/>
          <w:szCs w:val="28"/>
        </w:rPr>
        <w:t xml:space="preserve">, </w:t>
      </w:r>
      <w:proofErr w:type="spellStart"/>
      <w:r w:rsidR="00180734" w:rsidRPr="00DC4FDF">
        <w:rPr>
          <w:sz w:val="28"/>
          <w:szCs w:val="28"/>
        </w:rPr>
        <w:t>tại</w:t>
      </w:r>
      <w:proofErr w:type="spellEnd"/>
      <w:r w:rsidR="00180734" w:rsidRPr="00DC4FDF">
        <w:rPr>
          <w:sz w:val="28"/>
          <w:szCs w:val="28"/>
        </w:rPr>
        <w:t xml:space="preserve"> </w:t>
      </w:r>
      <w:proofErr w:type="spellStart"/>
      <w:r w:rsidR="00180734" w:rsidRPr="00DC4FDF">
        <w:rPr>
          <w:sz w:val="28"/>
          <w:szCs w:val="28"/>
        </w:rPr>
        <w:t>giao</w:t>
      </w:r>
      <w:proofErr w:type="spellEnd"/>
      <w:r w:rsidR="00180734" w:rsidRPr="00DC4FDF">
        <w:rPr>
          <w:sz w:val="28"/>
          <w:szCs w:val="28"/>
        </w:rPr>
        <w:t xml:space="preserve"> </w:t>
      </w:r>
      <w:proofErr w:type="spellStart"/>
      <w:r w:rsidR="00180734" w:rsidRPr="00DC4FDF">
        <w:rPr>
          <w:sz w:val="28"/>
          <w:szCs w:val="28"/>
        </w:rPr>
        <w:t>điểm</w:t>
      </w:r>
      <w:proofErr w:type="spellEnd"/>
      <w:r w:rsidR="00180734" w:rsidRPr="00DC4FDF">
        <w:rPr>
          <w:sz w:val="28"/>
          <w:szCs w:val="28"/>
        </w:rPr>
        <w:t xml:space="preserve"> </w:t>
      </w:r>
      <w:proofErr w:type="spellStart"/>
      <w:r w:rsidR="00180734" w:rsidRPr="00DC4FDF">
        <w:rPr>
          <w:sz w:val="28"/>
          <w:szCs w:val="28"/>
        </w:rPr>
        <w:t>của</w:t>
      </w:r>
      <w:proofErr w:type="spellEnd"/>
      <w:r w:rsidR="00180734" w:rsidRPr="00DC4FDF">
        <w:rPr>
          <w:sz w:val="28"/>
          <w:szCs w:val="28"/>
        </w:rPr>
        <w:t xml:space="preserve"> </w:t>
      </w:r>
      <w:proofErr w:type="spellStart"/>
      <w:r w:rsidR="00180734" w:rsidRPr="00DC4FDF">
        <w:rPr>
          <w:sz w:val="28"/>
          <w:szCs w:val="28"/>
        </w:rPr>
        <w:t>hàng</w:t>
      </w:r>
      <w:proofErr w:type="spellEnd"/>
      <w:r w:rsidR="00180734" w:rsidRPr="00DC4FDF">
        <w:rPr>
          <w:sz w:val="28"/>
          <w:szCs w:val="28"/>
        </w:rPr>
        <w:t xml:space="preserve"> 2 </w:t>
      </w:r>
      <w:proofErr w:type="spellStart"/>
      <w:r w:rsidR="00180734" w:rsidRPr="00DC4FDF">
        <w:rPr>
          <w:sz w:val="28"/>
          <w:szCs w:val="28"/>
        </w:rPr>
        <w:t>và</w:t>
      </w:r>
      <w:proofErr w:type="spellEnd"/>
      <w:r w:rsidR="00180734" w:rsidRPr="00DC4FDF">
        <w:rPr>
          <w:sz w:val="28"/>
          <w:szCs w:val="28"/>
        </w:rPr>
        <w:t xml:space="preserve"> </w:t>
      </w:r>
      <w:proofErr w:type="spellStart"/>
      <w:r w:rsidR="00180734" w:rsidRPr="00DC4FDF">
        <w:rPr>
          <w:sz w:val="28"/>
          <w:szCs w:val="28"/>
        </w:rPr>
        <w:t>cột</w:t>
      </w:r>
      <w:proofErr w:type="spellEnd"/>
      <w:r w:rsidR="00180734" w:rsidRPr="00DC4FDF">
        <w:rPr>
          <w:sz w:val="28"/>
          <w:szCs w:val="28"/>
        </w:rPr>
        <w:t xml:space="preserve"> 7, ta </w:t>
      </w:r>
      <w:proofErr w:type="spellStart"/>
      <w:r w:rsidR="00180734" w:rsidRPr="00DC4FDF">
        <w:rPr>
          <w:sz w:val="28"/>
          <w:szCs w:val="28"/>
        </w:rPr>
        <w:t>được</w:t>
      </w:r>
      <w:proofErr w:type="spellEnd"/>
      <w:r w:rsidR="00180734" w:rsidRPr="00DC4FDF">
        <w:rPr>
          <w:sz w:val="28"/>
          <w:szCs w:val="28"/>
        </w:rPr>
        <w:t xml:space="preserve"> </w:t>
      </w:r>
      <w:proofErr w:type="spellStart"/>
      <w:r w:rsidR="00180734" w:rsidRPr="00DC4FDF">
        <w:rPr>
          <w:sz w:val="28"/>
          <w:szCs w:val="28"/>
        </w:rPr>
        <w:t>giá</w:t>
      </w:r>
      <w:proofErr w:type="spellEnd"/>
      <w:r w:rsidR="00180734" w:rsidRPr="00DC4FDF">
        <w:rPr>
          <w:sz w:val="28"/>
          <w:szCs w:val="28"/>
        </w:rPr>
        <w:t xml:space="preserve"> </w:t>
      </w:r>
      <w:proofErr w:type="spellStart"/>
      <w:r w:rsidR="00180734" w:rsidRPr="00DC4FDF">
        <w:rPr>
          <w:sz w:val="28"/>
          <w:szCs w:val="28"/>
        </w:rPr>
        <w:t>trị</w:t>
      </w:r>
      <w:proofErr w:type="spellEnd"/>
      <w:r w:rsidR="00180734" w:rsidRPr="00DC4FDF">
        <w:rPr>
          <w:sz w:val="28"/>
          <w:szCs w:val="28"/>
        </w:rPr>
        <w:t xml:space="preserve"> </w:t>
      </w:r>
      <w:proofErr w:type="spellStart"/>
      <w:r w:rsidR="00180734" w:rsidRPr="00DC4FDF">
        <w:rPr>
          <w:sz w:val="28"/>
          <w:szCs w:val="28"/>
        </w:rPr>
        <w:t>là</w:t>
      </w:r>
      <w:proofErr w:type="spellEnd"/>
      <w:r w:rsidR="00180734" w:rsidRPr="00DC4FDF">
        <w:rPr>
          <w:sz w:val="28"/>
          <w:szCs w:val="28"/>
        </w:rPr>
        <w:t xml:space="preserve"> 11.</w:t>
      </w:r>
    </w:p>
    <w:p w14:paraId="55CF78A9" w14:textId="66312A2D" w:rsidR="006D4034" w:rsidRPr="00DC4FDF" w:rsidRDefault="006D4034" w:rsidP="006D4034">
      <w:pPr>
        <w:spacing w:before="120" w:after="0" w:line="312" w:lineRule="auto"/>
        <w:ind w:left="1440"/>
        <w:jc w:val="both"/>
        <w:rPr>
          <w:sz w:val="28"/>
          <w:szCs w:val="28"/>
          <w:lang w:val="vi-VN"/>
        </w:rPr>
      </w:pPr>
      <w:r w:rsidRPr="00DC4FDF">
        <w:rPr>
          <w:sz w:val="28"/>
          <w:szCs w:val="28"/>
          <w:lang w:val="vi-VN"/>
        </w:rPr>
        <w:t>-</w:t>
      </w:r>
      <w:r w:rsidR="00180734" w:rsidRPr="00DC4FDF">
        <w:rPr>
          <w:sz w:val="28"/>
          <w:szCs w:val="28"/>
        </w:rPr>
        <w:t xml:space="preserve"> </w:t>
      </w:r>
      <w:proofErr w:type="spellStart"/>
      <w:r w:rsidR="00180734" w:rsidRPr="00DC4FDF">
        <w:rPr>
          <w:sz w:val="28"/>
          <w:szCs w:val="28"/>
        </w:rPr>
        <w:t>Đổi</w:t>
      </w:r>
      <w:proofErr w:type="spellEnd"/>
      <w:r w:rsidR="00180734" w:rsidRPr="00DC4FDF">
        <w:rPr>
          <w:sz w:val="28"/>
          <w:szCs w:val="28"/>
        </w:rPr>
        <w:t xml:space="preserve"> </w:t>
      </w:r>
      <w:proofErr w:type="spellStart"/>
      <w:r w:rsidR="00180734" w:rsidRPr="00DC4FDF">
        <w:rPr>
          <w:sz w:val="28"/>
          <w:szCs w:val="28"/>
        </w:rPr>
        <w:t>số</w:t>
      </w:r>
      <w:proofErr w:type="spellEnd"/>
      <w:r w:rsidR="00180734" w:rsidRPr="00DC4FDF">
        <w:rPr>
          <w:sz w:val="28"/>
          <w:szCs w:val="28"/>
        </w:rPr>
        <w:t xml:space="preserve"> 11 sang </w:t>
      </w:r>
      <w:proofErr w:type="spellStart"/>
      <w:r w:rsidR="00180734" w:rsidRPr="00DC4FDF">
        <w:rPr>
          <w:sz w:val="28"/>
          <w:szCs w:val="28"/>
        </w:rPr>
        <w:t>dạng</w:t>
      </w:r>
      <w:proofErr w:type="spellEnd"/>
      <w:r w:rsidR="00180734" w:rsidRPr="00DC4FDF">
        <w:rPr>
          <w:sz w:val="28"/>
          <w:szCs w:val="28"/>
        </w:rPr>
        <w:t xml:space="preserve"> </w:t>
      </w:r>
      <w:proofErr w:type="spellStart"/>
      <w:r w:rsidR="00180734" w:rsidRPr="00DC4FDF">
        <w:rPr>
          <w:sz w:val="28"/>
          <w:szCs w:val="28"/>
        </w:rPr>
        <w:t>nhị</w:t>
      </w:r>
      <w:proofErr w:type="spellEnd"/>
      <w:r w:rsidR="00180734" w:rsidRPr="00DC4FDF">
        <w:rPr>
          <w:sz w:val="28"/>
          <w:szCs w:val="28"/>
        </w:rPr>
        <w:t xml:space="preserve"> </w:t>
      </w:r>
      <w:proofErr w:type="spellStart"/>
      <w:r w:rsidR="00180734" w:rsidRPr="00DC4FDF">
        <w:rPr>
          <w:sz w:val="28"/>
          <w:szCs w:val="28"/>
        </w:rPr>
        <w:t>phân</w:t>
      </w:r>
      <w:proofErr w:type="spellEnd"/>
      <w:r w:rsidR="00180734" w:rsidRPr="00DC4FDF">
        <w:rPr>
          <w:sz w:val="28"/>
          <w:szCs w:val="28"/>
        </w:rPr>
        <w:t xml:space="preserve"> 4-bit, ta </w:t>
      </w:r>
      <w:proofErr w:type="spellStart"/>
      <w:r w:rsidR="00180734" w:rsidRPr="00DC4FDF">
        <w:rPr>
          <w:sz w:val="28"/>
          <w:szCs w:val="28"/>
        </w:rPr>
        <w:t>có</w:t>
      </w:r>
      <w:proofErr w:type="spellEnd"/>
      <w:r w:rsidR="00180734" w:rsidRPr="00DC4FDF">
        <w:rPr>
          <w:sz w:val="28"/>
          <w:szCs w:val="28"/>
        </w:rPr>
        <w:t xml:space="preserve"> </w:t>
      </w:r>
      <w:proofErr w:type="spellStart"/>
      <w:r w:rsidR="00180734" w:rsidRPr="00DC4FDF">
        <w:rPr>
          <w:sz w:val="28"/>
          <w:szCs w:val="28"/>
        </w:rPr>
        <w:t>kết</w:t>
      </w:r>
      <w:proofErr w:type="spellEnd"/>
      <w:r w:rsidR="00180734" w:rsidRPr="00DC4FDF">
        <w:rPr>
          <w:sz w:val="28"/>
          <w:szCs w:val="28"/>
        </w:rPr>
        <w:t xml:space="preserve"> </w:t>
      </w:r>
      <w:proofErr w:type="spellStart"/>
      <w:r w:rsidR="00180734" w:rsidRPr="00DC4FDF">
        <w:rPr>
          <w:sz w:val="28"/>
          <w:szCs w:val="28"/>
        </w:rPr>
        <w:t>quả</w:t>
      </w:r>
      <w:proofErr w:type="spellEnd"/>
      <w:r w:rsidR="00180734" w:rsidRPr="00DC4FDF">
        <w:rPr>
          <w:sz w:val="28"/>
          <w:szCs w:val="28"/>
        </w:rPr>
        <w:t xml:space="preserve"> </w:t>
      </w:r>
      <w:proofErr w:type="spellStart"/>
      <w:r w:rsidR="00180734" w:rsidRPr="00DC4FDF">
        <w:rPr>
          <w:sz w:val="28"/>
          <w:szCs w:val="28"/>
        </w:rPr>
        <w:t>đầu</w:t>
      </w:r>
      <w:proofErr w:type="spellEnd"/>
      <w:r w:rsidR="00180734" w:rsidRPr="00DC4FDF">
        <w:rPr>
          <w:sz w:val="28"/>
          <w:szCs w:val="28"/>
        </w:rPr>
        <w:t xml:space="preserve"> </w:t>
      </w:r>
      <w:proofErr w:type="spellStart"/>
      <w:r w:rsidR="00180734" w:rsidRPr="00DC4FDF">
        <w:rPr>
          <w:sz w:val="28"/>
          <w:szCs w:val="28"/>
        </w:rPr>
        <w:t>ra</w:t>
      </w:r>
      <w:proofErr w:type="spellEnd"/>
      <w:r w:rsidR="00180734" w:rsidRPr="00DC4FDF">
        <w:rPr>
          <w:sz w:val="28"/>
          <w:szCs w:val="28"/>
        </w:rPr>
        <w:t xml:space="preserve"> </w:t>
      </w:r>
      <w:proofErr w:type="spellStart"/>
      <w:r w:rsidR="00180734" w:rsidRPr="00DC4FDF">
        <w:rPr>
          <w:sz w:val="28"/>
          <w:szCs w:val="28"/>
        </w:rPr>
        <w:t>là</w:t>
      </w:r>
      <w:proofErr w:type="spellEnd"/>
      <w:r w:rsidR="00180734" w:rsidRPr="00DC4FDF">
        <w:rPr>
          <w:sz w:val="28"/>
          <w:szCs w:val="28"/>
        </w:rPr>
        <w:t>: 1011.</w:t>
      </w:r>
    </w:p>
    <w:p w14:paraId="738068A0" w14:textId="3CD02A6B" w:rsidR="0078494E" w:rsidRPr="00DC4FDF" w:rsidRDefault="00D86828" w:rsidP="006D4034">
      <w:pPr>
        <w:spacing w:before="120" w:after="0" w:line="312" w:lineRule="auto"/>
        <w:jc w:val="center"/>
        <w:rPr>
          <w:sz w:val="28"/>
          <w:szCs w:val="28"/>
          <w:lang w:val="vi-VN"/>
        </w:rPr>
      </w:pPr>
      <w:r w:rsidRPr="00DC4FDF">
        <w:rPr>
          <w:noProof/>
          <w:sz w:val="28"/>
          <w:szCs w:val="28"/>
        </w:rPr>
        <w:lastRenderedPageBreak/>
        <w:drawing>
          <wp:inline distT="0" distB="0" distL="0" distR="0" wp14:anchorId="597C16ED" wp14:editId="08886349">
            <wp:extent cx="5760720" cy="1905635"/>
            <wp:effectExtent l="0" t="0" r="0" b="0"/>
            <wp:docPr id="16605510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720" cy="1905635"/>
                    </a:xfrm>
                    <a:prstGeom prst="rect">
                      <a:avLst/>
                    </a:prstGeom>
                  </pic:spPr>
                </pic:pic>
              </a:graphicData>
            </a:graphic>
          </wp:inline>
        </w:drawing>
      </w:r>
    </w:p>
    <w:p w14:paraId="047C9695" w14:textId="77777777" w:rsidR="006D4034" w:rsidRPr="00DC4FDF" w:rsidRDefault="006D4034" w:rsidP="006D4034">
      <w:pPr>
        <w:spacing w:before="120" w:after="0" w:line="312" w:lineRule="auto"/>
        <w:jc w:val="center"/>
        <w:rPr>
          <w:sz w:val="28"/>
          <w:szCs w:val="28"/>
          <w:lang w:val="vi-VN"/>
        </w:rPr>
      </w:pPr>
    </w:p>
    <w:p w14:paraId="395218B0" w14:textId="301EE64D" w:rsidR="00452DD0" w:rsidRPr="00DC4FDF" w:rsidRDefault="00254D07" w:rsidP="00B0475F">
      <w:pPr>
        <w:pStyle w:val="oancuaDanhsach"/>
        <w:numPr>
          <w:ilvl w:val="3"/>
          <w:numId w:val="2"/>
        </w:numPr>
        <w:tabs>
          <w:tab w:val="left" w:pos="3261"/>
        </w:tabs>
        <w:spacing w:before="120" w:after="0" w:line="312" w:lineRule="auto"/>
        <w:ind w:left="1986" w:hanging="1277"/>
        <w:jc w:val="both"/>
        <w:rPr>
          <w:b/>
          <w:bCs/>
          <w:sz w:val="28"/>
          <w:szCs w:val="28"/>
        </w:rPr>
      </w:pPr>
      <w:proofErr w:type="spellStart"/>
      <w:r w:rsidRPr="00DC4FDF">
        <w:rPr>
          <w:b/>
          <w:bCs/>
          <w:sz w:val="28"/>
          <w:szCs w:val="28"/>
        </w:rPr>
        <w:t>Hoán</w:t>
      </w:r>
      <w:proofErr w:type="spellEnd"/>
      <w:r w:rsidRPr="00DC4FDF">
        <w:rPr>
          <w:b/>
          <w:bCs/>
          <w:sz w:val="28"/>
          <w:szCs w:val="28"/>
        </w:rPr>
        <w:t xml:space="preserve"> </w:t>
      </w:r>
      <w:proofErr w:type="spellStart"/>
      <w:r w:rsidRPr="00DC4FDF">
        <w:rPr>
          <w:b/>
          <w:bCs/>
          <w:sz w:val="28"/>
          <w:szCs w:val="28"/>
        </w:rPr>
        <w:t>vị</w:t>
      </w:r>
      <w:proofErr w:type="spellEnd"/>
      <w:r w:rsidRPr="00DC4FDF">
        <w:rPr>
          <w:b/>
          <w:bCs/>
          <w:sz w:val="28"/>
          <w:szCs w:val="28"/>
        </w:rPr>
        <w:t xml:space="preserve"> P</w:t>
      </w:r>
    </w:p>
    <w:p w14:paraId="5998E438" w14:textId="5C028E75" w:rsidR="00020A5E" w:rsidRPr="00DC4FDF" w:rsidRDefault="00020A5E" w:rsidP="00020A5E">
      <w:pPr>
        <w:spacing w:before="120" w:after="0" w:line="312" w:lineRule="auto"/>
        <w:ind w:firstLine="720"/>
        <w:jc w:val="both"/>
        <w:rPr>
          <w:sz w:val="28"/>
          <w:szCs w:val="28"/>
        </w:rPr>
      </w:pPr>
      <w:proofErr w:type="spellStart"/>
      <w:r w:rsidRPr="00DC4FDF">
        <w:rPr>
          <w:sz w:val="28"/>
          <w:szCs w:val="28"/>
        </w:rPr>
        <w:t>Mục</w:t>
      </w:r>
      <w:proofErr w:type="spellEnd"/>
      <w:r w:rsidRPr="00DC4FDF">
        <w:rPr>
          <w:sz w:val="28"/>
          <w:szCs w:val="28"/>
        </w:rPr>
        <w:t xml:space="preserve"> </w:t>
      </w:r>
      <w:proofErr w:type="spellStart"/>
      <w:r w:rsidRPr="00DC4FDF">
        <w:rPr>
          <w:sz w:val="28"/>
          <w:szCs w:val="28"/>
        </w:rPr>
        <w:t>đích</w:t>
      </w:r>
      <w:proofErr w:type="spellEnd"/>
      <w:r w:rsidRPr="00DC4FDF">
        <w:rPr>
          <w:sz w:val="28"/>
          <w:szCs w:val="28"/>
        </w:rPr>
        <w:t xml:space="preserve">: </w:t>
      </w:r>
      <w:proofErr w:type="spellStart"/>
      <w:r w:rsidRPr="00DC4FDF">
        <w:rPr>
          <w:sz w:val="28"/>
          <w:szCs w:val="28"/>
        </w:rPr>
        <w:t>Hộp</w:t>
      </w:r>
      <w:proofErr w:type="spellEnd"/>
      <w:r w:rsidRPr="00DC4FDF">
        <w:rPr>
          <w:sz w:val="28"/>
          <w:szCs w:val="28"/>
        </w:rPr>
        <w:t xml:space="preserve"> </w:t>
      </w:r>
      <w:proofErr w:type="spellStart"/>
      <w:r w:rsidRPr="00DC4FDF">
        <w:rPr>
          <w:sz w:val="28"/>
          <w:szCs w:val="28"/>
        </w:rPr>
        <w:t>hoán</w:t>
      </w:r>
      <w:proofErr w:type="spellEnd"/>
      <w:r w:rsidRPr="00DC4FDF">
        <w:rPr>
          <w:sz w:val="28"/>
          <w:szCs w:val="28"/>
        </w:rPr>
        <w:t xml:space="preserve"> </w:t>
      </w:r>
      <w:proofErr w:type="spellStart"/>
      <w:r w:rsidRPr="00DC4FDF">
        <w:rPr>
          <w:sz w:val="28"/>
          <w:szCs w:val="28"/>
        </w:rPr>
        <w:t>vị</w:t>
      </w:r>
      <w:proofErr w:type="spellEnd"/>
      <w:r w:rsidRPr="00DC4FDF">
        <w:rPr>
          <w:sz w:val="28"/>
          <w:szCs w:val="28"/>
        </w:rPr>
        <w:t xml:space="preserve"> P-Box </w:t>
      </w:r>
      <w:proofErr w:type="spellStart"/>
      <w:r w:rsidRPr="00DC4FDF">
        <w:rPr>
          <w:sz w:val="28"/>
          <w:szCs w:val="28"/>
        </w:rPr>
        <w:t>thực</w:t>
      </w:r>
      <w:proofErr w:type="spellEnd"/>
      <w:r w:rsidRPr="00DC4FDF">
        <w:rPr>
          <w:sz w:val="28"/>
          <w:szCs w:val="28"/>
        </w:rPr>
        <w:t xml:space="preserve"> </w:t>
      </w:r>
      <w:proofErr w:type="spellStart"/>
      <w:r w:rsidRPr="00DC4FDF">
        <w:rPr>
          <w:sz w:val="28"/>
          <w:szCs w:val="28"/>
        </w:rPr>
        <w:t>hiện</w:t>
      </w:r>
      <w:proofErr w:type="spellEnd"/>
      <w:r w:rsidRPr="00DC4FDF">
        <w:rPr>
          <w:sz w:val="28"/>
          <w:szCs w:val="28"/>
        </w:rPr>
        <w:t xml:space="preserve"> </w:t>
      </w:r>
      <w:proofErr w:type="spellStart"/>
      <w:r w:rsidRPr="00DC4FDF">
        <w:rPr>
          <w:sz w:val="28"/>
          <w:szCs w:val="28"/>
        </w:rPr>
        <w:t>việc</w:t>
      </w:r>
      <w:proofErr w:type="spellEnd"/>
      <w:r w:rsidRPr="00DC4FDF">
        <w:rPr>
          <w:sz w:val="28"/>
          <w:szCs w:val="28"/>
        </w:rPr>
        <w:t xml:space="preserve"> </w:t>
      </w:r>
      <w:proofErr w:type="spellStart"/>
      <w:r w:rsidRPr="00DC4FDF">
        <w:rPr>
          <w:sz w:val="28"/>
          <w:szCs w:val="28"/>
        </w:rPr>
        <w:t>xáo</w:t>
      </w:r>
      <w:proofErr w:type="spellEnd"/>
      <w:r w:rsidRPr="00DC4FDF">
        <w:rPr>
          <w:sz w:val="28"/>
          <w:szCs w:val="28"/>
        </w:rPr>
        <w:t xml:space="preserve"> </w:t>
      </w:r>
      <w:proofErr w:type="spellStart"/>
      <w:r w:rsidRPr="00DC4FDF">
        <w:rPr>
          <w:sz w:val="28"/>
          <w:szCs w:val="28"/>
        </w:rPr>
        <w:t>trộn</w:t>
      </w:r>
      <w:proofErr w:type="spellEnd"/>
      <w:r w:rsidRPr="00DC4FDF">
        <w:rPr>
          <w:sz w:val="28"/>
          <w:szCs w:val="28"/>
        </w:rPr>
        <w:t xml:space="preserve"> (</w:t>
      </w:r>
      <w:proofErr w:type="spellStart"/>
      <w:r w:rsidRPr="00DC4FDF">
        <w:rPr>
          <w:sz w:val="28"/>
          <w:szCs w:val="28"/>
        </w:rPr>
        <w:t>hoán</w:t>
      </w:r>
      <w:proofErr w:type="spellEnd"/>
      <w:r w:rsidRPr="00DC4FDF">
        <w:rPr>
          <w:sz w:val="28"/>
          <w:szCs w:val="28"/>
        </w:rPr>
        <w:t xml:space="preserve"> </w:t>
      </w:r>
      <w:proofErr w:type="spellStart"/>
      <w:r w:rsidRPr="00DC4FDF">
        <w:rPr>
          <w:sz w:val="28"/>
          <w:szCs w:val="28"/>
        </w:rPr>
        <w:t>vị</w:t>
      </w:r>
      <w:proofErr w:type="spellEnd"/>
      <w:r w:rsidRPr="00DC4FDF">
        <w:rPr>
          <w:sz w:val="28"/>
          <w:szCs w:val="28"/>
        </w:rPr>
        <w:t xml:space="preserve">) </w:t>
      </w:r>
      <w:proofErr w:type="spellStart"/>
      <w:r w:rsidRPr="00DC4FDF">
        <w:rPr>
          <w:sz w:val="28"/>
          <w:szCs w:val="28"/>
        </w:rPr>
        <w:t>vị</w:t>
      </w:r>
      <w:proofErr w:type="spellEnd"/>
      <w:r w:rsidRPr="00DC4FDF">
        <w:rPr>
          <w:sz w:val="28"/>
          <w:szCs w:val="28"/>
        </w:rPr>
        <w:t xml:space="preserve"> </w:t>
      </w:r>
      <w:proofErr w:type="spellStart"/>
      <w:r w:rsidRPr="00DC4FDF">
        <w:rPr>
          <w:sz w:val="28"/>
          <w:szCs w:val="28"/>
        </w:rPr>
        <w:t>trí</w:t>
      </w:r>
      <w:proofErr w:type="spellEnd"/>
      <w:r w:rsidRPr="00DC4FDF">
        <w:rPr>
          <w:sz w:val="28"/>
          <w:szCs w:val="28"/>
        </w:rPr>
        <w:t xml:space="preserve"> </w:t>
      </w:r>
      <w:proofErr w:type="spellStart"/>
      <w:r w:rsidRPr="00DC4FDF">
        <w:rPr>
          <w:sz w:val="28"/>
          <w:szCs w:val="28"/>
        </w:rPr>
        <w:t>của</w:t>
      </w:r>
      <w:proofErr w:type="spellEnd"/>
      <w:r w:rsidRPr="00DC4FDF">
        <w:rPr>
          <w:sz w:val="28"/>
          <w:szCs w:val="28"/>
        </w:rPr>
        <w:t xml:space="preserve"> </w:t>
      </w:r>
      <w:proofErr w:type="spellStart"/>
      <w:r w:rsidRPr="00DC4FDF">
        <w:rPr>
          <w:sz w:val="28"/>
          <w:szCs w:val="28"/>
        </w:rPr>
        <w:t>các</w:t>
      </w:r>
      <w:proofErr w:type="spellEnd"/>
      <w:r w:rsidRPr="00DC4FDF">
        <w:rPr>
          <w:sz w:val="28"/>
          <w:szCs w:val="28"/>
        </w:rPr>
        <w:t xml:space="preserve"> bit </w:t>
      </w:r>
      <w:proofErr w:type="spellStart"/>
      <w:r w:rsidRPr="00DC4FDF">
        <w:rPr>
          <w:sz w:val="28"/>
          <w:szCs w:val="28"/>
        </w:rPr>
        <w:t>trong</w:t>
      </w:r>
      <w:proofErr w:type="spellEnd"/>
      <w:r w:rsidRPr="00DC4FDF">
        <w:rPr>
          <w:sz w:val="28"/>
          <w:szCs w:val="28"/>
        </w:rPr>
        <w:t xml:space="preserve"> </w:t>
      </w:r>
      <w:proofErr w:type="spellStart"/>
      <w:r w:rsidRPr="00DC4FDF">
        <w:rPr>
          <w:sz w:val="28"/>
          <w:szCs w:val="28"/>
        </w:rPr>
        <w:t>chuỗi</w:t>
      </w:r>
      <w:proofErr w:type="spellEnd"/>
      <w:r w:rsidRPr="00DC4FDF">
        <w:rPr>
          <w:sz w:val="28"/>
          <w:szCs w:val="28"/>
        </w:rPr>
        <w:t xml:space="preserve"> 32-bit </w:t>
      </w:r>
      <w:proofErr w:type="spellStart"/>
      <w:r w:rsidRPr="00DC4FDF">
        <w:rPr>
          <w:sz w:val="28"/>
          <w:szCs w:val="28"/>
        </w:rPr>
        <w:t>đầu</w:t>
      </w:r>
      <w:proofErr w:type="spellEnd"/>
      <w:r w:rsidRPr="00DC4FDF">
        <w:rPr>
          <w:sz w:val="28"/>
          <w:szCs w:val="28"/>
        </w:rPr>
        <w:t xml:space="preserve"> </w:t>
      </w:r>
      <w:proofErr w:type="spellStart"/>
      <w:r w:rsidRPr="00DC4FDF">
        <w:rPr>
          <w:sz w:val="28"/>
          <w:szCs w:val="28"/>
        </w:rPr>
        <w:t>ra</w:t>
      </w:r>
      <w:proofErr w:type="spellEnd"/>
      <w:r w:rsidRPr="00DC4FDF">
        <w:rPr>
          <w:sz w:val="28"/>
          <w:szCs w:val="28"/>
        </w:rPr>
        <w:t xml:space="preserve"> </w:t>
      </w:r>
      <w:proofErr w:type="spellStart"/>
      <w:r w:rsidRPr="00DC4FDF">
        <w:rPr>
          <w:sz w:val="28"/>
          <w:szCs w:val="28"/>
        </w:rPr>
        <w:t>từ</w:t>
      </w:r>
      <w:proofErr w:type="spellEnd"/>
      <w:r w:rsidRPr="00DC4FDF">
        <w:rPr>
          <w:sz w:val="28"/>
          <w:szCs w:val="28"/>
        </w:rPr>
        <w:t xml:space="preserve"> S-Box. </w:t>
      </w:r>
      <w:proofErr w:type="spellStart"/>
      <w:r w:rsidRPr="00DC4FDF">
        <w:rPr>
          <w:sz w:val="28"/>
          <w:szCs w:val="28"/>
        </w:rPr>
        <w:t>Việc</w:t>
      </w:r>
      <w:proofErr w:type="spellEnd"/>
      <w:r w:rsidRPr="00DC4FDF">
        <w:rPr>
          <w:sz w:val="28"/>
          <w:szCs w:val="28"/>
        </w:rPr>
        <w:t xml:space="preserve"> </w:t>
      </w:r>
      <w:proofErr w:type="spellStart"/>
      <w:r w:rsidRPr="00DC4FDF">
        <w:rPr>
          <w:sz w:val="28"/>
          <w:szCs w:val="28"/>
        </w:rPr>
        <w:t>này</w:t>
      </w:r>
      <w:proofErr w:type="spellEnd"/>
      <w:r w:rsidRPr="00DC4FDF">
        <w:rPr>
          <w:sz w:val="28"/>
          <w:szCs w:val="28"/>
        </w:rPr>
        <w:t xml:space="preserve"> </w:t>
      </w:r>
      <w:proofErr w:type="spellStart"/>
      <w:r w:rsidRPr="00DC4FDF">
        <w:rPr>
          <w:sz w:val="28"/>
          <w:szCs w:val="28"/>
        </w:rPr>
        <w:t>nhằm</w:t>
      </w:r>
      <w:proofErr w:type="spellEnd"/>
      <w:r w:rsidRPr="00DC4FDF">
        <w:rPr>
          <w:sz w:val="28"/>
          <w:szCs w:val="28"/>
        </w:rPr>
        <w:t xml:space="preserve"> </w:t>
      </w:r>
      <w:proofErr w:type="spellStart"/>
      <w:r w:rsidRPr="00DC4FDF">
        <w:rPr>
          <w:sz w:val="28"/>
          <w:szCs w:val="28"/>
        </w:rPr>
        <w:t>tăng</w:t>
      </w:r>
      <w:proofErr w:type="spellEnd"/>
      <w:r w:rsidRPr="00DC4FDF">
        <w:rPr>
          <w:sz w:val="28"/>
          <w:szCs w:val="28"/>
        </w:rPr>
        <w:t xml:space="preserve"> </w:t>
      </w:r>
      <w:proofErr w:type="spellStart"/>
      <w:r w:rsidRPr="00DC4FDF">
        <w:rPr>
          <w:sz w:val="28"/>
          <w:szCs w:val="28"/>
        </w:rPr>
        <w:t>cường</w:t>
      </w:r>
      <w:proofErr w:type="spellEnd"/>
      <w:r w:rsidRPr="00DC4FDF">
        <w:rPr>
          <w:sz w:val="28"/>
          <w:szCs w:val="28"/>
        </w:rPr>
        <w:t xml:space="preserve"> </w:t>
      </w:r>
      <w:proofErr w:type="spellStart"/>
      <w:r w:rsidRPr="00DC4FDF">
        <w:rPr>
          <w:sz w:val="28"/>
          <w:szCs w:val="28"/>
        </w:rPr>
        <w:t>tính</w:t>
      </w:r>
      <w:proofErr w:type="spellEnd"/>
      <w:r w:rsidRPr="00DC4FDF">
        <w:rPr>
          <w:sz w:val="28"/>
          <w:szCs w:val="28"/>
        </w:rPr>
        <w:t xml:space="preserve"> </w:t>
      </w:r>
      <w:proofErr w:type="spellStart"/>
      <w:r w:rsidRPr="00DC4FDF">
        <w:rPr>
          <w:sz w:val="28"/>
          <w:szCs w:val="28"/>
        </w:rPr>
        <w:t>khuếch</w:t>
      </w:r>
      <w:proofErr w:type="spellEnd"/>
      <w:r w:rsidRPr="00DC4FDF">
        <w:rPr>
          <w:sz w:val="28"/>
          <w:szCs w:val="28"/>
        </w:rPr>
        <w:t xml:space="preserve"> </w:t>
      </w:r>
      <w:proofErr w:type="spellStart"/>
      <w:r w:rsidRPr="00DC4FDF">
        <w:rPr>
          <w:sz w:val="28"/>
          <w:szCs w:val="28"/>
        </w:rPr>
        <w:t>tán</w:t>
      </w:r>
      <w:proofErr w:type="spellEnd"/>
      <w:r w:rsidRPr="00DC4FDF">
        <w:rPr>
          <w:sz w:val="28"/>
          <w:szCs w:val="28"/>
        </w:rPr>
        <w:t xml:space="preserve"> (diffusion), </w:t>
      </w:r>
      <w:proofErr w:type="spellStart"/>
      <w:r w:rsidRPr="00DC4FDF">
        <w:rPr>
          <w:sz w:val="28"/>
          <w:szCs w:val="28"/>
        </w:rPr>
        <w:t>đảm</w:t>
      </w:r>
      <w:proofErr w:type="spellEnd"/>
      <w:r w:rsidRPr="00DC4FDF">
        <w:rPr>
          <w:sz w:val="28"/>
          <w:szCs w:val="28"/>
        </w:rPr>
        <w:t xml:space="preserve"> </w:t>
      </w:r>
      <w:proofErr w:type="spellStart"/>
      <w:r w:rsidRPr="00DC4FDF">
        <w:rPr>
          <w:sz w:val="28"/>
          <w:szCs w:val="28"/>
        </w:rPr>
        <w:t>bảo</w:t>
      </w:r>
      <w:proofErr w:type="spellEnd"/>
      <w:r w:rsidRPr="00DC4FDF">
        <w:rPr>
          <w:sz w:val="28"/>
          <w:szCs w:val="28"/>
        </w:rPr>
        <w:t xml:space="preserve"> </w:t>
      </w:r>
      <w:proofErr w:type="spellStart"/>
      <w:r w:rsidRPr="00DC4FDF">
        <w:rPr>
          <w:sz w:val="28"/>
          <w:szCs w:val="28"/>
        </w:rPr>
        <w:t>rằng</w:t>
      </w:r>
      <w:proofErr w:type="spellEnd"/>
      <w:r w:rsidRPr="00DC4FDF">
        <w:rPr>
          <w:sz w:val="28"/>
          <w:szCs w:val="28"/>
        </w:rPr>
        <w:t xml:space="preserve"> </w:t>
      </w:r>
      <w:proofErr w:type="spellStart"/>
      <w:r w:rsidRPr="00DC4FDF">
        <w:rPr>
          <w:sz w:val="28"/>
          <w:szCs w:val="28"/>
        </w:rPr>
        <w:t>mỗi</w:t>
      </w:r>
      <w:proofErr w:type="spellEnd"/>
      <w:r w:rsidRPr="00DC4FDF">
        <w:rPr>
          <w:sz w:val="28"/>
          <w:szCs w:val="28"/>
        </w:rPr>
        <w:t xml:space="preserve"> bit </w:t>
      </w:r>
      <w:proofErr w:type="spellStart"/>
      <w:r w:rsidRPr="00DC4FDF">
        <w:rPr>
          <w:sz w:val="28"/>
          <w:szCs w:val="28"/>
        </w:rPr>
        <w:t>đầu</w:t>
      </w:r>
      <w:proofErr w:type="spellEnd"/>
      <w:r w:rsidRPr="00DC4FDF">
        <w:rPr>
          <w:sz w:val="28"/>
          <w:szCs w:val="28"/>
        </w:rPr>
        <w:t xml:space="preserve"> </w:t>
      </w:r>
      <w:proofErr w:type="spellStart"/>
      <w:r w:rsidRPr="00DC4FDF">
        <w:rPr>
          <w:sz w:val="28"/>
          <w:szCs w:val="28"/>
        </w:rPr>
        <w:t>ra</w:t>
      </w:r>
      <w:proofErr w:type="spellEnd"/>
      <w:r w:rsidRPr="00DC4FDF">
        <w:rPr>
          <w:sz w:val="28"/>
          <w:szCs w:val="28"/>
        </w:rPr>
        <w:t xml:space="preserve"> </w:t>
      </w:r>
      <w:proofErr w:type="spellStart"/>
      <w:r w:rsidRPr="00DC4FDF">
        <w:rPr>
          <w:sz w:val="28"/>
          <w:szCs w:val="28"/>
        </w:rPr>
        <w:t>của</w:t>
      </w:r>
      <w:proofErr w:type="spellEnd"/>
      <w:r w:rsidRPr="00DC4FDF">
        <w:rPr>
          <w:sz w:val="28"/>
          <w:szCs w:val="28"/>
        </w:rPr>
        <w:t xml:space="preserve"> </w:t>
      </w:r>
      <w:proofErr w:type="spellStart"/>
      <w:r w:rsidRPr="00DC4FDF">
        <w:rPr>
          <w:sz w:val="28"/>
          <w:szCs w:val="28"/>
        </w:rPr>
        <w:t>vòng</w:t>
      </w:r>
      <w:proofErr w:type="spellEnd"/>
      <w:r w:rsidRPr="00DC4FDF">
        <w:rPr>
          <w:sz w:val="28"/>
          <w:szCs w:val="28"/>
        </w:rPr>
        <w:t xml:space="preserve"> </w:t>
      </w:r>
      <w:proofErr w:type="spellStart"/>
      <w:r w:rsidRPr="00DC4FDF">
        <w:rPr>
          <w:sz w:val="28"/>
          <w:szCs w:val="28"/>
        </w:rPr>
        <w:t>này</w:t>
      </w:r>
      <w:proofErr w:type="spellEnd"/>
      <w:r w:rsidRPr="00DC4FDF">
        <w:rPr>
          <w:sz w:val="28"/>
          <w:szCs w:val="28"/>
        </w:rPr>
        <w:t xml:space="preserve"> </w:t>
      </w:r>
      <w:proofErr w:type="spellStart"/>
      <w:r w:rsidRPr="00DC4FDF">
        <w:rPr>
          <w:sz w:val="28"/>
          <w:szCs w:val="28"/>
        </w:rPr>
        <w:t>sẽ</w:t>
      </w:r>
      <w:proofErr w:type="spellEnd"/>
      <w:r w:rsidRPr="00DC4FDF">
        <w:rPr>
          <w:sz w:val="28"/>
          <w:szCs w:val="28"/>
        </w:rPr>
        <w:t xml:space="preserve"> </w:t>
      </w:r>
      <w:proofErr w:type="spellStart"/>
      <w:r w:rsidRPr="00DC4FDF">
        <w:rPr>
          <w:sz w:val="28"/>
          <w:szCs w:val="28"/>
        </w:rPr>
        <w:t>ảnh</w:t>
      </w:r>
      <w:proofErr w:type="spellEnd"/>
      <w:r w:rsidRPr="00DC4FDF">
        <w:rPr>
          <w:sz w:val="28"/>
          <w:szCs w:val="28"/>
        </w:rPr>
        <w:t xml:space="preserve"> </w:t>
      </w:r>
      <w:proofErr w:type="spellStart"/>
      <w:r w:rsidRPr="00DC4FDF">
        <w:rPr>
          <w:sz w:val="28"/>
          <w:szCs w:val="28"/>
        </w:rPr>
        <w:t>hưởng</w:t>
      </w:r>
      <w:proofErr w:type="spellEnd"/>
      <w:r w:rsidRPr="00DC4FDF">
        <w:rPr>
          <w:sz w:val="28"/>
          <w:szCs w:val="28"/>
        </w:rPr>
        <w:t xml:space="preserve"> </w:t>
      </w:r>
      <w:proofErr w:type="spellStart"/>
      <w:r w:rsidRPr="00DC4FDF">
        <w:rPr>
          <w:sz w:val="28"/>
          <w:szCs w:val="28"/>
        </w:rPr>
        <w:t>đến</w:t>
      </w:r>
      <w:proofErr w:type="spellEnd"/>
      <w:r w:rsidRPr="00DC4FDF">
        <w:rPr>
          <w:sz w:val="28"/>
          <w:szCs w:val="28"/>
        </w:rPr>
        <w:t xml:space="preserve"> </w:t>
      </w:r>
      <w:proofErr w:type="spellStart"/>
      <w:r w:rsidRPr="00DC4FDF">
        <w:rPr>
          <w:sz w:val="28"/>
          <w:szCs w:val="28"/>
        </w:rPr>
        <w:t>nhiều</w:t>
      </w:r>
      <w:proofErr w:type="spellEnd"/>
      <w:r w:rsidRPr="00DC4FDF">
        <w:rPr>
          <w:sz w:val="28"/>
          <w:szCs w:val="28"/>
        </w:rPr>
        <w:t xml:space="preserve"> </w:t>
      </w:r>
      <w:proofErr w:type="spellStart"/>
      <w:r w:rsidRPr="00DC4FDF">
        <w:rPr>
          <w:sz w:val="28"/>
          <w:szCs w:val="28"/>
        </w:rPr>
        <w:t>vị</w:t>
      </w:r>
      <w:proofErr w:type="spellEnd"/>
      <w:r w:rsidRPr="00DC4FDF">
        <w:rPr>
          <w:sz w:val="28"/>
          <w:szCs w:val="28"/>
        </w:rPr>
        <w:t xml:space="preserve"> </w:t>
      </w:r>
      <w:proofErr w:type="spellStart"/>
      <w:r w:rsidRPr="00DC4FDF">
        <w:rPr>
          <w:sz w:val="28"/>
          <w:szCs w:val="28"/>
        </w:rPr>
        <w:t>trí</w:t>
      </w:r>
      <w:proofErr w:type="spellEnd"/>
      <w:r w:rsidRPr="00DC4FDF">
        <w:rPr>
          <w:sz w:val="28"/>
          <w:szCs w:val="28"/>
        </w:rPr>
        <w:t xml:space="preserve"> bit </w:t>
      </w:r>
      <w:proofErr w:type="spellStart"/>
      <w:r w:rsidRPr="00DC4FDF">
        <w:rPr>
          <w:sz w:val="28"/>
          <w:szCs w:val="28"/>
        </w:rPr>
        <w:t>khác</w:t>
      </w:r>
      <w:proofErr w:type="spellEnd"/>
      <w:r w:rsidRPr="00DC4FDF">
        <w:rPr>
          <w:sz w:val="28"/>
          <w:szCs w:val="28"/>
        </w:rPr>
        <w:t xml:space="preserve"> </w:t>
      </w:r>
      <w:proofErr w:type="spellStart"/>
      <w:r w:rsidRPr="00DC4FDF">
        <w:rPr>
          <w:sz w:val="28"/>
          <w:szCs w:val="28"/>
        </w:rPr>
        <w:t>nhau</w:t>
      </w:r>
      <w:proofErr w:type="spellEnd"/>
      <w:r w:rsidRPr="00DC4FDF">
        <w:rPr>
          <w:sz w:val="28"/>
          <w:szCs w:val="28"/>
        </w:rPr>
        <w:t xml:space="preserve"> </w:t>
      </w:r>
      <w:proofErr w:type="spellStart"/>
      <w:r w:rsidRPr="00DC4FDF">
        <w:rPr>
          <w:sz w:val="28"/>
          <w:szCs w:val="28"/>
        </w:rPr>
        <w:t>trong</w:t>
      </w:r>
      <w:proofErr w:type="spellEnd"/>
      <w:r w:rsidRPr="00DC4FDF">
        <w:rPr>
          <w:sz w:val="28"/>
          <w:szCs w:val="28"/>
        </w:rPr>
        <w:t xml:space="preserve"> </w:t>
      </w:r>
      <w:proofErr w:type="spellStart"/>
      <w:r w:rsidRPr="00DC4FDF">
        <w:rPr>
          <w:sz w:val="28"/>
          <w:szCs w:val="28"/>
        </w:rPr>
        <w:t>vòng</w:t>
      </w:r>
      <w:proofErr w:type="spellEnd"/>
      <w:r w:rsidRPr="00DC4FDF">
        <w:rPr>
          <w:sz w:val="28"/>
          <w:szCs w:val="28"/>
        </w:rPr>
        <w:t xml:space="preserve"> </w:t>
      </w:r>
      <w:proofErr w:type="spellStart"/>
      <w:r w:rsidRPr="00DC4FDF">
        <w:rPr>
          <w:sz w:val="28"/>
          <w:szCs w:val="28"/>
        </w:rPr>
        <w:t>lặp</w:t>
      </w:r>
      <w:proofErr w:type="spellEnd"/>
      <w:r w:rsidRPr="00DC4FDF">
        <w:rPr>
          <w:sz w:val="28"/>
          <w:szCs w:val="28"/>
        </w:rPr>
        <w:t xml:space="preserve"> </w:t>
      </w:r>
      <w:proofErr w:type="spellStart"/>
      <w:r w:rsidRPr="00DC4FDF">
        <w:rPr>
          <w:sz w:val="28"/>
          <w:szCs w:val="28"/>
        </w:rPr>
        <w:t>tiếp</w:t>
      </w:r>
      <w:proofErr w:type="spellEnd"/>
      <w:r w:rsidRPr="00DC4FDF">
        <w:rPr>
          <w:sz w:val="28"/>
          <w:szCs w:val="28"/>
        </w:rPr>
        <w:t xml:space="preserve"> </w:t>
      </w:r>
      <w:proofErr w:type="spellStart"/>
      <w:r w:rsidRPr="00DC4FDF">
        <w:rPr>
          <w:sz w:val="28"/>
          <w:szCs w:val="28"/>
        </w:rPr>
        <w:t>theo.</w:t>
      </w:r>
      <w:proofErr w:type="spellEnd"/>
    </w:p>
    <w:p w14:paraId="59781D1F" w14:textId="3921AC51" w:rsidR="00020A5E" w:rsidRPr="00DC4FDF" w:rsidRDefault="00020A5E" w:rsidP="00020A5E">
      <w:pPr>
        <w:spacing w:before="120" w:after="0" w:line="312" w:lineRule="auto"/>
        <w:ind w:firstLine="720"/>
        <w:jc w:val="both"/>
        <w:rPr>
          <w:sz w:val="28"/>
          <w:szCs w:val="28"/>
        </w:rPr>
      </w:pPr>
      <w:proofErr w:type="spellStart"/>
      <w:r w:rsidRPr="00DC4FDF">
        <w:rPr>
          <w:sz w:val="28"/>
          <w:szCs w:val="28"/>
        </w:rPr>
        <w:t>Cách</w:t>
      </w:r>
      <w:proofErr w:type="spellEnd"/>
      <w:r w:rsidRPr="00DC4FDF">
        <w:rPr>
          <w:sz w:val="28"/>
          <w:szCs w:val="28"/>
        </w:rPr>
        <w:t xml:space="preserve"> </w:t>
      </w:r>
      <w:proofErr w:type="spellStart"/>
      <w:r w:rsidRPr="00DC4FDF">
        <w:rPr>
          <w:sz w:val="28"/>
          <w:szCs w:val="28"/>
        </w:rPr>
        <w:t>thực</w:t>
      </w:r>
      <w:proofErr w:type="spellEnd"/>
      <w:r w:rsidRPr="00DC4FDF">
        <w:rPr>
          <w:sz w:val="28"/>
          <w:szCs w:val="28"/>
        </w:rPr>
        <w:t xml:space="preserve"> </w:t>
      </w:r>
      <w:proofErr w:type="spellStart"/>
      <w:r w:rsidRPr="00DC4FDF">
        <w:rPr>
          <w:sz w:val="28"/>
          <w:szCs w:val="28"/>
        </w:rPr>
        <w:t>hiện</w:t>
      </w:r>
      <w:proofErr w:type="spellEnd"/>
      <w:r w:rsidRPr="00DC4FDF">
        <w:rPr>
          <w:sz w:val="28"/>
          <w:szCs w:val="28"/>
        </w:rPr>
        <w:t xml:space="preserve">: </w:t>
      </w:r>
    </w:p>
    <w:p w14:paraId="700213DD" w14:textId="6CF9F914" w:rsidR="00020A5E" w:rsidRPr="00DC4FDF" w:rsidRDefault="006D4034" w:rsidP="00020A5E">
      <w:pPr>
        <w:spacing w:before="120" w:after="0" w:line="312" w:lineRule="auto"/>
        <w:ind w:left="1440"/>
        <w:jc w:val="both"/>
        <w:rPr>
          <w:sz w:val="28"/>
          <w:szCs w:val="28"/>
        </w:rPr>
      </w:pPr>
      <w:r w:rsidRPr="00DC4FDF">
        <w:rPr>
          <w:sz w:val="28"/>
          <w:szCs w:val="28"/>
          <w:lang w:val="vi-VN"/>
        </w:rPr>
        <w:t xml:space="preserve">- </w:t>
      </w:r>
      <w:proofErr w:type="spellStart"/>
      <w:r w:rsidR="00020A5E" w:rsidRPr="00DC4FDF">
        <w:rPr>
          <w:sz w:val="28"/>
          <w:szCs w:val="28"/>
        </w:rPr>
        <w:t>Chuỗi</w:t>
      </w:r>
      <w:proofErr w:type="spellEnd"/>
      <w:r w:rsidR="00020A5E" w:rsidRPr="00DC4FDF">
        <w:rPr>
          <w:sz w:val="28"/>
          <w:szCs w:val="28"/>
        </w:rPr>
        <w:t xml:space="preserve"> 32-bit </w:t>
      </w:r>
      <w:proofErr w:type="spellStart"/>
      <w:r w:rsidR="00020A5E" w:rsidRPr="00DC4FDF">
        <w:rPr>
          <w:sz w:val="28"/>
          <w:szCs w:val="28"/>
        </w:rPr>
        <w:t>thu</w:t>
      </w:r>
      <w:proofErr w:type="spellEnd"/>
      <w:r w:rsidR="00020A5E" w:rsidRPr="00DC4FDF">
        <w:rPr>
          <w:sz w:val="28"/>
          <w:szCs w:val="28"/>
        </w:rPr>
        <w:t xml:space="preserve"> </w:t>
      </w:r>
      <w:proofErr w:type="spellStart"/>
      <w:r w:rsidR="00020A5E" w:rsidRPr="00DC4FDF">
        <w:rPr>
          <w:sz w:val="28"/>
          <w:szCs w:val="28"/>
        </w:rPr>
        <w:t>được</w:t>
      </w:r>
      <w:proofErr w:type="spellEnd"/>
      <w:r w:rsidR="00020A5E" w:rsidRPr="00DC4FDF">
        <w:rPr>
          <w:sz w:val="28"/>
          <w:szCs w:val="28"/>
        </w:rPr>
        <w:t xml:space="preserve"> </w:t>
      </w:r>
      <w:proofErr w:type="spellStart"/>
      <w:r w:rsidR="00020A5E" w:rsidRPr="00DC4FDF">
        <w:rPr>
          <w:sz w:val="28"/>
          <w:szCs w:val="28"/>
        </w:rPr>
        <w:t>từ</w:t>
      </w:r>
      <w:proofErr w:type="spellEnd"/>
      <w:r w:rsidR="00020A5E" w:rsidRPr="00DC4FDF">
        <w:rPr>
          <w:sz w:val="28"/>
          <w:szCs w:val="28"/>
        </w:rPr>
        <w:t xml:space="preserve"> 8 S-Box </w:t>
      </w:r>
      <w:proofErr w:type="spellStart"/>
      <w:r w:rsidR="00020A5E" w:rsidRPr="00DC4FDF">
        <w:rPr>
          <w:sz w:val="28"/>
          <w:szCs w:val="28"/>
        </w:rPr>
        <w:t>sẽ</w:t>
      </w:r>
      <w:proofErr w:type="spellEnd"/>
      <w:r w:rsidR="00020A5E" w:rsidRPr="00DC4FDF">
        <w:rPr>
          <w:sz w:val="28"/>
          <w:szCs w:val="28"/>
        </w:rPr>
        <w:t xml:space="preserve"> </w:t>
      </w:r>
      <w:proofErr w:type="spellStart"/>
      <w:r w:rsidR="00020A5E" w:rsidRPr="00DC4FDF">
        <w:rPr>
          <w:sz w:val="28"/>
          <w:szCs w:val="28"/>
        </w:rPr>
        <w:t>được</w:t>
      </w:r>
      <w:proofErr w:type="spellEnd"/>
      <w:r w:rsidR="00020A5E" w:rsidRPr="00DC4FDF">
        <w:rPr>
          <w:sz w:val="28"/>
          <w:szCs w:val="28"/>
        </w:rPr>
        <w:t xml:space="preserve"> </w:t>
      </w:r>
      <w:proofErr w:type="spellStart"/>
      <w:r w:rsidR="00020A5E" w:rsidRPr="00DC4FDF">
        <w:rPr>
          <w:sz w:val="28"/>
          <w:szCs w:val="28"/>
        </w:rPr>
        <w:t>sắp</w:t>
      </w:r>
      <w:proofErr w:type="spellEnd"/>
      <w:r w:rsidR="00020A5E" w:rsidRPr="00DC4FDF">
        <w:rPr>
          <w:sz w:val="28"/>
          <w:szCs w:val="28"/>
        </w:rPr>
        <w:t xml:space="preserve"> </w:t>
      </w:r>
      <w:proofErr w:type="spellStart"/>
      <w:r w:rsidR="00020A5E" w:rsidRPr="00DC4FDF">
        <w:rPr>
          <w:sz w:val="28"/>
          <w:szCs w:val="28"/>
        </w:rPr>
        <w:t>xếp</w:t>
      </w:r>
      <w:proofErr w:type="spellEnd"/>
      <w:r w:rsidR="00020A5E" w:rsidRPr="00DC4FDF">
        <w:rPr>
          <w:sz w:val="28"/>
          <w:szCs w:val="28"/>
        </w:rPr>
        <w:t xml:space="preserve"> </w:t>
      </w:r>
      <w:proofErr w:type="spellStart"/>
      <w:r w:rsidR="00020A5E" w:rsidRPr="00DC4FDF">
        <w:rPr>
          <w:sz w:val="28"/>
          <w:szCs w:val="28"/>
        </w:rPr>
        <w:t>lại</w:t>
      </w:r>
      <w:proofErr w:type="spellEnd"/>
      <w:r w:rsidR="00020A5E" w:rsidRPr="00DC4FDF">
        <w:rPr>
          <w:sz w:val="28"/>
          <w:szCs w:val="28"/>
        </w:rPr>
        <w:t xml:space="preserve"> </w:t>
      </w:r>
      <w:proofErr w:type="spellStart"/>
      <w:r w:rsidR="00020A5E" w:rsidRPr="00DC4FDF">
        <w:rPr>
          <w:sz w:val="28"/>
          <w:szCs w:val="28"/>
        </w:rPr>
        <w:t>theo</w:t>
      </w:r>
      <w:proofErr w:type="spellEnd"/>
      <w:r w:rsidR="00020A5E" w:rsidRPr="00DC4FDF">
        <w:rPr>
          <w:sz w:val="28"/>
          <w:szCs w:val="28"/>
        </w:rPr>
        <w:t xml:space="preserve"> </w:t>
      </w:r>
      <w:proofErr w:type="spellStart"/>
      <w:r w:rsidR="00020A5E" w:rsidRPr="00DC4FDF">
        <w:rPr>
          <w:sz w:val="28"/>
          <w:szCs w:val="28"/>
        </w:rPr>
        <w:t>một</w:t>
      </w:r>
      <w:proofErr w:type="spellEnd"/>
      <w:r w:rsidR="00020A5E" w:rsidRPr="00DC4FDF">
        <w:rPr>
          <w:sz w:val="28"/>
          <w:szCs w:val="28"/>
        </w:rPr>
        <w:t xml:space="preserve"> </w:t>
      </w:r>
      <w:proofErr w:type="spellStart"/>
      <w:r w:rsidR="00020A5E" w:rsidRPr="00DC4FDF">
        <w:rPr>
          <w:sz w:val="28"/>
          <w:szCs w:val="28"/>
        </w:rPr>
        <w:t>bảng</w:t>
      </w:r>
      <w:proofErr w:type="spellEnd"/>
      <w:r w:rsidR="00020A5E" w:rsidRPr="00DC4FDF">
        <w:rPr>
          <w:sz w:val="28"/>
          <w:szCs w:val="28"/>
        </w:rPr>
        <w:t xml:space="preserve"> </w:t>
      </w:r>
      <w:proofErr w:type="spellStart"/>
      <w:r w:rsidR="00020A5E" w:rsidRPr="00DC4FDF">
        <w:rPr>
          <w:sz w:val="28"/>
          <w:szCs w:val="28"/>
        </w:rPr>
        <w:t>hoán</w:t>
      </w:r>
      <w:proofErr w:type="spellEnd"/>
      <w:r w:rsidR="00020A5E" w:rsidRPr="00DC4FDF">
        <w:rPr>
          <w:sz w:val="28"/>
          <w:szCs w:val="28"/>
        </w:rPr>
        <w:t xml:space="preserve"> </w:t>
      </w:r>
      <w:proofErr w:type="spellStart"/>
      <w:r w:rsidR="00020A5E" w:rsidRPr="00DC4FDF">
        <w:rPr>
          <w:sz w:val="28"/>
          <w:szCs w:val="28"/>
        </w:rPr>
        <w:t>vị</w:t>
      </w:r>
      <w:proofErr w:type="spellEnd"/>
      <w:r w:rsidR="00020A5E" w:rsidRPr="00DC4FDF">
        <w:rPr>
          <w:sz w:val="28"/>
          <w:szCs w:val="28"/>
        </w:rPr>
        <w:t xml:space="preserve"> </w:t>
      </w:r>
      <w:proofErr w:type="spellStart"/>
      <w:r w:rsidR="00020A5E" w:rsidRPr="00DC4FDF">
        <w:rPr>
          <w:sz w:val="28"/>
          <w:szCs w:val="28"/>
        </w:rPr>
        <w:t>cố</w:t>
      </w:r>
      <w:proofErr w:type="spellEnd"/>
      <w:r w:rsidR="00020A5E" w:rsidRPr="00DC4FDF">
        <w:rPr>
          <w:sz w:val="28"/>
          <w:szCs w:val="28"/>
        </w:rPr>
        <w:t xml:space="preserve"> </w:t>
      </w:r>
      <w:proofErr w:type="spellStart"/>
      <w:r w:rsidR="00020A5E" w:rsidRPr="00DC4FDF">
        <w:rPr>
          <w:sz w:val="28"/>
          <w:szCs w:val="28"/>
        </w:rPr>
        <w:t>định</w:t>
      </w:r>
      <w:proofErr w:type="spellEnd"/>
      <w:r w:rsidR="00020A5E" w:rsidRPr="00DC4FDF">
        <w:rPr>
          <w:sz w:val="28"/>
          <w:szCs w:val="28"/>
        </w:rPr>
        <w:t xml:space="preserve"> </w:t>
      </w:r>
      <w:proofErr w:type="spellStart"/>
      <w:r w:rsidR="00020A5E" w:rsidRPr="00DC4FDF">
        <w:rPr>
          <w:sz w:val="28"/>
          <w:szCs w:val="28"/>
        </w:rPr>
        <w:t>gọi</w:t>
      </w:r>
      <w:proofErr w:type="spellEnd"/>
      <w:r w:rsidR="00020A5E" w:rsidRPr="00DC4FDF">
        <w:rPr>
          <w:sz w:val="28"/>
          <w:szCs w:val="28"/>
        </w:rPr>
        <w:t xml:space="preserve"> </w:t>
      </w:r>
      <w:proofErr w:type="spellStart"/>
      <w:r w:rsidR="00020A5E" w:rsidRPr="00DC4FDF">
        <w:rPr>
          <w:sz w:val="28"/>
          <w:szCs w:val="28"/>
        </w:rPr>
        <w:t>là</w:t>
      </w:r>
      <w:proofErr w:type="spellEnd"/>
      <w:r w:rsidR="00020A5E" w:rsidRPr="00DC4FDF">
        <w:rPr>
          <w:sz w:val="28"/>
          <w:szCs w:val="28"/>
        </w:rPr>
        <w:t xml:space="preserve"> P-table. </w:t>
      </w:r>
      <w:proofErr w:type="spellStart"/>
      <w:r w:rsidR="00020A5E" w:rsidRPr="00DC4FDF">
        <w:rPr>
          <w:sz w:val="28"/>
          <w:szCs w:val="28"/>
        </w:rPr>
        <w:t>Quá</w:t>
      </w:r>
      <w:proofErr w:type="spellEnd"/>
      <w:r w:rsidR="00020A5E" w:rsidRPr="00DC4FDF">
        <w:rPr>
          <w:sz w:val="28"/>
          <w:szCs w:val="28"/>
        </w:rPr>
        <w:t xml:space="preserve"> </w:t>
      </w:r>
      <w:proofErr w:type="spellStart"/>
      <w:r w:rsidR="00020A5E" w:rsidRPr="00DC4FDF">
        <w:rPr>
          <w:sz w:val="28"/>
          <w:szCs w:val="28"/>
        </w:rPr>
        <w:t>trình</w:t>
      </w:r>
      <w:proofErr w:type="spellEnd"/>
      <w:r w:rsidR="00020A5E" w:rsidRPr="00DC4FDF">
        <w:rPr>
          <w:sz w:val="28"/>
          <w:szCs w:val="28"/>
        </w:rPr>
        <w:t xml:space="preserve"> </w:t>
      </w:r>
      <w:proofErr w:type="spellStart"/>
      <w:r w:rsidR="00020A5E" w:rsidRPr="00DC4FDF">
        <w:rPr>
          <w:sz w:val="28"/>
          <w:szCs w:val="28"/>
        </w:rPr>
        <w:t>này</w:t>
      </w:r>
      <w:proofErr w:type="spellEnd"/>
      <w:r w:rsidR="00020A5E" w:rsidRPr="00DC4FDF">
        <w:rPr>
          <w:sz w:val="28"/>
          <w:szCs w:val="28"/>
        </w:rPr>
        <w:t xml:space="preserve"> </w:t>
      </w:r>
      <w:proofErr w:type="spellStart"/>
      <w:r w:rsidR="00020A5E" w:rsidRPr="00DC4FDF">
        <w:rPr>
          <w:sz w:val="28"/>
          <w:szCs w:val="28"/>
        </w:rPr>
        <w:t>ánh</w:t>
      </w:r>
      <w:proofErr w:type="spellEnd"/>
      <w:r w:rsidR="00020A5E" w:rsidRPr="00DC4FDF">
        <w:rPr>
          <w:sz w:val="28"/>
          <w:szCs w:val="28"/>
        </w:rPr>
        <w:t xml:space="preserve"> </w:t>
      </w:r>
      <w:proofErr w:type="spellStart"/>
      <w:r w:rsidR="00020A5E" w:rsidRPr="00DC4FDF">
        <w:rPr>
          <w:sz w:val="28"/>
          <w:szCs w:val="28"/>
        </w:rPr>
        <w:t>xạ</w:t>
      </w:r>
      <w:proofErr w:type="spellEnd"/>
      <w:r w:rsidR="00020A5E" w:rsidRPr="00DC4FDF">
        <w:rPr>
          <w:sz w:val="28"/>
          <w:szCs w:val="28"/>
        </w:rPr>
        <w:t xml:space="preserve"> </w:t>
      </w:r>
      <w:proofErr w:type="spellStart"/>
      <w:r w:rsidR="00020A5E" w:rsidRPr="00DC4FDF">
        <w:rPr>
          <w:sz w:val="28"/>
          <w:szCs w:val="28"/>
        </w:rPr>
        <w:t>mỗi</w:t>
      </w:r>
      <w:proofErr w:type="spellEnd"/>
      <w:r w:rsidR="00020A5E" w:rsidRPr="00DC4FDF">
        <w:rPr>
          <w:sz w:val="28"/>
          <w:szCs w:val="28"/>
        </w:rPr>
        <w:t xml:space="preserve"> bit </w:t>
      </w:r>
      <w:proofErr w:type="spellStart"/>
      <w:r w:rsidR="00020A5E" w:rsidRPr="00DC4FDF">
        <w:rPr>
          <w:sz w:val="28"/>
          <w:szCs w:val="28"/>
        </w:rPr>
        <w:t>từ</w:t>
      </w:r>
      <w:proofErr w:type="spellEnd"/>
      <w:r w:rsidR="00020A5E" w:rsidRPr="00DC4FDF">
        <w:rPr>
          <w:sz w:val="28"/>
          <w:szCs w:val="28"/>
        </w:rPr>
        <w:t xml:space="preserve"> </w:t>
      </w:r>
      <w:proofErr w:type="spellStart"/>
      <w:r w:rsidR="00020A5E" w:rsidRPr="00DC4FDF">
        <w:rPr>
          <w:sz w:val="28"/>
          <w:szCs w:val="28"/>
        </w:rPr>
        <w:t>vị</w:t>
      </w:r>
      <w:proofErr w:type="spellEnd"/>
      <w:r w:rsidR="00020A5E" w:rsidRPr="00DC4FDF">
        <w:rPr>
          <w:sz w:val="28"/>
          <w:szCs w:val="28"/>
        </w:rPr>
        <w:t xml:space="preserve"> </w:t>
      </w:r>
      <w:proofErr w:type="spellStart"/>
      <w:r w:rsidR="00020A5E" w:rsidRPr="00DC4FDF">
        <w:rPr>
          <w:sz w:val="28"/>
          <w:szCs w:val="28"/>
        </w:rPr>
        <w:t>trí</w:t>
      </w:r>
      <w:proofErr w:type="spellEnd"/>
      <w:r w:rsidR="00020A5E" w:rsidRPr="00DC4FDF">
        <w:rPr>
          <w:sz w:val="28"/>
          <w:szCs w:val="28"/>
        </w:rPr>
        <w:t xml:space="preserve"> ban </w:t>
      </w:r>
      <w:proofErr w:type="spellStart"/>
      <w:r w:rsidR="00020A5E" w:rsidRPr="00DC4FDF">
        <w:rPr>
          <w:sz w:val="28"/>
          <w:szCs w:val="28"/>
        </w:rPr>
        <w:t>đầu</w:t>
      </w:r>
      <w:proofErr w:type="spellEnd"/>
      <w:r w:rsidR="00020A5E" w:rsidRPr="00DC4FDF">
        <w:rPr>
          <w:sz w:val="28"/>
          <w:szCs w:val="28"/>
        </w:rPr>
        <w:t xml:space="preserve"> </w:t>
      </w:r>
      <w:proofErr w:type="spellStart"/>
      <w:r w:rsidR="00020A5E" w:rsidRPr="00DC4FDF">
        <w:rPr>
          <w:sz w:val="28"/>
          <w:szCs w:val="28"/>
        </w:rPr>
        <w:t>i</w:t>
      </w:r>
      <w:proofErr w:type="spellEnd"/>
      <w:r w:rsidR="00020A5E" w:rsidRPr="00DC4FDF">
        <w:rPr>
          <w:sz w:val="28"/>
          <w:szCs w:val="28"/>
        </w:rPr>
        <w:t xml:space="preserve"> sang </w:t>
      </w:r>
      <w:proofErr w:type="spellStart"/>
      <w:r w:rsidR="00020A5E" w:rsidRPr="00DC4FDF">
        <w:rPr>
          <w:sz w:val="28"/>
          <w:szCs w:val="28"/>
        </w:rPr>
        <w:t>một</w:t>
      </w:r>
      <w:proofErr w:type="spellEnd"/>
      <w:r w:rsidR="00020A5E" w:rsidRPr="00DC4FDF">
        <w:rPr>
          <w:sz w:val="28"/>
          <w:szCs w:val="28"/>
        </w:rPr>
        <w:t xml:space="preserve"> </w:t>
      </w:r>
      <w:proofErr w:type="spellStart"/>
      <w:r w:rsidR="00020A5E" w:rsidRPr="00DC4FDF">
        <w:rPr>
          <w:sz w:val="28"/>
          <w:szCs w:val="28"/>
        </w:rPr>
        <w:t>vị</w:t>
      </w:r>
      <w:proofErr w:type="spellEnd"/>
      <w:r w:rsidR="00020A5E" w:rsidRPr="00DC4FDF">
        <w:rPr>
          <w:sz w:val="28"/>
          <w:szCs w:val="28"/>
        </w:rPr>
        <w:t xml:space="preserve"> </w:t>
      </w:r>
      <w:proofErr w:type="spellStart"/>
      <w:r w:rsidR="00020A5E" w:rsidRPr="00DC4FDF">
        <w:rPr>
          <w:sz w:val="28"/>
          <w:szCs w:val="28"/>
        </w:rPr>
        <w:t>trí</w:t>
      </w:r>
      <w:proofErr w:type="spellEnd"/>
      <w:r w:rsidR="00020A5E" w:rsidRPr="00DC4FDF">
        <w:rPr>
          <w:sz w:val="28"/>
          <w:szCs w:val="28"/>
        </w:rPr>
        <w:t xml:space="preserve"> </w:t>
      </w:r>
      <w:proofErr w:type="spellStart"/>
      <w:r w:rsidR="00020A5E" w:rsidRPr="00DC4FDF">
        <w:rPr>
          <w:sz w:val="28"/>
          <w:szCs w:val="28"/>
        </w:rPr>
        <w:t>mới</w:t>
      </w:r>
      <w:proofErr w:type="spellEnd"/>
      <w:r w:rsidR="00020A5E" w:rsidRPr="00DC4FDF">
        <w:rPr>
          <w:sz w:val="28"/>
          <w:szCs w:val="28"/>
        </w:rPr>
        <w:t xml:space="preserve"> P(</w:t>
      </w:r>
      <w:proofErr w:type="spellStart"/>
      <w:r w:rsidR="00020A5E" w:rsidRPr="00DC4FDF">
        <w:rPr>
          <w:sz w:val="28"/>
          <w:szCs w:val="28"/>
        </w:rPr>
        <w:t>i</w:t>
      </w:r>
      <w:proofErr w:type="spellEnd"/>
      <w:r w:rsidR="00020A5E" w:rsidRPr="00DC4FDF">
        <w:rPr>
          <w:sz w:val="28"/>
          <w:szCs w:val="28"/>
        </w:rPr>
        <w:t>).</w:t>
      </w:r>
    </w:p>
    <w:p w14:paraId="1AC0EAD1" w14:textId="60CD1855" w:rsidR="00020A5E" w:rsidRPr="00DC4FDF" w:rsidRDefault="006D4034" w:rsidP="00020A5E">
      <w:pPr>
        <w:spacing w:before="120" w:after="0" w:line="312" w:lineRule="auto"/>
        <w:ind w:left="1440"/>
        <w:jc w:val="both"/>
        <w:rPr>
          <w:sz w:val="28"/>
          <w:szCs w:val="28"/>
        </w:rPr>
      </w:pPr>
      <w:r w:rsidRPr="00DC4FDF">
        <w:rPr>
          <w:sz w:val="28"/>
          <w:szCs w:val="28"/>
          <w:lang w:val="vi-VN"/>
        </w:rPr>
        <w:t xml:space="preserve">- </w:t>
      </w:r>
      <w:proofErr w:type="spellStart"/>
      <w:r w:rsidR="00020A5E" w:rsidRPr="00DC4FDF">
        <w:rPr>
          <w:sz w:val="28"/>
          <w:szCs w:val="28"/>
        </w:rPr>
        <w:t>Bảng</w:t>
      </w:r>
      <w:proofErr w:type="spellEnd"/>
      <w:r w:rsidR="00020A5E" w:rsidRPr="00DC4FDF">
        <w:rPr>
          <w:sz w:val="28"/>
          <w:szCs w:val="28"/>
        </w:rPr>
        <w:t xml:space="preserve"> P-Box </w:t>
      </w:r>
      <w:proofErr w:type="spellStart"/>
      <w:r w:rsidR="00020A5E" w:rsidRPr="00DC4FDF">
        <w:rPr>
          <w:sz w:val="28"/>
          <w:szCs w:val="28"/>
        </w:rPr>
        <w:t>được</w:t>
      </w:r>
      <w:proofErr w:type="spellEnd"/>
      <w:r w:rsidR="00020A5E" w:rsidRPr="00DC4FDF">
        <w:rPr>
          <w:sz w:val="28"/>
          <w:szCs w:val="28"/>
        </w:rPr>
        <w:t xml:space="preserve"> </w:t>
      </w:r>
      <w:proofErr w:type="spellStart"/>
      <w:r w:rsidR="00020A5E" w:rsidRPr="00DC4FDF">
        <w:rPr>
          <w:sz w:val="28"/>
          <w:szCs w:val="28"/>
        </w:rPr>
        <w:t>định</w:t>
      </w:r>
      <w:proofErr w:type="spellEnd"/>
      <w:r w:rsidR="00020A5E" w:rsidRPr="00DC4FDF">
        <w:rPr>
          <w:sz w:val="28"/>
          <w:szCs w:val="28"/>
        </w:rPr>
        <w:t xml:space="preserve"> </w:t>
      </w:r>
      <w:proofErr w:type="spellStart"/>
      <w:r w:rsidR="00020A5E" w:rsidRPr="00DC4FDF">
        <w:rPr>
          <w:sz w:val="28"/>
          <w:szCs w:val="28"/>
        </w:rPr>
        <w:t>nghĩa</w:t>
      </w:r>
      <w:proofErr w:type="spellEnd"/>
      <w:r w:rsidR="00020A5E" w:rsidRPr="00DC4FDF">
        <w:rPr>
          <w:sz w:val="28"/>
          <w:szCs w:val="28"/>
        </w:rPr>
        <w:t xml:space="preserve"> </w:t>
      </w:r>
      <w:proofErr w:type="spellStart"/>
      <w:r w:rsidR="00020A5E" w:rsidRPr="00DC4FDF">
        <w:rPr>
          <w:sz w:val="28"/>
          <w:szCs w:val="28"/>
        </w:rPr>
        <w:t>theo</w:t>
      </w:r>
      <w:proofErr w:type="spellEnd"/>
      <w:r w:rsidR="00020A5E" w:rsidRPr="00DC4FDF">
        <w:rPr>
          <w:sz w:val="28"/>
          <w:szCs w:val="28"/>
        </w:rPr>
        <w:t xml:space="preserve"> </w:t>
      </w:r>
      <w:proofErr w:type="spellStart"/>
      <w:r w:rsidR="00020A5E" w:rsidRPr="00DC4FDF">
        <w:rPr>
          <w:sz w:val="28"/>
          <w:szCs w:val="28"/>
        </w:rPr>
        <w:t>tiêu</w:t>
      </w:r>
      <w:proofErr w:type="spellEnd"/>
      <w:r w:rsidR="00020A5E" w:rsidRPr="00DC4FDF">
        <w:rPr>
          <w:sz w:val="28"/>
          <w:szCs w:val="28"/>
        </w:rPr>
        <w:t xml:space="preserve"> </w:t>
      </w:r>
      <w:proofErr w:type="spellStart"/>
      <w:r w:rsidR="00020A5E" w:rsidRPr="00DC4FDF">
        <w:rPr>
          <w:sz w:val="28"/>
          <w:szCs w:val="28"/>
        </w:rPr>
        <w:t>chuẩn</w:t>
      </w:r>
      <w:proofErr w:type="spellEnd"/>
      <w:r w:rsidR="00020A5E" w:rsidRPr="00DC4FDF">
        <w:rPr>
          <w:sz w:val="28"/>
          <w:szCs w:val="28"/>
        </w:rPr>
        <w:t xml:space="preserve"> DES </w:t>
      </w:r>
      <w:proofErr w:type="spellStart"/>
      <w:r w:rsidR="00020A5E" w:rsidRPr="00DC4FDF">
        <w:rPr>
          <w:sz w:val="28"/>
          <w:szCs w:val="28"/>
        </w:rPr>
        <w:t>như</w:t>
      </w:r>
      <w:proofErr w:type="spellEnd"/>
      <w:r w:rsidR="00020A5E" w:rsidRPr="00DC4FDF">
        <w:rPr>
          <w:sz w:val="28"/>
          <w:szCs w:val="28"/>
        </w:rPr>
        <w:t xml:space="preserve"> </w:t>
      </w:r>
      <w:proofErr w:type="spellStart"/>
      <w:r w:rsidR="00020A5E" w:rsidRPr="00DC4FDF">
        <w:rPr>
          <w:sz w:val="28"/>
          <w:szCs w:val="28"/>
        </w:rPr>
        <w:t>sau</w:t>
      </w:r>
      <w:proofErr w:type="spellEnd"/>
      <w:r w:rsidR="00020A5E" w:rsidRPr="00DC4FDF">
        <w:rPr>
          <w:sz w:val="28"/>
          <w:szCs w:val="28"/>
        </w:rPr>
        <w:t>:</w:t>
      </w:r>
    </w:p>
    <w:p w14:paraId="0A1CBE6E" w14:textId="77777777" w:rsidR="00020A5E" w:rsidRPr="00DC4FDF" w:rsidRDefault="00020A5E" w:rsidP="00020A5E">
      <w:pPr>
        <w:spacing w:before="120" w:after="0" w:line="312" w:lineRule="auto"/>
        <w:jc w:val="both"/>
        <w:rPr>
          <w:sz w:val="28"/>
          <w:szCs w:val="28"/>
        </w:rPr>
      </w:pPr>
    </w:p>
    <w:p w14:paraId="1EA59D11" w14:textId="57B85629" w:rsidR="00171A42" w:rsidRPr="00DC4FDF" w:rsidRDefault="00171A42" w:rsidP="00020A5E">
      <w:pPr>
        <w:spacing w:before="60"/>
        <w:ind w:left="1440"/>
        <w:jc w:val="both"/>
        <w:rPr>
          <w:color w:val="000000"/>
          <w:sz w:val="28"/>
          <w:szCs w:val="28"/>
        </w:rPr>
      </w:pPr>
      <w:r w:rsidRPr="00DC4FDF">
        <w:rPr>
          <w:i/>
          <w:color w:val="000000"/>
          <w:sz w:val="28"/>
          <w:szCs w:val="28"/>
          <w:lang w:val="vi-VN"/>
        </w:rPr>
        <w:br/>
      </w:r>
      <w:r w:rsidR="0023478E" w:rsidRPr="00DC4FDF">
        <w:rPr>
          <w:noProof/>
          <w:sz w:val="28"/>
          <w:szCs w:val="28"/>
        </w:rPr>
        <w:drawing>
          <wp:inline distT="0" distB="0" distL="0" distR="0" wp14:anchorId="55CE42A7" wp14:editId="64DFDFC0">
            <wp:extent cx="4010660" cy="1364615"/>
            <wp:effectExtent l="0" t="0" r="8890" b="6985"/>
            <wp:docPr id="10485498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010660" cy="1364615"/>
                    </a:xfrm>
                    <a:prstGeom prst="rect">
                      <a:avLst/>
                    </a:prstGeom>
                    <a:noFill/>
                    <a:ln>
                      <a:noFill/>
                    </a:ln>
                  </pic:spPr>
                </pic:pic>
              </a:graphicData>
            </a:graphic>
          </wp:inline>
        </w:drawing>
      </w:r>
    </w:p>
    <w:p w14:paraId="505FC0F2" w14:textId="44C5E046" w:rsidR="00455089" w:rsidRPr="00DC4FDF" w:rsidRDefault="00455089" w:rsidP="00455089">
      <w:pPr>
        <w:spacing w:before="120" w:after="0" w:line="312" w:lineRule="auto"/>
        <w:ind w:firstLine="720"/>
        <w:jc w:val="both"/>
        <w:rPr>
          <w:sz w:val="28"/>
          <w:szCs w:val="28"/>
        </w:rPr>
      </w:pPr>
      <w:proofErr w:type="spellStart"/>
      <w:r w:rsidRPr="00DC4FDF">
        <w:rPr>
          <w:sz w:val="28"/>
          <w:szCs w:val="28"/>
        </w:rPr>
        <w:t>Kết</w:t>
      </w:r>
      <w:proofErr w:type="spellEnd"/>
      <w:r w:rsidRPr="00DC4FDF">
        <w:rPr>
          <w:sz w:val="28"/>
          <w:szCs w:val="28"/>
        </w:rPr>
        <w:t xml:space="preserve"> </w:t>
      </w:r>
      <w:proofErr w:type="spellStart"/>
      <w:r w:rsidRPr="00DC4FDF">
        <w:rPr>
          <w:sz w:val="28"/>
          <w:szCs w:val="28"/>
        </w:rPr>
        <w:t>quả</w:t>
      </w:r>
      <w:proofErr w:type="spellEnd"/>
      <w:r w:rsidRPr="00DC4FDF">
        <w:rPr>
          <w:sz w:val="28"/>
          <w:szCs w:val="28"/>
        </w:rPr>
        <w:t xml:space="preserve">: </w:t>
      </w:r>
      <w:proofErr w:type="spellStart"/>
      <w:r w:rsidRPr="00DC4FDF">
        <w:rPr>
          <w:sz w:val="28"/>
          <w:szCs w:val="28"/>
        </w:rPr>
        <w:t>Đầu</w:t>
      </w:r>
      <w:proofErr w:type="spellEnd"/>
      <w:r w:rsidRPr="00DC4FDF">
        <w:rPr>
          <w:sz w:val="28"/>
          <w:szCs w:val="28"/>
        </w:rPr>
        <w:t xml:space="preserve"> </w:t>
      </w:r>
      <w:proofErr w:type="spellStart"/>
      <w:r w:rsidRPr="00DC4FDF">
        <w:rPr>
          <w:sz w:val="28"/>
          <w:szCs w:val="28"/>
        </w:rPr>
        <w:t>ra</w:t>
      </w:r>
      <w:proofErr w:type="spellEnd"/>
      <w:r w:rsidRPr="00DC4FDF">
        <w:rPr>
          <w:sz w:val="28"/>
          <w:szCs w:val="28"/>
        </w:rPr>
        <w:t xml:space="preserve"> </w:t>
      </w:r>
      <w:proofErr w:type="spellStart"/>
      <w:r w:rsidRPr="00DC4FDF">
        <w:rPr>
          <w:sz w:val="28"/>
          <w:szCs w:val="28"/>
        </w:rPr>
        <w:t>của</w:t>
      </w:r>
      <w:proofErr w:type="spellEnd"/>
      <w:r w:rsidRPr="00DC4FDF">
        <w:rPr>
          <w:sz w:val="28"/>
          <w:szCs w:val="28"/>
        </w:rPr>
        <w:t xml:space="preserve"> P-Box </w:t>
      </w:r>
      <w:proofErr w:type="spellStart"/>
      <w:r w:rsidRPr="00DC4FDF">
        <w:rPr>
          <w:sz w:val="28"/>
          <w:szCs w:val="28"/>
        </w:rPr>
        <w:t>là</w:t>
      </w:r>
      <w:proofErr w:type="spellEnd"/>
      <w:r w:rsidRPr="00DC4FDF">
        <w:rPr>
          <w:sz w:val="28"/>
          <w:szCs w:val="28"/>
        </w:rPr>
        <w:t xml:space="preserve"> </w:t>
      </w:r>
      <w:proofErr w:type="spellStart"/>
      <w:r w:rsidRPr="00DC4FDF">
        <w:rPr>
          <w:sz w:val="28"/>
          <w:szCs w:val="28"/>
        </w:rPr>
        <w:t>một</w:t>
      </w:r>
      <w:proofErr w:type="spellEnd"/>
      <w:r w:rsidRPr="00DC4FDF">
        <w:rPr>
          <w:sz w:val="28"/>
          <w:szCs w:val="28"/>
        </w:rPr>
        <w:t xml:space="preserve"> </w:t>
      </w:r>
      <w:proofErr w:type="spellStart"/>
      <w:r w:rsidRPr="00DC4FDF">
        <w:rPr>
          <w:sz w:val="28"/>
          <w:szCs w:val="28"/>
        </w:rPr>
        <w:t>chuỗi</w:t>
      </w:r>
      <w:proofErr w:type="spellEnd"/>
      <w:r w:rsidRPr="00DC4FDF">
        <w:rPr>
          <w:sz w:val="28"/>
          <w:szCs w:val="28"/>
        </w:rPr>
        <w:t xml:space="preserve"> 32-bit </w:t>
      </w:r>
      <w:proofErr w:type="spellStart"/>
      <w:r w:rsidRPr="00DC4FDF">
        <w:rPr>
          <w:sz w:val="28"/>
          <w:szCs w:val="28"/>
        </w:rPr>
        <w:t>đã</w:t>
      </w:r>
      <w:proofErr w:type="spellEnd"/>
      <w:r w:rsidRPr="00DC4FDF">
        <w:rPr>
          <w:sz w:val="28"/>
          <w:szCs w:val="28"/>
        </w:rPr>
        <w:t xml:space="preserve"> </w:t>
      </w:r>
      <w:proofErr w:type="spellStart"/>
      <w:r w:rsidRPr="00DC4FDF">
        <w:rPr>
          <w:sz w:val="28"/>
          <w:szCs w:val="28"/>
        </w:rPr>
        <w:t>được</w:t>
      </w:r>
      <w:proofErr w:type="spellEnd"/>
      <w:r w:rsidRPr="00DC4FDF">
        <w:rPr>
          <w:sz w:val="28"/>
          <w:szCs w:val="28"/>
        </w:rPr>
        <w:t xml:space="preserve"> </w:t>
      </w:r>
      <w:proofErr w:type="spellStart"/>
      <w:r w:rsidRPr="00DC4FDF">
        <w:rPr>
          <w:sz w:val="28"/>
          <w:szCs w:val="28"/>
        </w:rPr>
        <w:t>xáo</w:t>
      </w:r>
      <w:proofErr w:type="spellEnd"/>
      <w:r w:rsidRPr="00DC4FDF">
        <w:rPr>
          <w:sz w:val="28"/>
          <w:szCs w:val="28"/>
        </w:rPr>
        <w:t xml:space="preserve"> </w:t>
      </w:r>
      <w:proofErr w:type="spellStart"/>
      <w:r w:rsidRPr="00DC4FDF">
        <w:rPr>
          <w:sz w:val="28"/>
          <w:szCs w:val="28"/>
        </w:rPr>
        <w:t>trộn</w:t>
      </w:r>
      <w:proofErr w:type="spellEnd"/>
      <w:r w:rsidRPr="00DC4FDF">
        <w:rPr>
          <w:sz w:val="28"/>
          <w:szCs w:val="28"/>
        </w:rPr>
        <w:t xml:space="preserve"> </w:t>
      </w:r>
      <w:proofErr w:type="spellStart"/>
      <w:r w:rsidRPr="00DC4FDF">
        <w:rPr>
          <w:sz w:val="28"/>
          <w:szCs w:val="28"/>
        </w:rPr>
        <w:t>vị</w:t>
      </w:r>
      <w:proofErr w:type="spellEnd"/>
      <w:r w:rsidRPr="00DC4FDF">
        <w:rPr>
          <w:sz w:val="28"/>
          <w:szCs w:val="28"/>
        </w:rPr>
        <w:t xml:space="preserve"> </w:t>
      </w:r>
      <w:proofErr w:type="spellStart"/>
      <w:r w:rsidRPr="00DC4FDF">
        <w:rPr>
          <w:sz w:val="28"/>
          <w:szCs w:val="28"/>
        </w:rPr>
        <w:t>trí</w:t>
      </w:r>
      <w:proofErr w:type="spellEnd"/>
      <w:r w:rsidRPr="00DC4FDF">
        <w:rPr>
          <w:sz w:val="28"/>
          <w:szCs w:val="28"/>
        </w:rPr>
        <w:t xml:space="preserve"> </w:t>
      </w:r>
      <w:proofErr w:type="spellStart"/>
      <w:r w:rsidRPr="00DC4FDF">
        <w:rPr>
          <w:sz w:val="28"/>
          <w:szCs w:val="28"/>
        </w:rPr>
        <w:t>hoàn</w:t>
      </w:r>
      <w:proofErr w:type="spellEnd"/>
      <w:r w:rsidRPr="00DC4FDF">
        <w:rPr>
          <w:sz w:val="28"/>
          <w:szCs w:val="28"/>
        </w:rPr>
        <w:t xml:space="preserve"> </w:t>
      </w:r>
      <w:proofErr w:type="spellStart"/>
      <w:r w:rsidRPr="00DC4FDF">
        <w:rPr>
          <w:sz w:val="28"/>
          <w:szCs w:val="28"/>
        </w:rPr>
        <w:t>toàn</w:t>
      </w:r>
      <w:proofErr w:type="spellEnd"/>
      <w:r w:rsidRPr="00DC4FDF">
        <w:rPr>
          <w:sz w:val="28"/>
          <w:szCs w:val="28"/>
        </w:rPr>
        <w:t xml:space="preserve">. </w:t>
      </w:r>
      <w:proofErr w:type="spellStart"/>
      <w:r w:rsidRPr="00DC4FDF">
        <w:rPr>
          <w:sz w:val="28"/>
          <w:szCs w:val="28"/>
        </w:rPr>
        <w:t>Chuỗi</w:t>
      </w:r>
      <w:proofErr w:type="spellEnd"/>
      <w:r w:rsidRPr="00DC4FDF">
        <w:rPr>
          <w:sz w:val="28"/>
          <w:szCs w:val="28"/>
        </w:rPr>
        <w:t xml:space="preserve"> </w:t>
      </w:r>
      <w:proofErr w:type="spellStart"/>
      <w:r w:rsidRPr="00DC4FDF">
        <w:rPr>
          <w:sz w:val="28"/>
          <w:szCs w:val="28"/>
        </w:rPr>
        <w:t>này</w:t>
      </w:r>
      <w:proofErr w:type="spellEnd"/>
      <w:r w:rsidRPr="00DC4FDF">
        <w:rPr>
          <w:sz w:val="28"/>
          <w:szCs w:val="28"/>
        </w:rPr>
        <w:t xml:space="preserve"> </w:t>
      </w:r>
      <w:proofErr w:type="spellStart"/>
      <w:r w:rsidRPr="00DC4FDF">
        <w:rPr>
          <w:sz w:val="28"/>
          <w:szCs w:val="28"/>
        </w:rPr>
        <w:t>chính</w:t>
      </w:r>
      <w:proofErr w:type="spellEnd"/>
      <w:r w:rsidRPr="00DC4FDF">
        <w:rPr>
          <w:sz w:val="28"/>
          <w:szCs w:val="28"/>
        </w:rPr>
        <w:t xml:space="preserve"> </w:t>
      </w:r>
      <w:proofErr w:type="spellStart"/>
      <w:r w:rsidRPr="00DC4FDF">
        <w:rPr>
          <w:sz w:val="28"/>
          <w:szCs w:val="28"/>
        </w:rPr>
        <w:t>là</w:t>
      </w:r>
      <w:proofErr w:type="spellEnd"/>
      <w:r w:rsidRPr="00DC4FDF">
        <w:rPr>
          <w:sz w:val="28"/>
          <w:szCs w:val="28"/>
        </w:rPr>
        <w:t xml:space="preserve"> </w:t>
      </w:r>
      <w:proofErr w:type="spellStart"/>
      <w:r w:rsidRPr="00DC4FDF">
        <w:rPr>
          <w:sz w:val="28"/>
          <w:szCs w:val="28"/>
        </w:rPr>
        <w:t>kết</w:t>
      </w:r>
      <w:proofErr w:type="spellEnd"/>
      <w:r w:rsidRPr="00DC4FDF">
        <w:rPr>
          <w:sz w:val="28"/>
          <w:szCs w:val="28"/>
        </w:rPr>
        <w:t xml:space="preserve"> </w:t>
      </w:r>
      <w:proofErr w:type="spellStart"/>
      <w:r w:rsidRPr="00DC4FDF">
        <w:rPr>
          <w:sz w:val="28"/>
          <w:szCs w:val="28"/>
        </w:rPr>
        <w:t>quả</w:t>
      </w:r>
      <w:proofErr w:type="spellEnd"/>
      <w:r w:rsidRPr="00DC4FDF">
        <w:rPr>
          <w:sz w:val="28"/>
          <w:szCs w:val="28"/>
        </w:rPr>
        <w:t xml:space="preserve"> </w:t>
      </w:r>
      <w:proofErr w:type="spellStart"/>
      <w:r w:rsidRPr="00DC4FDF">
        <w:rPr>
          <w:sz w:val="28"/>
          <w:szCs w:val="28"/>
        </w:rPr>
        <w:t>cuối</w:t>
      </w:r>
      <w:proofErr w:type="spellEnd"/>
      <w:r w:rsidRPr="00DC4FDF">
        <w:rPr>
          <w:sz w:val="28"/>
          <w:szCs w:val="28"/>
        </w:rPr>
        <w:t xml:space="preserve"> </w:t>
      </w:r>
      <w:proofErr w:type="spellStart"/>
      <w:r w:rsidRPr="00DC4FDF">
        <w:rPr>
          <w:sz w:val="28"/>
          <w:szCs w:val="28"/>
        </w:rPr>
        <w:t>cùng</w:t>
      </w:r>
      <w:proofErr w:type="spellEnd"/>
      <w:r w:rsidRPr="00DC4FDF">
        <w:rPr>
          <w:sz w:val="28"/>
          <w:szCs w:val="28"/>
        </w:rPr>
        <w:t xml:space="preserve"> </w:t>
      </w:r>
      <w:proofErr w:type="spellStart"/>
      <w:r w:rsidRPr="00DC4FDF">
        <w:rPr>
          <w:sz w:val="28"/>
          <w:szCs w:val="28"/>
        </w:rPr>
        <w:t>của</w:t>
      </w:r>
      <w:proofErr w:type="spellEnd"/>
      <w:r w:rsidRPr="00DC4FDF">
        <w:rPr>
          <w:sz w:val="28"/>
          <w:szCs w:val="28"/>
        </w:rPr>
        <w:t xml:space="preserve"> </w:t>
      </w:r>
      <w:proofErr w:type="spellStart"/>
      <w:r w:rsidRPr="00DC4FDF">
        <w:rPr>
          <w:sz w:val="28"/>
          <w:szCs w:val="28"/>
        </w:rPr>
        <w:t>hàm</w:t>
      </w:r>
      <w:proofErr w:type="spellEnd"/>
      <w:r w:rsidRPr="00DC4FDF">
        <w:rPr>
          <w:sz w:val="28"/>
          <w:szCs w:val="28"/>
        </w:rPr>
        <w:t xml:space="preserve"> F. Sau </w:t>
      </w:r>
      <w:proofErr w:type="spellStart"/>
      <w:r w:rsidRPr="00DC4FDF">
        <w:rPr>
          <w:sz w:val="28"/>
          <w:szCs w:val="28"/>
        </w:rPr>
        <w:t>đó</w:t>
      </w:r>
      <w:proofErr w:type="spellEnd"/>
      <w:r w:rsidRPr="00DC4FDF">
        <w:rPr>
          <w:sz w:val="28"/>
          <w:szCs w:val="28"/>
        </w:rPr>
        <w:t xml:space="preserve">, </w:t>
      </w:r>
      <w:proofErr w:type="spellStart"/>
      <w:r w:rsidRPr="00DC4FDF">
        <w:rPr>
          <w:sz w:val="28"/>
          <w:szCs w:val="28"/>
        </w:rPr>
        <w:t>nó</w:t>
      </w:r>
      <w:proofErr w:type="spellEnd"/>
      <w:r w:rsidRPr="00DC4FDF">
        <w:rPr>
          <w:sz w:val="28"/>
          <w:szCs w:val="28"/>
        </w:rPr>
        <w:t xml:space="preserve"> </w:t>
      </w:r>
      <w:proofErr w:type="spellStart"/>
      <w:r w:rsidRPr="00DC4FDF">
        <w:rPr>
          <w:sz w:val="28"/>
          <w:szCs w:val="28"/>
        </w:rPr>
        <w:t>sẽ</w:t>
      </w:r>
      <w:proofErr w:type="spellEnd"/>
      <w:r w:rsidRPr="00DC4FDF">
        <w:rPr>
          <w:sz w:val="28"/>
          <w:szCs w:val="28"/>
        </w:rPr>
        <w:t xml:space="preserve"> </w:t>
      </w:r>
      <w:proofErr w:type="spellStart"/>
      <w:r w:rsidRPr="00DC4FDF">
        <w:rPr>
          <w:sz w:val="28"/>
          <w:szCs w:val="28"/>
        </w:rPr>
        <w:t>được</w:t>
      </w:r>
      <w:proofErr w:type="spellEnd"/>
      <w:r w:rsidRPr="00DC4FDF">
        <w:rPr>
          <w:sz w:val="28"/>
          <w:szCs w:val="28"/>
        </w:rPr>
        <w:t xml:space="preserve"> </w:t>
      </w:r>
      <w:proofErr w:type="spellStart"/>
      <w:r w:rsidRPr="00DC4FDF">
        <w:rPr>
          <w:sz w:val="28"/>
          <w:szCs w:val="28"/>
        </w:rPr>
        <w:t>mang</w:t>
      </w:r>
      <w:proofErr w:type="spellEnd"/>
      <w:r w:rsidRPr="00DC4FDF">
        <w:rPr>
          <w:sz w:val="28"/>
          <w:szCs w:val="28"/>
        </w:rPr>
        <w:t xml:space="preserve"> </w:t>
      </w:r>
      <w:proofErr w:type="spellStart"/>
      <w:r w:rsidRPr="00DC4FDF">
        <w:rPr>
          <w:sz w:val="28"/>
          <w:szCs w:val="28"/>
        </w:rPr>
        <w:lastRenderedPageBreak/>
        <w:t>đi</w:t>
      </w:r>
      <w:proofErr w:type="spellEnd"/>
      <w:r w:rsidRPr="00DC4FDF">
        <w:rPr>
          <w:sz w:val="28"/>
          <w:szCs w:val="28"/>
        </w:rPr>
        <w:t xml:space="preserve"> XOR </w:t>
      </w:r>
      <w:proofErr w:type="spellStart"/>
      <w:r w:rsidRPr="00DC4FDF">
        <w:rPr>
          <w:sz w:val="28"/>
          <w:szCs w:val="28"/>
        </w:rPr>
        <w:t>với</w:t>
      </w:r>
      <w:proofErr w:type="spellEnd"/>
      <w:r w:rsidRPr="00DC4FDF">
        <w:rPr>
          <w:sz w:val="28"/>
          <w:szCs w:val="28"/>
        </w:rPr>
        <w:t xml:space="preserve"> </w:t>
      </w:r>
      <w:proofErr w:type="spellStart"/>
      <w:r w:rsidRPr="00DC4FDF">
        <w:rPr>
          <w:sz w:val="28"/>
          <w:szCs w:val="28"/>
        </w:rPr>
        <w:t>nửa</w:t>
      </w:r>
      <w:proofErr w:type="spellEnd"/>
      <w:r w:rsidRPr="00DC4FDF">
        <w:rPr>
          <w:sz w:val="28"/>
          <w:szCs w:val="28"/>
        </w:rPr>
        <w:t xml:space="preserve"> </w:t>
      </w:r>
      <w:proofErr w:type="spellStart"/>
      <w:r w:rsidRPr="00DC4FDF">
        <w:rPr>
          <w:sz w:val="28"/>
          <w:szCs w:val="28"/>
        </w:rPr>
        <w:t>trái</w:t>
      </w:r>
      <w:proofErr w:type="spellEnd"/>
      <w:r w:rsidRPr="00DC4FDF">
        <w:rPr>
          <w:sz w:val="28"/>
          <w:szCs w:val="28"/>
        </w:rPr>
        <w:t xml:space="preserve"> (L) </w:t>
      </w:r>
      <w:proofErr w:type="spellStart"/>
      <w:r w:rsidRPr="00DC4FDF">
        <w:rPr>
          <w:sz w:val="28"/>
          <w:szCs w:val="28"/>
        </w:rPr>
        <w:t>của</w:t>
      </w:r>
      <w:proofErr w:type="spellEnd"/>
      <w:r w:rsidRPr="00DC4FDF">
        <w:rPr>
          <w:sz w:val="28"/>
          <w:szCs w:val="28"/>
        </w:rPr>
        <w:t xml:space="preserve"> </w:t>
      </w:r>
      <w:proofErr w:type="spellStart"/>
      <w:r w:rsidRPr="00DC4FDF">
        <w:rPr>
          <w:sz w:val="28"/>
          <w:szCs w:val="28"/>
        </w:rPr>
        <w:t>khối</w:t>
      </w:r>
      <w:proofErr w:type="spellEnd"/>
      <w:r w:rsidRPr="00DC4FDF">
        <w:rPr>
          <w:sz w:val="28"/>
          <w:szCs w:val="28"/>
        </w:rPr>
        <w:t xml:space="preserve"> </w:t>
      </w:r>
      <w:proofErr w:type="spellStart"/>
      <w:r w:rsidRPr="00DC4FDF">
        <w:rPr>
          <w:sz w:val="28"/>
          <w:szCs w:val="28"/>
        </w:rPr>
        <w:t>dữ</w:t>
      </w:r>
      <w:proofErr w:type="spellEnd"/>
      <w:r w:rsidRPr="00DC4FDF">
        <w:rPr>
          <w:sz w:val="28"/>
          <w:szCs w:val="28"/>
        </w:rPr>
        <w:t xml:space="preserve"> </w:t>
      </w:r>
      <w:proofErr w:type="spellStart"/>
      <w:r w:rsidRPr="00DC4FDF">
        <w:rPr>
          <w:sz w:val="28"/>
          <w:szCs w:val="28"/>
        </w:rPr>
        <w:t>liệu</w:t>
      </w:r>
      <w:proofErr w:type="spellEnd"/>
      <w:r w:rsidRPr="00DC4FDF">
        <w:rPr>
          <w:sz w:val="28"/>
          <w:szCs w:val="28"/>
        </w:rPr>
        <w:t xml:space="preserve"> </w:t>
      </w:r>
      <w:proofErr w:type="spellStart"/>
      <w:r w:rsidRPr="00DC4FDF">
        <w:rPr>
          <w:sz w:val="28"/>
          <w:szCs w:val="28"/>
        </w:rPr>
        <w:t>để</w:t>
      </w:r>
      <w:proofErr w:type="spellEnd"/>
      <w:r w:rsidRPr="00DC4FDF">
        <w:rPr>
          <w:sz w:val="28"/>
          <w:szCs w:val="28"/>
        </w:rPr>
        <w:t xml:space="preserve"> </w:t>
      </w:r>
      <w:proofErr w:type="spellStart"/>
      <w:r w:rsidRPr="00DC4FDF">
        <w:rPr>
          <w:sz w:val="28"/>
          <w:szCs w:val="28"/>
        </w:rPr>
        <w:t>tạo</w:t>
      </w:r>
      <w:proofErr w:type="spellEnd"/>
      <w:r w:rsidRPr="00DC4FDF">
        <w:rPr>
          <w:sz w:val="28"/>
          <w:szCs w:val="28"/>
        </w:rPr>
        <w:t xml:space="preserve"> </w:t>
      </w:r>
      <w:proofErr w:type="spellStart"/>
      <w:r w:rsidRPr="00DC4FDF">
        <w:rPr>
          <w:sz w:val="28"/>
          <w:szCs w:val="28"/>
        </w:rPr>
        <w:t>ra</w:t>
      </w:r>
      <w:proofErr w:type="spellEnd"/>
      <w:r w:rsidRPr="00DC4FDF">
        <w:rPr>
          <w:sz w:val="28"/>
          <w:szCs w:val="28"/>
        </w:rPr>
        <w:t xml:space="preserve"> </w:t>
      </w:r>
      <w:proofErr w:type="spellStart"/>
      <w:r w:rsidRPr="00DC4FDF">
        <w:rPr>
          <w:sz w:val="28"/>
          <w:szCs w:val="28"/>
        </w:rPr>
        <w:t>nửa</w:t>
      </w:r>
      <w:proofErr w:type="spellEnd"/>
      <w:r w:rsidRPr="00DC4FDF">
        <w:rPr>
          <w:sz w:val="28"/>
          <w:szCs w:val="28"/>
        </w:rPr>
        <w:t xml:space="preserve"> </w:t>
      </w:r>
      <w:proofErr w:type="spellStart"/>
      <w:r w:rsidRPr="00DC4FDF">
        <w:rPr>
          <w:sz w:val="28"/>
          <w:szCs w:val="28"/>
        </w:rPr>
        <w:t>phải</w:t>
      </w:r>
      <w:proofErr w:type="spellEnd"/>
      <w:r w:rsidRPr="00DC4FDF">
        <w:rPr>
          <w:sz w:val="28"/>
          <w:szCs w:val="28"/>
        </w:rPr>
        <w:t xml:space="preserve"> (R) </w:t>
      </w:r>
      <w:proofErr w:type="spellStart"/>
      <w:r w:rsidRPr="00DC4FDF">
        <w:rPr>
          <w:sz w:val="28"/>
          <w:szCs w:val="28"/>
        </w:rPr>
        <w:t>mới</w:t>
      </w:r>
      <w:proofErr w:type="spellEnd"/>
      <w:r w:rsidRPr="00DC4FDF">
        <w:rPr>
          <w:sz w:val="28"/>
          <w:szCs w:val="28"/>
        </w:rPr>
        <w:t xml:space="preserve"> </w:t>
      </w:r>
      <w:proofErr w:type="spellStart"/>
      <w:r w:rsidRPr="00DC4FDF">
        <w:rPr>
          <w:sz w:val="28"/>
          <w:szCs w:val="28"/>
        </w:rPr>
        <w:t>cho</w:t>
      </w:r>
      <w:proofErr w:type="spellEnd"/>
      <w:r w:rsidRPr="00DC4FDF">
        <w:rPr>
          <w:sz w:val="28"/>
          <w:szCs w:val="28"/>
        </w:rPr>
        <w:t xml:space="preserve"> </w:t>
      </w:r>
      <w:proofErr w:type="spellStart"/>
      <w:r w:rsidRPr="00DC4FDF">
        <w:rPr>
          <w:sz w:val="28"/>
          <w:szCs w:val="28"/>
        </w:rPr>
        <w:t>vòng</w:t>
      </w:r>
      <w:proofErr w:type="spellEnd"/>
      <w:r w:rsidRPr="00DC4FDF">
        <w:rPr>
          <w:sz w:val="28"/>
          <w:szCs w:val="28"/>
        </w:rPr>
        <w:t xml:space="preserve"> </w:t>
      </w:r>
      <w:proofErr w:type="spellStart"/>
      <w:r w:rsidRPr="00DC4FDF">
        <w:rPr>
          <w:sz w:val="28"/>
          <w:szCs w:val="28"/>
        </w:rPr>
        <w:t>lặp</w:t>
      </w:r>
      <w:proofErr w:type="spellEnd"/>
      <w:r w:rsidRPr="00DC4FDF">
        <w:rPr>
          <w:sz w:val="28"/>
          <w:szCs w:val="28"/>
        </w:rPr>
        <w:t xml:space="preserve"> </w:t>
      </w:r>
      <w:proofErr w:type="spellStart"/>
      <w:r w:rsidRPr="00DC4FDF">
        <w:rPr>
          <w:sz w:val="28"/>
          <w:szCs w:val="28"/>
        </w:rPr>
        <w:t>tiếp</w:t>
      </w:r>
      <w:proofErr w:type="spellEnd"/>
      <w:r w:rsidRPr="00DC4FDF">
        <w:rPr>
          <w:sz w:val="28"/>
          <w:szCs w:val="28"/>
        </w:rPr>
        <w:t xml:space="preserve"> </w:t>
      </w:r>
      <w:proofErr w:type="spellStart"/>
      <w:r w:rsidRPr="00DC4FDF">
        <w:rPr>
          <w:sz w:val="28"/>
          <w:szCs w:val="28"/>
        </w:rPr>
        <w:t>theo.</w:t>
      </w:r>
      <w:proofErr w:type="spellEnd"/>
    </w:p>
    <w:p w14:paraId="63A6A3F3" w14:textId="1A4CF58A" w:rsidR="00406435" w:rsidRPr="00DC4FDF" w:rsidRDefault="00455089" w:rsidP="00455089">
      <w:pPr>
        <w:spacing w:before="120" w:after="0" w:line="312" w:lineRule="auto"/>
        <w:ind w:firstLine="720"/>
        <w:jc w:val="both"/>
        <w:rPr>
          <w:sz w:val="28"/>
          <w:szCs w:val="28"/>
        </w:rPr>
      </w:pPr>
      <w:r w:rsidRPr="00DC4FDF">
        <w:rPr>
          <w:sz w:val="28"/>
          <w:szCs w:val="28"/>
        </w:rPr>
        <w:t xml:space="preserve">Ý </w:t>
      </w:r>
      <w:proofErr w:type="spellStart"/>
      <w:r w:rsidRPr="00DC4FDF">
        <w:rPr>
          <w:sz w:val="28"/>
          <w:szCs w:val="28"/>
        </w:rPr>
        <w:t>nghĩa</w:t>
      </w:r>
      <w:proofErr w:type="spellEnd"/>
      <w:r w:rsidRPr="00DC4FDF">
        <w:rPr>
          <w:sz w:val="28"/>
          <w:szCs w:val="28"/>
        </w:rPr>
        <w:t xml:space="preserve">: </w:t>
      </w:r>
      <w:proofErr w:type="spellStart"/>
      <w:r w:rsidRPr="00DC4FDF">
        <w:rPr>
          <w:sz w:val="28"/>
          <w:szCs w:val="28"/>
        </w:rPr>
        <w:t>Việc</w:t>
      </w:r>
      <w:proofErr w:type="spellEnd"/>
      <w:r w:rsidRPr="00DC4FDF">
        <w:rPr>
          <w:sz w:val="28"/>
          <w:szCs w:val="28"/>
        </w:rPr>
        <w:t xml:space="preserve"> </w:t>
      </w:r>
      <w:proofErr w:type="spellStart"/>
      <w:r w:rsidRPr="00DC4FDF">
        <w:rPr>
          <w:sz w:val="28"/>
          <w:szCs w:val="28"/>
        </w:rPr>
        <w:t>phân</w:t>
      </w:r>
      <w:proofErr w:type="spellEnd"/>
      <w:r w:rsidRPr="00DC4FDF">
        <w:rPr>
          <w:sz w:val="28"/>
          <w:szCs w:val="28"/>
        </w:rPr>
        <w:t xml:space="preserve"> </w:t>
      </w:r>
      <w:proofErr w:type="spellStart"/>
      <w:r w:rsidRPr="00DC4FDF">
        <w:rPr>
          <w:sz w:val="28"/>
          <w:szCs w:val="28"/>
        </w:rPr>
        <w:t>tán</w:t>
      </w:r>
      <w:proofErr w:type="spellEnd"/>
      <w:r w:rsidRPr="00DC4FDF">
        <w:rPr>
          <w:sz w:val="28"/>
          <w:szCs w:val="28"/>
        </w:rPr>
        <w:t xml:space="preserve"> </w:t>
      </w:r>
      <w:proofErr w:type="spellStart"/>
      <w:r w:rsidRPr="00DC4FDF">
        <w:rPr>
          <w:sz w:val="28"/>
          <w:szCs w:val="28"/>
        </w:rPr>
        <w:t>các</w:t>
      </w:r>
      <w:proofErr w:type="spellEnd"/>
      <w:r w:rsidRPr="00DC4FDF">
        <w:rPr>
          <w:sz w:val="28"/>
          <w:szCs w:val="28"/>
        </w:rPr>
        <w:t xml:space="preserve"> bit </w:t>
      </w:r>
      <w:proofErr w:type="spellStart"/>
      <w:r w:rsidRPr="00DC4FDF">
        <w:rPr>
          <w:sz w:val="28"/>
          <w:szCs w:val="28"/>
        </w:rPr>
        <w:t>thông</w:t>
      </w:r>
      <w:proofErr w:type="spellEnd"/>
      <w:r w:rsidRPr="00DC4FDF">
        <w:rPr>
          <w:sz w:val="28"/>
          <w:szCs w:val="28"/>
        </w:rPr>
        <w:t xml:space="preserve"> qua P-Box </w:t>
      </w:r>
      <w:proofErr w:type="spellStart"/>
      <w:r w:rsidRPr="00DC4FDF">
        <w:rPr>
          <w:sz w:val="28"/>
          <w:szCs w:val="28"/>
        </w:rPr>
        <w:t>nhằm</w:t>
      </w:r>
      <w:proofErr w:type="spellEnd"/>
      <w:r w:rsidRPr="00DC4FDF">
        <w:rPr>
          <w:sz w:val="28"/>
          <w:szCs w:val="28"/>
        </w:rPr>
        <w:t xml:space="preserve"> </w:t>
      </w:r>
      <w:proofErr w:type="spellStart"/>
      <w:r w:rsidRPr="00DC4FDF">
        <w:rPr>
          <w:sz w:val="28"/>
          <w:szCs w:val="28"/>
        </w:rPr>
        <w:t>đảm</w:t>
      </w:r>
      <w:proofErr w:type="spellEnd"/>
      <w:r w:rsidRPr="00DC4FDF">
        <w:rPr>
          <w:sz w:val="28"/>
          <w:szCs w:val="28"/>
        </w:rPr>
        <w:t xml:space="preserve"> </w:t>
      </w:r>
      <w:proofErr w:type="spellStart"/>
      <w:r w:rsidRPr="00DC4FDF">
        <w:rPr>
          <w:sz w:val="28"/>
          <w:szCs w:val="28"/>
        </w:rPr>
        <w:t>bảo</w:t>
      </w:r>
      <w:proofErr w:type="spellEnd"/>
      <w:r w:rsidRPr="00DC4FDF">
        <w:rPr>
          <w:sz w:val="28"/>
          <w:szCs w:val="28"/>
        </w:rPr>
        <w:t xml:space="preserve"> </w:t>
      </w:r>
      <w:proofErr w:type="spellStart"/>
      <w:r w:rsidRPr="00DC4FDF">
        <w:rPr>
          <w:sz w:val="28"/>
          <w:szCs w:val="28"/>
        </w:rPr>
        <w:t>rằng</w:t>
      </w:r>
      <w:proofErr w:type="spellEnd"/>
      <w:r w:rsidRPr="00DC4FDF">
        <w:rPr>
          <w:sz w:val="28"/>
          <w:szCs w:val="28"/>
        </w:rPr>
        <w:t xml:space="preserve"> </w:t>
      </w:r>
      <w:proofErr w:type="spellStart"/>
      <w:r w:rsidRPr="00DC4FDF">
        <w:rPr>
          <w:sz w:val="28"/>
          <w:szCs w:val="28"/>
        </w:rPr>
        <w:t>một</w:t>
      </w:r>
      <w:proofErr w:type="spellEnd"/>
      <w:r w:rsidRPr="00DC4FDF">
        <w:rPr>
          <w:sz w:val="28"/>
          <w:szCs w:val="28"/>
        </w:rPr>
        <w:t xml:space="preserve"> </w:t>
      </w:r>
      <w:proofErr w:type="spellStart"/>
      <w:r w:rsidRPr="00DC4FDF">
        <w:rPr>
          <w:sz w:val="28"/>
          <w:szCs w:val="28"/>
        </w:rPr>
        <w:t>sự</w:t>
      </w:r>
      <w:proofErr w:type="spellEnd"/>
      <w:r w:rsidRPr="00DC4FDF">
        <w:rPr>
          <w:sz w:val="28"/>
          <w:szCs w:val="28"/>
        </w:rPr>
        <w:t xml:space="preserve"> </w:t>
      </w:r>
      <w:proofErr w:type="spellStart"/>
      <w:r w:rsidRPr="00DC4FDF">
        <w:rPr>
          <w:sz w:val="28"/>
          <w:szCs w:val="28"/>
        </w:rPr>
        <w:t>thay</w:t>
      </w:r>
      <w:proofErr w:type="spellEnd"/>
      <w:r w:rsidRPr="00DC4FDF">
        <w:rPr>
          <w:sz w:val="28"/>
          <w:szCs w:val="28"/>
        </w:rPr>
        <w:t xml:space="preserve"> </w:t>
      </w:r>
      <w:proofErr w:type="spellStart"/>
      <w:r w:rsidRPr="00DC4FDF">
        <w:rPr>
          <w:sz w:val="28"/>
          <w:szCs w:val="28"/>
        </w:rPr>
        <w:t>đổi</w:t>
      </w:r>
      <w:proofErr w:type="spellEnd"/>
      <w:r w:rsidRPr="00DC4FDF">
        <w:rPr>
          <w:sz w:val="28"/>
          <w:szCs w:val="28"/>
        </w:rPr>
        <w:t xml:space="preserve"> </w:t>
      </w:r>
      <w:proofErr w:type="spellStart"/>
      <w:r w:rsidRPr="00DC4FDF">
        <w:rPr>
          <w:sz w:val="28"/>
          <w:szCs w:val="28"/>
        </w:rPr>
        <w:t>cực</w:t>
      </w:r>
      <w:proofErr w:type="spellEnd"/>
      <w:r w:rsidRPr="00DC4FDF">
        <w:rPr>
          <w:sz w:val="28"/>
          <w:szCs w:val="28"/>
        </w:rPr>
        <w:t xml:space="preserve"> </w:t>
      </w:r>
      <w:proofErr w:type="spellStart"/>
      <w:r w:rsidRPr="00DC4FDF">
        <w:rPr>
          <w:sz w:val="28"/>
          <w:szCs w:val="28"/>
        </w:rPr>
        <w:t>kỳ</w:t>
      </w:r>
      <w:proofErr w:type="spellEnd"/>
      <w:r w:rsidRPr="00DC4FDF">
        <w:rPr>
          <w:sz w:val="28"/>
          <w:szCs w:val="28"/>
        </w:rPr>
        <w:t xml:space="preserve"> </w:t>
      </w:r>
      <w:proofErr w:type="spellStart"/>
      <w:r w:rsidRPr="00DC4FDF">
        <w:rPr>
          <w:sz w:val="28"/>
          <w:szCs w:val="28"/>
        </w:rPr>
        <w:t>nhỏ</w:t>
      </w:r>
      <w:proofErr w:type="spellEnd"/>
      <w:r w:rsidRPr="00DC4FDF">
        <w:rPr>
          <w:sz w:val="28"/>
          <w:szCs w:val="28"/>
        </w:rPr>
        <w:t xml:space="preserve"> ở </w:t>
      </w:r>
      <w:proofErr w:type="spellStart"/>
      <w:r w:rsidRPr="00DC4FDF">
        <w:rPr>
          <w:sz w:val="28"/>
          <w:szCs w:val="28"/>
        </w:rPr>
        <w:t>đầu</w:t>
      </w:r>
      <w:proofErr w:type="spellEnd"/>
      <w:r w:rsidRPr="00DC4FDF">
        <w:rPr>
          <w:sz w:val="28"/>
          <w:szCs w:val="28"/>
        </w:rPr>
        <w:t xml:space="preserve"> </w:t>
      </w:r>
      <w:proofErr w:type="spellStart"/>
      <w:r w:rsidRPr="00DC4FDF">
        <w:rPr>
          <w:sz w:val="28"/>
          <w:szCs w:val="28"/>
        </w:rPr>
        <w:t>vào</w:t>
      </w:r>
      <w:proofErr w:type="spellEnd"/>
      <w:r w:rsidRPr="00DC4FDF">
        <w:rPr>
          <w:sz w:val="28"/>
          <w:szCs w:val="28"/>
        </w:rPr>
        <w:t xml:space="preserve"> </w:t>
      </w:r>
      <w:proofErr w:type="spellStart"/>
      <w:r w:rsidRPr="00DC4FDF">
        <w:rPr>
          <w:sz w:val="28"/>
          <w:szCs w:val="28"/>
        </w:rPr>
        <w:t>cũng</w:t>
      </w:r>
      <w:proofErr w:type="spellEnd"/>
      <w:r w:rsidRPr="00DC4FDF">
        <w:rPr>
          <w:sz w:val="28"/>
          <w:szCs w:val="28"/>
        </w:rPr>
        <w:t xml:space="preserve"> </w:t>
      </w:r>
      <w:proofErr w:type="spellStart"/>
      <w:r w:rsidRPr="00DC4FDF">
        <w:rPr>
          <w:sz w:val="28"/>
          <w:szCs w:val="28"/>
        </w:rPr>
        <w:t>sẽ</w:t>
      </w:r>
      <w:proofErr w:type="spellEnd"/>
      <w:r w:rsidRPr="00DC4FDF">
        <w:rPr>
          <w:sz w:val="28"/>
          <w:szCs w:val="28"/>
        </w:rPr>
        <w:t xml:space="preserve"> </w:t>
      </w:r>
      <w:proofErr w:type="spellStart"/>
      <w:r w:rsidRPr="00DC4FDF">
        <w:rPr>
          <w:sz w:val="28"/>
          <w:szCs w:val="28"/>
        </w:rPr>
        <w:t>bị</w:t>
      </w:r>
      <w:proofErr w:type="spellEnd"/>
      <w:r w:rsidRPr="00DC4FDF">
        <w:rPr>
          <w:sz w:val="28"/>
          <w:szCs w:val="28"/>
        </w:rPr>
        <w:t xml:space="preserve"> </w:t>
      </w:r>
      <w:proofErr w:type="spellStart"/>
      <w:r w:rsidRPr="00DC4FDF">
        <w:rPr>
          <w:sz w:val="28"/>
          <w:szCs w:val="28"/>
        </w:rPr>
        <w:t>khuyếch</w:t>
      </w:r>
      <w:proofErr w:type="spellEnd"/>
      <w:r w:rsidRPr="00DC4FDF">
        <w:rPr>
          <w:sz w:val="28"/>
          <w:szCs w:val="28"/>
        </w:rPr>
        <w:t xml:space="preserve"> </w:t>
      </w:r>
      <w:proofErr w:type="spellStart"/>
      <w:r w:rsidRPr="00DC4FDF">
        <w:rPr>
          <w:sz w:val="28"/>
          <w:szCs w:val="28"/>
        </w:rPr>
        <w:t>đại</w:t>
      </w:r>
      <w:proofErr w:type="spellEnd"/>
      <w:r w:rsidRPr="00DC4FDF">
        <w:rPr>
          <w:sz w:val="28"/>
          <w:szCs w:val="28"/>
        </w:rPr>
        <w:t xml:space="preserve"> </w:t>
      </w:r>
      <w:proofErr w:type="spellStart"/>
      <w:r w:rsidRPr="00DC4FDF">
        <w:rPr>
          <w:sz w:val="28"/>
          <w:szCs w:val="28"/>
        </w:rPr>
        <w:t>và</w:t>
      </w:r>
      <w:proofErr w:type="spellEnd"/>
      <w:r w:rsidRPr="00DC4FDF">
        <w:rPr>
          <w:sz w:val="28"/>
          <w:szCs w:val="28"/>
        </w:rPr>
        <w:t xml:space="preserve"> lan </w:t>
      </w:r>
      <w:proofErr w:type="spellStart"/>
      <w:r w:rsidRPr="00DC4FDF">
        <w:rPr>
          <w:sz w:val="28"/>
          <w:szCs w:val="28"/>
        </w:rPr>
        <w:t>truyền</w:t>
      </w:r>
      <w:proofErr w:type="spellEnd"/>
      <w:r w:rsidRPr="00DC4FDF">
        <w:rPr>
          <w:sz w:val="28"/>
          <w:szCs w:val="28"/>
        </w:rPr>
        <w:t xml:space="preserve"> </w:t>
      </w:r>
      <w:proofErr w:type="spellStart"/>
      <w:r w:rsidRPr="00DC4FDF">
        <w:rPr>
          <w:sz w:val="28"/>
          <w:szCs w:val="28"/>
        </w:rPr>
        <w:t>đến</w:t>
      </w:r>
      <w:proofErr w:type="spellEnd"/>
      <w:r w:rsidRPr="00DC4FDF">
        <w:rPr>
          <w:sz w:val="28"/>
          <w:szCs w:val="28"/>
        </w:rPr>
        <w:t xml:space="preserve"> </w:t>
      </w:r>
      <w:proofErr w:type="spellStart"/>
      <w:r w:rsidRPr="00DC4FDF">
        <w:rPr>
          <w:sz w:val="28"/>
          <w:szCs w:val="28"/>
        </w:rPr>
        <w:t>rất</w:t>
      </w:r>
      <w:proofErr w:type="spellEnd"/>
      <w:r w:rsidRPr="00DC4FDF">
        <w:rPr>
          <w:sz w:val="28"/>
          <w:szCs w:val="28"/>
        </w:rPr>
        <w:t xml:space="preserve"> </w:t>
      </w:r>
      <w:proofErr w:type="spellStart"/>
      <w:r w:rsidRPr="00DC4FDF">
        <w:rPr>
          <w:sz w:val="28"/>
          <w:szCs w:val="28"/>
        </w:rPr>
        <w:t>nhiều</w:t>
      </w:r>
      <w:proofErr w:type="spellEnd"/>
      <w:r w:rsidRPr="00DC4FDF">
        <w:rPr>
          <w:sz w:val="28"/>
          <w:szCs w:val="28"/>
        </w:rPr>
        <w:t xml:space="preserve"> bit ở </w:t>
      </w:r>
      <w:proofErr w:type="spellStart"/>
      <w:r w:rsidRPr="00DC4FDF">
        <w:rPr>
          <w:sz w:val="28"/>
          <w:szCs w:val="28"/>
        </w:rPr>
        <w:t>đầu</w:t>
      </w:r>
      <w:proofErr w:type="spellEnd"/>
      <w:r w:rsidRPr="00DC4FDF">
        <w:rPr>
          <w:sz w:val="28"/>
          <w:szCs w:val="28"/>
        </w:rPr>
        <w:t xml:space="preserve"> </w:t>
      </w:r>
      <w:proofErr w:type="spellStart"/>
      <w:r w:rsidRPr="00DC4FDF">
        <w:rPr>
          <w:sz w:val="28"/>
          <w:szCs w:val="28"/>
        </w:rPr>
        <w:t>ra</w:t>
      </w:r>
      <w:proofErr w:type="spellEnd"/>
      <w:r w:rsidRPr="00DC4FDF">
        <w:rPr>
          <w:sz w:val="28"/>
          <w:szCs w:val="28"/>
        </w:rPr>
        <w:t xml:space="preserve"> </w:t>
      </w:r>
      <w:proofErr w:type="spellStart"/>
      <w:r w:rsidRPr="00DC4FDF">
        <w:rPr>
          <w:sz w:val="28"/>
          <w:szCs w:val="28"/>
        </w:rPr>
        <w:t>của</w:t>
      </w:r>
      <w:proofErr w:type="spellEnd"/>
      <w:r w:rsidRPr="00DC4FDF">
        <w:rPr>
          <w:sz w:val="28"/>
          <w:szCs w:val="28"/>
        </w:rPr>
        <w:t xml:space="preserve"> </w:t>
      </w:r>
      <w:proofErr w:type="spellStart"/>
      <w:r w:rsidRPr="00DC4FDF">
        <w:rPr>
          <w:sz w:val="28"/>
          <w:szCs w:val="28"/>
        </w:rPr>
        <w:t>hàm</w:t>
      </w:r>
      <w:proofErr w:type="spellEnd"/>
      <w:r w:rsidRPr="00DC4FDF">
        <w:rPr>
          <w:sz w:val="28"/>
          <w:szCs w:val="28"/>
        </w:rPr>
        <w:t xml:space="preserve"> F.</w:t>
      </w:r>
    </w:p>
    <w:p w14:paraId="2337DF68" w14:textId="75AC51E6" w:rsidR="000B4960" w:rsidRPr="00DC4FDF" w:rsidRDefault="002E3EB0" w:rsidP="00B269E7">
      <w:pPr>
        <w:pStyle w:val="oancuaDanhsach"/>
        <w:numPr>
          <w:ilvl w:val="1"/>
          <w:numId w:val="2"/>
        </w:numPr>
        <w:spacing w:before="60" w:after="60"/>
        <w:ind w:left="709" w:hanging="709"/>
        <w:jc w:val="both"/>
        <w:rPr>
          <w:color w:val="000000"/>
          <w:sz w:val="28"/>
          <w:szCs w:val="28"/>
          <w:lang w:val="vi-VN"/>
        </w:rPr>
      </w:pPr>
      <w:r w:rsidRPr="00DC4FDF">
        <w:rPr>
          <w:b/>
          <w:color w:val="000000"/>
          <w:sz w:val="28"/>
          <w:szCs w:val="28"/>
          <w:lang w:val="vi-VN"/>
        </w:rPr>
        <w:t xml:space="preserve">Thiết </w:t>
      </w:r>
      <w:r w:rsidR="00C338BC" w:rsidRPr="00DC4FDF">
        <w:rPr>
          <w:b/>
          <w:color w:val="000000"/>
          <w:sz w:val="28"/>
          <w:szCs w:val="28"/>
          <w:lang w:val="vi-VN"/>
        </w:rPr>
        <w:t>kế chương trình, cài đặt thuật toán</w:t>
      </w:r>
      <w:r w:rsidR="006D4034" w:rsidRPr="00DC4FDF">
        <w:rPr>
          <w:b/>
          <w:color w:val="000000"/>
          <w:sz w:val="28"/>
          <w:szCs w:val="28"/>
          <w:lang w:val="vi-VN"/>
        </w:rPr>
        <w:t xml:space="preserve"> .</w:t>
      </w:r>
    </w:p>
    <w:p w14:paraId="39F629F6" w14:textId="11B1D502" w:rsidR="00153DC3" w:rsidRPr="00DC4FDF" w:rsidRDefault="00153DC3" w:rsidP="00153DC3">
      <w:pPr>
        <w:spacing w:before="60" w:after="60"/>
        <w:ind w:firstLine="564"/>
        <w:jc w:val="both"/>
        <w:rPr>
          <w:b/>
          <w:bCs/>
          <w:color w:val="000000"/>
          <w:sz w:val="28"/>
          <w:szCs w:val="28"/>
          <w:lang w:val="vi-VN"/>
        </w:rPr>
      </w:pPr>
      <w:r w:rsidRPr="00DC4FDF">
        <w:rPr>
          <w:sz w:val="28"/>
          <w:szCs w:val="28"/>
          <w:lang w:val="vi-VN"/>
        </w:rPr>
        <w:t>Chương trình được xây dựng bằng ngôn ngữ</w:t>
      </w:r>
      <w:r w:rsidR="00E06FA4" w:rsidRPr="00DC4FDF">
        <w:rPr>
          <w:sz w:val="28"/>
          <w:szCs w:val="28"/>
          <w:lang w:val="vi-VN"/>
        </w:rPr>
        <w:t xml:space="preserve"> lập trình</w:t>
      </w:r>
      <w:r w:rsidRPr="00DC4FDF">
        <w:rPr>
          <w:sz w:val="28"/>
          <w:szCs w:val="28"/>
          <w:lang w:val="vi-VN"/>
        </w:rPr>
        <w:t xml:space="preserve"> nhằm mô phỏng quá trình mã hóa và giải mã dữ liệu sử dụng thuật toán DES. Hệ thống hoạt động theo cơ chế </w:t>
      </w:r>
      <w:proofErr w:type="spellStart"/>
      <w:r w:rsidRPr="00DC4FDF">
        <w:rPr>
          <w:sz w:val="28"/>
          <w:szCs w:val="28"/>
          <w:lang w:val="vi-VN"/>
        </w:rPr>
        <w:t>menu</w:t>
      </w:r>
      <w:proofErr w:type="spellEnd"/>
      <w:r w:rsidRPr="00DC4FDF">
        <w:rPr>
          <w:sz w:val="28"/>
          <w:szCs w:val="28"/>
          <w:lang w:val="vi-VN"/>
        </w:rPr>
        <w:t>, cho phép người dùng lựa chọn các chức năng tương ứng.</w:t>
      </w:r>
    </w:p>
    <w:p w14:paraId="4B0A287E" w14:textId="45444D36" w:rsidR="00182F21" w:rsidRPr="00DC4FDF" w:rsidRDefault="00D82E36" w:rsidP="00182F21">
      <w:pPr>
        <w:pStyle w:val="oancuaDanhsach"/>
        <w:numPr>
          <w:ilvl w:val="2"/>
          <w:numId w:val="2"/>
        </w:numPr>
        <w:spacing w:before="60" w:after="60"/>
        <w:jc w:val="both"/>
        <w:rPr>
          <w:b/>
          <w:bCs/>
          <w:color w:val="000000"/>
          <w:sz w:val="28"/>
          <w:szCs w:val="28"/>
          <w:lang w:val="vi-VN"/>
        </w:rPr>
      </w:pPr>
      <w:r w:rsidRPr="00DC4FDF">
        <w:rPr>
          <w:b/>
          <w:bCs/>
          <w:color w:val="000000"/>
          <w:sz w:val="28"/>
          <w:szCs w:val="28"/>
          <w:lang w:val="vi-VN"/>
        </w:rPr>
        <w:t>Kịch bản chức năng</w:t>
      </w:r>
      <w:r w:rsidR="00AC75A0" w:rsidRPr="00DC4FDF">
        <w:rPr>
          <w:b/>
          <w:bCs/>
          <w:color w:val="000000"/>
          <w:sz w:val="28"/>
          <w:szCs w:val="28"/>
          <w:lang w:val="vi-VN"/>
        </w:rPr>
        <w:t xml:space="preserve"> Mã Hóa</w:t>
      </w:r>
    </w:p>
    <w:p w14:paraId="7D585481" w14:textId="77777777" w:rsidR="00166E91" w:rsidRPr="00DC4FDF" w:rsidRDefault="00166E91" w:rsidP="00166E91">
      <w:pPr>
        <w:pStyle w:val="u3"/>
        <w:rPr>
          <w:rFonts w:ascii="Times New Roman" w:hAnsi="Times New Roman"/>
          <w:sz w:val="28"/>
          <w:szCs w:val="28"/>
          <w:lang w:val="vi-VN"/>
        </w:rPr>
      </w:pPr>
      <w:r w:rsidRPr="00DC4FDF">
        <w:rPr>
          <w:rFonts w:ascii="Times New Roman" w:hAnsi="Times New Roman"/>
          <w:sz w:val="28"/>
          <w:szCs w:val="28"/>
          <w:lang w:val="vi-VN"/>
        </w:rPr>
        <w:t>Bước 1: Chọn chức năng mã hóa</w:t>
      </w:r>
    </w:p>
    <w:p w14:paraId="40AEE20F" w14:textId="77777777" w:rsidR="00166E91" w:rsidRPr="00DC4FDF" w:rsidRDefault="00166E91" w:rsidP="00166E91">
      <w:pPr>
        <w:pStyle w:val="ThngthngWeb"/>
        <w:ind w:firstLine="720"/>
        <w:rPr>
          <w:sz w:val="28"/>
          <w:szCs w:val="28"/>
          <w:lang w:val="vi-VN"/>
        </w:rPr>
      </w:pPr>
      <w:r w:rsidRPr="00DC4FDF">
        <w:rPr>
          <w:sz w:val="28"/>
          <w:szCs w:val="28"/>
          <w:lang w:val="vi-VN"/>
        </w:rPr>
        <w:t xml:space="preserve">Tại </w:t>
      </w:r>
      <w:proofErr w:type="spellStart"/>
      <w:r w:rsidRPr="00DC4FDF">
        <w:rPr>
          <w:sz w:val="28"/>
          <w:szCs w:val="28"/>
          <w:lang w:val="vi-VN"/>
        </w:rPr>
        <w:t>menu</w:t>
      </w:r>
      <w:proofErr w:type="spellEnd"/>
      <w:r w:rsidRPr="00DC4FDF">
        <w:rPr>
          <w:sz w:val="28"/>
          <w:szCs w:val="28"/>
          <w:lang w:val="vi-VN"/>
        </w:rPr>
        <w:t xml:space="preserve"> chính, người dùng chọn chức năng </w:t>
      </w:r>
      <w:r w:rsidRPr="00DC4FDF">
        <w:rPr>
          <w:rStyle w:val="Manh"/>
          <w:b w:val="0"/>
          <w:bCs w:val="0"/>
          <w:sz w:val="28"/>
          <w:szCs w:val="28"/>
          <w:lang w:val="vi-VN"/>
        </w:rPr>
        <w:t>Mã hóa dữ liệu</w:t>
      </w:r>
      <w:r w:rsidRPr="00DC4FDF">
        <w:rPr>
          <w:b/>
          <w:bCs/>
          <w:sz w:val="28"/>
          <w:szCs w:val="28"/>
          <w:lang w:val="vi-VN"/>
        </w:rPr>
        <w:t>.</w:t>
      </w:r>
    </w:p>
    <w:p w14:paraId="10232368" w14:textId="77777777" w:rsidR="00166E91" w:rsidRPr="00DC4FDF" w:rsidRDefault="00166E91" w:rsidP="00166E91">
      <w:pPr>
        <w:pStyle w:val="u3"/>
        <w:rPr>
          <w:rFonts w:ascii="Times New Roman" w:hAnsi="Times New Roman"/>
          <w:sz w:val="28"/>
          <w:szCs w:val="28"/>
          <w:lang w:val="vi-VN"/>
        </w:rPr>
      </w:pPr>
      <w:r w:rsidRPr="00DC4FDF">
        <w:rPr>
          <w:rFonts w:ascii="Times New Roman" w:hAnsi="Times New Roman"/>
          <w:sz w:val="28"/>
          <w:szCs w:val="28"/>
          <w:lang w:val="vi-VN"/>
        </w:rPr>
        <w:t>Bước 2: Nhập văn bản cần mã hóa</w:t>
      </w:r>
    </w:p>
    <w:p w14:paraId="2F120AF9" w14:textId="77777777" w:rsidR="00166E91" w:rsidRPr="00DC4FDF" w:rsidRDefault="00166E91" w:rsidP="00166E91">
      <w:pPr>
        <w:pStyle w:val="ThngthngWeb"/>
        <w:ind w:firstLine="720"/>
        <w:rPr>
          <w:sz w:val="28"/>
          <w:szCs w:val="28"/>
          <w:lang w:val="vi-VN"/>
        </w:rPr>
      </w:pPr>
      <w:r w:rsidRPr="00DC4FDF">
        <w:rPr>
          <w:sz w:val="28"/>
          <w:szCs w:val="28"/>
          <w:lang w:val="vi-VN"/>
        </w:rPr>
        <w:t>Người dùng nhập chuỗi văn bản cần mã hóa từ bàn phím.</w:t>
      </w:r>
    </w:p>
    <w:p w14:paraId="29BAA110" w14:textId="106233ED" w:rsidR="00166E91" w:rsidRPr="00DC4FDF" w:rsidRDefault="00166E91" w:rsidP="00166E91">
      <w:pPr>
        <w:pStyle w:val="ThngthngWeb"/>
        <w:ind w:firstLine="720"/>
        <w:rPr>
          <w:rStyle w:val="MaHTML"/>
          <w:rFonts w:ascii="Times New Roman" w:hAnsi="Times New Roman" w:cs="Times New Roman"/>
          <w:sz w:val="28"/>
          <w:szCs w:val="28"/>
        </w:rPr>
      </w:pPr>
      <w:proofErr w:type="spellStart"/>
      <w:r w:rsidRPr="00DC4FDF">
        <w:rPr>
          <w:sz w:val="28"/>
          <w:szCs w:val="28"/>
        </w:rPr>
        <w:t>Ví</w:t>
      </w:r>
      <w:proofErr w:type="spellEnd"/>
      <w:r w:rsidRPr="00DC4FDF">
        <w:rPr>
          <w:sz w:val="28"/>
          <w:szCs w:val="28"/>
        </w:rPr>
        <w:t xml:space="preserve"> </w:t>
      </w:r>
      <w:proofErr w:type="spellStart"/>
      <w:r w:rsidRPr="00DC4FDF">
        <w:rPr>
          <w:sz w:val="28"/>
          <w:szCs w:val="28"/>
        </w:rPr>
        <w:t>dụ</w:t>
      </w:r>
      <w:proofErr w:type="spellEnd"/>
      <w:r w:rsidRPr="00DC4FDF">
        <w:rPr>
          <w:sz w:val="28"/>
          <w:szCs w:val="28"/>
        </w:rPr>
        <w:t xml:space="preserve">: </w:t>
      </w:r>
      <w:proofErr w:type="spellStart"/>
      <w:r w:rsidRPr="00DC4FDF">
        <w:rPr>
          <w:rStyle w:val="MaHTML"/>
          <w:rFonts w:ascii="Times New Roman" w:hAnsi="Times New Roman" w:cs="Times New Roman"/>
          <w:sz w:val="28"/>
          <w:szCs w:val="28"/>
        </w:rPr>
        <w:t>Nhap</w:t>
      </w:r>
      <w:proofErr w:type="spellEnd"/>
      <w:r w:rsidRPr="00DC4FDF">
        <w:rPr>
          <w:rStyle w:val="MaHTML"/>
          <w:rFonts w:ascii="Times New Roman" w:hAnsi="Times New Roman" w:cs="Times New Roman"/>
          <w:sz w:val="28"/>
          <w:szCs w:val="28"/>
        </w:rPr>
        <w:t xml:space="preserve"> van ban can ma </w:t>
      </w:r>
      <w:proofErr w:type="spellStart"/>
      <w:r w:rsidRPr="00DC4FDF">
        <w:rPr>
          <w:rStyle w:val="MaHTML"/>
          <w:rFonts w:ascii="Times New Roman" w:hAnsi="Times New Roman" w:cs="Times New Roman"/>
          <w:sz w:val="28"/>
          <w:szCs w:val="28"/>
        </w:rPr>
        <w:t>hoa</w:t>
      </w:r>
      <w:proofErr w:type="spellEnd"/>
      <w:r w:rsidRPr="00DC4FDF">
        <w:rPr>
          <w:rStyle w:val="MaHTML"/>
          <w:rFonts w:ascii="Times New Roman" w:hAnsi="Times New Roman" w:cs="Times New Roman"/>
          <w:sz w:val="28"/>
          <w:szCs w:val="28"/>
        </w:rPr>
        <w:t>:</w:t>
      </w:r>
    </w:p>
    <w:p w14:paraId="77C199E2" w14:textId="4C90CBBC" w:rsidR="00166E91" w:rsidRPr="00DC4FDF" w:rsidRDefault="00166E91" w:rsidP="00166E91">
      <w:pPr>
        <w:pStyle w:val="HTMLinhdangtrc"/>
        <w:rPr>
          <w:rFonts w:ascii="Times New Roman" w:hAnsi="Times New Roman" w:hint="default"/>
          <w:sz w:val="28"/>
          <w:szCs w:val="28"/>
          <w:lang w:val="vi-VN"/>
        </w:rPr>
      </w:pPr>
      <w:r w:rsidRPr="00DC4FDF">
        <w:rPr>
          <w:rStyle w:val="MaHTML"/>
          <w:rFonts w:ascii="Times New Roman" w:hAnsi="Times New Roman" w:cs="Times New Roman" w:hint="default"/>
          <w:sz w:val="28"/>
          <w:szCs w:val="28"/>
        </w:rPr>
        <w:tab/>
      </w:r>
      <w:r w:rsidRPr="00DC4FDF">
        <w:rPr>
          <w:rStyle w:val="MaHTML"/>
          <w:rFonts w:ascii="Times New Roman" w:hAnsi="Times New Roman" w:cs="Times New Roman" w:hint="default"/>
          <w:sz w:val="28"/>
          <w:szCs w:val="28"/>
        </w:rPr>
        <w:tab/>
      </w:r>
      <w:r w:rsidR="006D4034" w:rsidRPr="00DC4FDF">
        <w:rPr>
          <w:rStyle w:val="MaHTML"/>
          <w:rFonts w:ascii="Times New Roman" w:hAnsi="Times New Roman" w:cs="Times New Roman" w:hint="default"/>
          <w:sz w:val="28"/>
          <w:szCs w:val="28"/>
        </w:rPr>
        <w:t>An</w:t>
      </w:r>
      <w:r w:rsidR="006D4034" w:rsidRPr="00DC4FDF">
        <w:rPr>
          <w:rStyle w:val="MaHTML"/>
          <w:rFonts w:ascii="Times New Roman" w:hAnsi="Times New Roman" w:cs="Times New Roman" w:hint="default"/>
          <w:sz w:val="28"/>
          <w:szCs w:val="28"/>
          <w:lang w:val="vi-VN"/>
        </w:rPr>
        <w:t xml:space="preserve"> Toan Bao </w:t>
      </w:r>
      <w:proofErr w:type="spellStart"/>
      <w:r w:rsidR="006D4034" w:rsidRPr="00DC4FDF">
        <w:rPr>
          <w:rStyle w:val="MaHTML"/>
          <w:rFonts w:ascii="Times New Roman" w:hAnsi="Times New Roman" w:cs="Times New Roman" w:hint="default"/>
          <w:sz w:val="28"/>
          <w:szCs w:val="28"/>
          <w:lang w:val="vi-VN"/>
        </w:rPr>
        <w:t>Mat</w:t>
      </w:r>
      <w:proofErr w:type="spellEnd"/>
    </w:p>
    <w:p w14:paraId="59396059" w14:textId="77777777" w:rsidR="00166E91" w:rsidRPr="00DC4FDF" w:rsidRDefault="00166E91" w:rsidP="00166E91">
      <w:pPr>
        <w:pStyle w:val="u3"/>
        <w:rPr>
          <w:rFonts w:ascii="Times New Roman" w:hAnsi="Times New Roman"/>
          <w:sz w:val="28"/>
          <w:szCs w:val="28"/>
        </w:rPr>
      </w:pPr>
      <w:proofErr w:type="spellStart"/>
      <w:r w:rsidRPr="00DC4FDF">
        <w:rPr>
          <w:rFonts w:ascii="Times New Roman" w:hAnsi="Times New Roman"/>
          <w:sz w:val="28"/>
          <w:szCs w:val="28"/>
        </w:rPr>
        <w:t>Bước</w:t>
      </w:r>
      <w:proofErr w:type="spellEnd"/>
      <w:r w:rsidRPr="00DC4FDF">
        <w:rPr>
          <w:rFonts w:ascii="Times New Roman" w:hAnsi="Times New Roman"/>
          <w:sz w:val="28"/>
          <w:szCs w:val="28"/>
        </w:rPr>
        <w:t xml:space="preserve"> 3: </w:t>
      </w:r>
      <w:proofErr w:type="spellStart"/>
      <w:r w:rsidRPr="00DC4FDF">
        <w:rPr>
          <w:rFonts w:ascii="Times New Roman" w:hAnsi="Times New Roman"/>
          <w:sz w:val="28"/>
          <w:szCs w:val="28"/>
        </w:rPr>
        <w:t>Nhập</w:t>
      </w:r>
      <w:proofErr w:type="spellEnd"/>
      <w:r w:rsidRPr="00DC4FDF">
        <w:rPr>
          <w:rFonts w:ascii="Times New Roman" w:hAnsi="Times New Roman"/>
          <w:sz w:val="28"/>
          <w:szCs w:val="28"/>
        </w:rPr>
        <w:t xml:space="preserve"> </w:t>
      </w:r>
      <w:proofErr w:type="spellStart"/>
      <w:r w:rsidRPr="00DC4FDF">
        <w:rPr>
          <w:rFonts w:ascii="Times New Roman" w:hAnsi="Times New Roman"/>
          <w:sz w:val="28"/>
          <w:szCs w:val="28"/>
        </w:rPr>
        <w:t>khóa</w:t>
      </w:r>
      <w:proofErr w:type="spellEnd"/>
      <w:r w:rsidRPr="00DC4FDF">
        <w:rPr>
          <w:rFonts w:ascii="Times New Roman" w:hAnsi="Times New Roman"/>
          <w:sz w:val="28"/>
          <w:szCs w:val="28"/>
        </w:rPr>
        <w:t xml:space="preserve"> </w:t>
      </w:r>
      <w:proofErr w:type="spellStart"/>
      <w:r w:rsidRPr="00DC4FDF">
        <w:rPr>
          <w:rFonts w:ascii="Times New Roman" w:hAnsi="Times New Roman"/>
          <w:sz w:val="28"/>
          <w:szCs w:val="28"/>
        </w:rPr>
        <w:t>mã</w:t>
      </w:r>
      <w:proofErr w:type="spellEnd"/>
      <w:r w:rsidRPr="00DC4FDF">
        <w:rPr>
          <w:rFonts w:ascii="Times New Roman" w:hAnsi="Times New Roman"/>
          <w:sz w:val="28"/>
          <w:szCs w:val="28"/>
        </w:rPr>
        <w:t xml:space="preserve"> </w:t>
      </w:r>
      <w:proofErr w:type="spellStart"/>
      <w:r w:rsidRPr="00DC4FDF">
        <w:rPr>
          <w:rFonts w:ascii="Times New Roman" w:hAnsi="Times New Roman"/>
          <w:sz w:val="28"/>
          <w:szCs w:val="28"/>
        </w:rPr>
        <w:t>hóa</w:t>
      </w:r>
      <w:proofErr w:type="spellEnd"/>
    </w:p>
    <w:p w14:paraId="093209E1" w14:textId="77777777" w:rsidR="00166E91" w:rsidRPr="00DC4FDF" w:rsidRDefault="00166E91" w:rsidP="00166E91">
      <w:pPr>
        <w:pStyle w:val="ThngthngWeb"/>
        <w:ind w:left="720"/>
        <w:rPr>
          <w:sz w:val="28"/>
          <w:szCs w:val="28"/>
        </w:rPr>
      </w:pPr>
      <w:proofErr w:type="spellStart"/>
      <w:r w:rsidRPr="00DC4FDF">
        <w:rPr>
          <w:sz w:val="28"/>
          <w:szCs w:val="28"/>
        </w:rPr>
        <w:t>Người</w:t>
      </w:r>
      <w:proofErr w:type="spellEnd"/>
      <w:r w:rsidRPr="00DC4FDF">
        <w:rPr>
          <w:sz w:val="28"/>
          <w:szCs w:val="28"/>
        </w:rPr>
        <w:t xml:space="preserve"> </w:t>
      </w:r>
      <w:proofErr w:type="spellStart"/>
      <w:r w:rsidRPr="00DC4FDF">
        <w:rPr>
          <w:sz w:val="28"/>
          <w:szCs w:val="28"/>
        </w:rPr>
        <w:t>dùng</w:t>
      </w:r>
      <w:proofErr w:type="spellEnd"/>
      <w:r w:rsidRPr="00DC4FDF">
        <w:rPr>
          <w:sz w:val="28"/>
          <w:szCs w:val="28"/>
        </w:rPr>
        <w:t xml:space="preserve"> </w:t>
      </w:r>
      <w:proofErr w:type="spellStart"/>
      <w:r w:rsidRPr="00DC4FDF">
        <w:rPr>
          <w:sz w:val="28"/>
          <w:szCs w:val="28"/>
        </w:rPr>
        <w:t>nhập</w:t>
      </w:r>
      <w:proofErr w:type="spellEnd"/>
      <w:r w:rsidRPr="00DC4FDF">
        <w:rPr>
          <w:sz w:val="28"/>
          <w:szCs w:val="28"/>
        </w:rPr>
        <w:t xml:space="preserve"> </w:t>
      </w:r>
      <w:proofErr w:type="spellStart"/>
      <w:r w:rsidRPr="00DC4FDF">
        <w:rPr>
          <w:sz w:val="28"/>
          <w:szCs w:val="28"/>
        </w:rPr>
        <w:t>khóa</w:t>
      </w:r>
      <w:proofErr w:type="spellEnd"/>
      <w:r w:rsidRPr="00DC4FDF">
        <w:rPr>
          <w:sz w:val="28"/>
          <w:szCs w:val="28"/>
        </w:rPr>
        <w:t xml:space="preserve"> DES </w:t>
      </w:r>
      <w:proofErr w:type="spellStart"/>
      <w:r w:rsidRPr="00DC4FDF">
        <w:rPr>
          <w:sz w:val="28"/>
          <w:szCs w:val="28"/>
        </w:rPr>
        <w:t>có</w:t>
      </w:r>
      <w:proofErr w:type="spellEnd"/>
      <w:r w:rsidRPr="00DC4FDF">
        <w:rPr>
          <w:sz w:val="28"/>
          <w:szCs w:val="28"/>
        </w:rPr>
        <w:t xml:space="preserve"> </w:t>
      </w:r>
      <w:proofErr w:type="spellStart"/>
      <w:r w:rsidRPr="00DC4FDF">
        <w:rPr>
          <w:sz w:val="28"/>
          <w:szCs w:val="28"/>
        </w:rPr>
        <w:t>độ</w:t>
      </w:r>
      <w:proofErr w:type="spellEnd"/>
      <w:r w:rsidRPr="00DC4FDF">
        <w:rPr>
          <w:sz w:val="28"/>
          <w:szCs w:val="28"/>
        </w:rPr>
        <w:t xml:space="preserve"> </w:t>
      </w:r>
      <w:proofErr w:type="spellStart"/>
      <w:r w:rsidRPr="00DC4FDF">
        <w:rPr>
          <w:sz w:val="28"/>
          <w:szCs w:val="28"/>
        </w:rPr>
        <w:t>dài</w:t>
      </w:r>
      <w:proofErr w:type="spellEnd"/>
      <w:r w:rsidRPr="00DC4FDF">
        <w:rPr>
          <w:sz w:val="28"/>
          <w:szCs w:val="28"/>
        </w:rPr>
        <w:t xml:space="preserve"> 8 </w:t>
      </w:r>
      <w:proofErr w:type="spellStart"/>
      <w:r w:rsidRPr="00DC4FDF">
        <w:rPr>
          <w:sz w:val="28"/>
          <w:szCs w:val="28"/>
        </w:rPr>
        <w:t>ký</w:t>
      </w:r>
      <w:proofErr w:type="spellEnd"/>
      <w:r w:rsidRPr="00DC4FDF">
        <w:rPr>
          <w:sz w:val="28"/>
          <w:szCs w:val="28"/>
        </w:rPr>
        <w:t xml:space="preserve"> </w:t>
      </w:r>
      <w:proofErr w:type="spellStart"/>
      <w:r w:rsidRPr="00DC4FDF">
        <w:rPr>
          <w:sz w:val="28"/>
          <w:szCs w:val="28"/>
        </w:rPr>
        <w:t>tự</w:t>
      </w:r>
      <w:proofErr w:type="spellEnd"/>
      <w:r w:rsidRPr="00DC4FDF">
        <w:rPr>
          <w:sz w:val="28"/>
          <w:szCs w:val="28"/>
        </w:rPr>
        <w:t>.</w:t>
      </w:r>
    </w:p>
    <w:p w14:paraId="41CCFC9B" w14:textId="2974EA76" w:rsidR="00166E91" w:rsidRPr="00DC4FDF" w:rsidRDefault="00166E91" w:rsidP="00166E91">
      <w:pPr>
        <w:pStyle w:val="ThngthngWeb"/>
        <w:ind w:left="720"/>
        <w:rPr>
          <w:rStyle w:val="MaHTML"/>
          <w:rFonts w:ascii="Times New Roman" w:hAnsi="Times New Roman" w:cs="Times New Roman"/>
          <w:sz w:val="28"/>
          <w:szCs w:val="28"/>
          <w:lang w:val="fr-FR"/>
        </w:rPr>
      </w:pPr>
      <w:proofErr w:type="spellStart"/>
      <w:r w:rsidRPr="00DC4FDF">
        <w:rPr>
          <w:sz w:val="28"/>
          <w:szCs w:val="28"/>
          <w:lang w:val="fr-FR"/>
        </w:rPr>
        <w:t>Ví</w:t>
      </w:r>
      <w:proofErr w:type="spellEnd"/>
      <w:r w:rsidRPr="00DC4FDF">
        <w:rPr>
          <w:sz w:val="28"/>
          <w:szCs w:val="28"/>
          <w:lang w:val="fr-FR"/>
        </w:rPr>
        <w:t xml:space="preserve"> </w:t>
      </w:r>
      <w:proofErr w:type="spellStart"/>
      <w:proofErr w:type="gramStart"/>
      <w:r w:rsidRPr="00DC4FDF">
        <w:rPr>
          <w:sz w:val="28"/>
          <w:szCs w:val="28"/>
          <w:lang w:val="fr-FR"/>
        </w:rPr>
        <w:t>dụ</w:t>
      </w:r>
      <w:proofErr w:type="spellEnd"/>
      <w:r w:rsidRPr="00DC4FDF">
        <w:rPr>
          <w:sz w:val="28"/>
          <w:szCs w:val="28"/>
          <w:lang w:val="fr-FR"/>
        </w:rPr>
        <w:t>:</w:t>
      </w:r>
      <w:proofErr w:type="gramEnd"/>
      <w:r w:rsidRPr="00DC4FDF">
        <w:rPr>
          <w:sz w:val="28"/>
          <w:szCs w:val="28"/>
          <w:lang w:val="fr-FR"/>
        </w:rPr>
        <w:t xml:space="preserve"> </w:t>
      </w:r>
      <w:proofErr w:type="spellStart"/>
      <w:r w:rsidRPr="00DC4FDF">
        <w:rPr>
          <w:rStyle w:val="MaHTML"/>
          <w:rFonts w:ascii="Times New Roman" w:hAnsi="Times New Roman" w:cs="Times New Roman"/>
          <w:sz w:val="28"/>
          <w:szCs w:val="28"/>
          <w:lang w:val="fr-FR"/>
        </w:rPr>
        <w:t>Nhap</w:t>
      </w:r>
      <w:proofErr w:type="spellEnd"/>
      <w:r w:rsidRPr="00DC4FDF">
        <w:rPr>
          <w:rStyle w:val="MaHTML"/>
          <w:rFonts w:ascii="Times New Roman" w:hAnsi="Times New Roman" w:cs="Times New Roman"/>
          <w:sz w:val="28"/>
          <w:szCs w:val="28"/>
          <w:lang w:val="fr-FR"/>
        </w:rPr>
        <w:t xml:space="preserve"> </w:t>
      </w:r>
      <w:proofErr w:type="spellStart"/>
      <w:r w:rsidRPr="00DC4FDF">
        <w:rPr>
          <w:rStyle w:val="MaHTML"/>
          <w:rFonts w:ascii="Times New Roman" w:hAnsi="Times New Roman" w:cs="Times New Roman"/>
          <w:sz w:val="28"/>
          <w:szCs w:val="28"/>
          <w:lang w:val="fr-FR"/>
        </w:rPr>
        <w:t>khoa</w:t>
      </w:r>
      <w:proofErr w:type="spellEnd"/>
      <w:r w:rsidRPr="00DC4FDF">
        <w:rPr>
          <w:rStyle w:val="MaHTML"/>
          <w:rFonts w:ascii="Times New Roman" w:hAnsi="Times New Roman" w:cs="Times New Roman"/>
          <w:sz w:val="28"/>
          <w:szCs w:val="28"/>
          <w:lang w:val="fr-FR"/>
        </w:rPr>
        <w:t xml:space="preserve"> (8 </w:t>
      </w:r>
      <w:proofErr w:type="spellStart"/>
      <w:r w:rsidRPr="00DC4FDF">
        <w:rPr>
          <w:rStyle w:val="MaHTML"/>
          <w:rFonts w:ascii="Times New Roman" w:hAnsi="Times New Roman" w:cs="Times New Roman"/>
          <w:sz w:val="28"/>
          <w:szCs w:val="28"/>
          <w:lang w:val="fr-FR"/>
        </w:rPr>
        <w:t>ky</w:t>
      </w:r>
      <w:proofErr w:type="spellEnd"/>
      <w:r w:rsidRPr="00DC4FDF">
        <w:rPr>
          <w:rStyle w:val="MaHTML"/>
          <w:rFonts w:ascii="Times New Roman" w:hAnsi="Times New Roman" w:cs="Times New Roman"/>
          <w:sz w:val="28"/>
          <w:szCs w:val="28"/>
          <w:lang w:val="fr-FR"/>
        </w:rPr>
        <w:t xml:space="preserve"> tu</w:t>
      </w:r>
      <w:proofErr w:type="gramStart"/>
      <w:r w:rsidRPr="00DC4FDF">
        <w:rPr>
          <w:rStyle w:val="MaHTML"/>
          <w:rFonts w:ascii="Times New Roman" w:hAnsi="Times New Roman" w:cs="Times New Roman"/>
          <w:sz w:val="28"/>
          <w:szCs w:val="28"/>
          <w:lang w:val="fr-FR"/>
        </w:rPr>
        <w:t>):</w:t>
      </w:r>
      <w:proofErr w:type="gramEnd"/>
    </w:p>
    <w:p w14:paraId="70039B6D" w14:textId="0553689E" w:rsidR="00166E91" w:rsidRPr="00DC4FDF" w:rsidRDefault="00166E91" w:rsidP="00166E91">
      <w:pPr>
        <w:pStyle w:val="HTMLinhdangtrc"/>
        <w:ind w:left="720"/>
        <w:rPr>
          <w:rFonts w:ascii="Times New Roman" w:hAnsi="Times New Roman" w:hint="default"/>
          <w:sz w:val="28"/>
          <w:szCs w:val="28"/>
          <w:lang w:val="fr-FR"/>
        </w:rPr>
      </w:pPr>
      <w:r w:rsidRPr="00DC4FDF">
        <w:rPr>
          <w:rStyle w:val="MaHTML"/>
          <w:rFonts w:ascii="Times New Roman" w:hAnsi="Times New Roman" w:cs="Times New Roman" w:hint="default"/>
          <w:sz w:val="28"/>
          <w:szCs w:val="28"/>
          <w:lang w:val="fr-FR"/>
        </w:rPr>
        <w:tab/>
      </w:r>
      <w:r w:rsidRPr="00DC4FDF">
        <w:rPr>
          <w:rStyle w:val="MaHTML"/>
          <w:rFonts w:ascii="Times New Roman" w:hAnsi="Times New Roman" w:cs="Times New Roman" w:hint="default"/>
          <w:sz w:val="28"/>
          <w:szCs w:val="28"/>
          <w:lang w:val="fr-FR"/>
        </w:rPr>
        <w:tab/>
        <w:t>DESKEY12</w:t>
      </w:r>
    </w:p>
    <w:p w14:paraId="556E8BA0" w14:textId="77777777" w:rsidR="00166E91" w:rsidRPr="00DC4FDF" w:rsidRDefault="00166E91" w:rsidP="00166E91">
      <w:pPr>
        <w:pStyle w:val="u3"/>
        <w:rPr>
          <w:rFonts w:ascii="Times New Roman" w:hAnsi="Times New Roman"/>
          <w:sz w:val="28"/>
          <w:szCs w:val="28"/>
          <w:lang w:val="fr-FR"/>
        </w:rPr>
      </w:pPr>
      <w:proofErr w:type="spellStart"/>
      <w:r w:rsidRPr="00DC4FDF">
        <w:rPr>
          <w:rFonts w:ascii="Times New Roman" w:hAnsi="Times New Roman"/>
          <w:sz w:val="28"/>
          <w:szCs w:val="28"/>
          <w:lang w:val="fr-FR"/>
        </w:rPr>
        <w:t>Bước</w:t>
      </w:r>
      <w:proofErr w:type="spellEnd"/>
      <w:r w:rsidRPr="00DC4FDF">
        <w:rPr>
          <w:rFonts w:ascii="Times New Roman" w:hAnsi="Times New Roman"/>
          <w:sz w:val="28"/>
          <w:szCs w:val="28"/>
          <w:lang w:val="fr-FR"/>
        </w:rPr>
        <w:t xml:space="preserve"> </w:t>
      </w:r>
      <w:proofErr w:type="gramStart"/>
      <w:r w:rsidRPr="00DC4FDF">
        <w:rPr>
          <w:rFonts w:ascii="Times New Roman" w:hAnsi="Times New Roman"/>
          <w:sz w:val="28"/>
          <w:szCs w:val="28"/>
          <w:lang w:val="fr-FR"/>
        </w:rPr>
        <w:t>4:</w:t>
      </w:r>
      <w:proofErr w:type="gramEnd"/>
      <w:r w:rsidRPr="00DC4FDF">
        <w:rPr>
          <w:rFonts w:ascii="Times New Roman" w:hAnsi="Times New Roman"/>
          <w:sz w:val="28"/>
          <w:szCs w:val="28"/>
          <w:lang w:val="fr-FR"/>
        </w:rPr>
        <w:t xml:space="preserve"> </w:t>
      </w:r>
      <w:proofErr w:type="spellStart"/>
      <w:r w:rsidRPr="00DC4FDF">
        <w:rPr>
          <w:rFonts w:ascii="Times New Roman" w:hAnsi="Times New Roman"/>
          <w:sz w:val="28"/>
          <w:szCs w:val="28"/>
          <w:lang w:val="fr-FR"/>
        </w:rPr>
        <w:t>Kiểm</w:t>
      </w:r>
      <w:proofErr w:type="spellEnd"/>
      <w:r w:rsidRPr="00DC4FDF">
        <w:rPr>
          <w:rFonts w:ascii="Times New Roman" w:hAnsi="Times New Roman"/>
          <w:sz w:val="28"/>
          <w:szCs w:val="28"/>
          <w:lang w:val="fr-FR"/>
        </w:rPr>
        <w:t xml:space="preserve"> tra </w:t>
      </w:r>
      <w:proofErr w:type="spellStart"/>
      <w:r w:rsidRPr="00DC4FDF">
        <w:rPr>
          <w:rFonts w:ascii="Times New Roman" w:hAnsi="Times New Roman"/>
          <w:sz w:val="28"/>
          <w:szCs w:val="28"/>
          <w:lang w:val="fr-FR"/>
        </w:rPr>
        <w:t>dữ</w:t>
      </w:r>
      <w:proofErr w:type="spellEnd"/>
      <w:r w:rsidRPr="00DC4FDF">
        <w:rPr>
          <w:rFonts w:ascii="Times New Roman" w:hAnsi="Times New Roman"/>
          <w:sz w:val="28"/>
          <w:szCs w:val="28"/>
          <w:lang w:val="fr-FR"/>
        </w:rPr>
        <w:t xml:space="preserve"> </w:t>
      </w:r>
      <w:proofErr w:type="spellStart"/>
      <w:r w:rsidRPr="00DC4FDF">
        <w:rPr>
          <w:rFonts w:ascii="Times New Roman" w:hAnsi="Times New Roman"/>
          <w:sz w:val="28"/>
          <w:szCs w:val="28"/>
          <w:lang w:val="fr-FR"/>
        </w:rPr>
        <w:t>liệu</w:t>
      </w:r>
      <w:proofErr w:type="spellEnd"/>
      <w:r w:rsidRPr="00DC4FDF">
        <w:rPr>
          <w:rFonts w:ascii="Times New Roman" w:hAnsi="Times New Roman"/>
          <w:sz w:val="28"/>
          <w:szCs w:val="28"/>
          <w:lang w:val="fr-FR"/>
        </w:rPr>
        <w:t xml:space="preserve"> </w:t>
      </w:r>
      <w:proofErr w:type="spellStart"/>
      <w:r w:rsidRPr="00DC4FDF">
        <w:rPr>
          <w:rFonts w:ascii="Times New Roman" w:hAnsi="Times New Roman"/>
          <w:sz w:val="28"/>
          <w:szCs w:val="28"/>
          <w:lang w:val="fr-FR"/>
        </w:rPr>
        <w:t>đầu</w:t>
      </w:r>
      <w:proofErr w:type="spellEnd"/>
      <w:r w:rsidRPr="00DC4FDF">
        <w:rPr>
          <w:rFonts w:ascii="Times New Roman" w:hAnsi="Times New Roman"/>
          <w:sz w:val="28"/>
          <w:szCs w:val="28"/>
          <w:lang w:val="fr-FR"/>
        </w:rPr>
        <w:t xml:space="preserve"> </w:t>
      </w:r>
      <w:proofErr w:type="spellStart"/>
      <w:r w:rsidRPr="00DC4FDF">
        <w:rPr>
          <w:rFonts w:ascii="Times New Roman" w:hAnsi="Times New Roman"/>
          <w:sz w:val="28"/>
          <w:szCs w:val="28"/>
          <w:lang w:val="fr-FR"/>
        </w:rPr>
        <w:t>vào</w:t>
      </w:r>
      <w:proofErr w:type="spellEnd"/>
    </w:p>
    <w:p w14:paraId="0CEF49AD" w14:textId="77777777" w:rsidR="00166E91" w:rsidRPr="00DC4FDF" w:rsidRDefault="00166E91" w:rsidP="00166E91">
      <w:pPr>
        <w:pStyle w:val="ThngthngWeb"/>
        <w:ind w:firstLine="720"/>
        <w:rPr>
          <w:sz w:val="28"/>
          <w:szCs w:val="28"/>
          <w:lang w:val="fr-FR"/>
        </w:rPr>
      </w:pPr>
      <w:proofErr w:type="spellStart"/>
      <w:r w:rsidRPr="00DC4FDF">
        <w:rPr>
          <w:sz w:val="28"/>
          <w:szCs w:val="28"/>
          <w:lang w:val="fr-FR"/>
        </w:rPr>
        <w:t>Chương</w:t>
      </w:r>
      <w:proofErr w:type="spellEnd"/>
      <w:r w:rsidRPr="00DC4FDF">
        <w:rPr>
          <w:sz w:val="28"/>
          <w:szCs w:val="28"/>
          <w:lang w:val="fr-FR"/>
        </w:rPr>
        <w:t xml:space="preserve"> </w:t>
      </w:r>
      <w:proofErr w:type="spellStart"/>
      <w:r w:rsidRPr="00DC4FDF">
        <w:rPr>
          <w:sz w:val="28"/>
          <w:szCs w:val="28"/>
          <w:lang w:val="fr-FR"/>
        </w:rPr>
        <w:t>trình</w:t>
      </w:r>
      <w:proofErr w:type="spellEnd"/>
      <w:r w:rsidRPr="00DC4FDF">
        <w:rPr>
          <w:sz w:val="28"/>
          <w:szCs w:val="28"/>
          <w:lang w:val="fr-FR"/>
        </w:rPr>
        <w:t xml:space="preserve"> </w:t>
      </w:r>
      <w:proofErr w:type="spellStart"/>
      <w:r w:rsidRPr="00DC4FDF">
        <w:rPr>
          <w:sz w:val="28"/>
          <w:szCs w:val="28"/>
          <w:lang w:val="fr-FR"/>
        </w:rPr>
        <w:t>kiểm</w:t>
      </w:r>
      <w:proofErr w:type="spellEnd"/>
      <w:r w:rsidRPr="00DC4FDF">
        <w:rPr>
          <w:sz w:val="28"/>
          <w:szCs w:val="28"/>
          <w:lang w:val="fr-FR"/>
        </w:rPr>
        <w:t xml:space="preserve"> </w:t>
      </w:r>
      <w:proofErr w:type="gramStart"/>
      <w:r w:rsidRPr="00DC4FDF">
        <w:rPr>
          <w:sz w:val="28"/>
          <w:szCs w:val="28"/>
          <w:lang w:val="fr-FR"/>
        </w:rPr>
        <w:t>tra:</w:t>
      </w:r>
      <w:proofErr w:type="gramEnd"/>
    </w:p>
    <w:p w14:paraId="52EA2F70" w14:textId="0D809FDB" w:rsidR="00166E91" w:rsidRPr="00DC4FDF" w:rsidRDefault="00166E91" w:rsidP="00166E91">
      <w:pPr>
        <w:pStyle w:val="ThngthngWeb"/>
        <w:ind w:left="1440"/>
        <w:rPr>
          <w:sz w:val="28"/>
          <w:szCs w:val="28"/>
          <w:lang w:val="fr-FR"/>
        </w:rPr>
      </w:pPr>
      <w:r w:rsidRPr="00DC4FDF">
        <w:rPr>
          <w:sz w:val="28"/>
          <w:szCs w:val="28"/>
          <w:lang w:val="fr-FR"/>
        </w:rPr>
        <w:t xml:space="preserve">- Văn </w:t>
      </w:r>
      <w:proofErr w:type="spellStart"/>
      <w:r w:rsidRPr="00DC4FDF">
        <w:rPr>
          <w:sz w:val="28"/>
          <w:szCs w:val="28"/>
          <w:lang w:val="fr-FR"/>
        </w:rPr>
        <w:t>bản</w:t>
      </w:r>
      <w:proofErr w:type="spellEnd"/>
      <w:r w:rsidRPr="00DC4FDF">
        <w:rPr>
          <w:sz w:val="28"/>
          <w:szCs w:val="28"/>
          <w:lang w:val="fr-FR"/>
        </w:rPr>
        <w:t xml:space="preserve"> </w:t>
      </w:r>
      <w:proofErr w:type="spellStart"/>
      <w:r w:rsidRPr="00DC4FDF">
        <w:rPr>
          <w:sz w:val="28"/>
          <w:szCs w:val="28"/>
          <w:lang w:val="fr-FR"/>
        </w:rPr>
        <w:t>đầu</w:t>
      </w:r>
      <w:proofErr w:type="spellEnd"/>
      <w:r w:rsidRPr="00DC4FDF">
        <w:rPr>
          <w:sz w:val="28"/>
          <w:szCs w:val="28"/>
          <w:lang w:val="fr-FR"/>
        </w:rPr>
        <w:t xml:space="preserve"> </w:t>
      </w:r>
      <w:proofErr w:type="spellStart"/>
      <w:r w:rsidRPr="00DC4FDF">
        <w:rPr>
          <w:sz w:val="28"/>
          <w:szCs w:val="28"/>
          <w:lang w:val="fr-FR"/>
        </w:rPr>
        <w:t>vào</w:t>
      </w:r>
      <w:proofErr w:type="spellEnd"/>
      <w:r w:rsidRPr="00DC4FDF">
        <w:rPr>
          <w:sz w:val="28"/>
          <w:szCs w:val="28"/>
          <w:lang w:val="fr-FR"/>
        </w:rPr>
        <w:t xml:space="preserve"> </w:t>
      </w:r>
      <w:proofErr w:type="spellStart"/>
      <w:r w:rsidRPr="00DC4FDF">
        <w:rPr>
          <w:sz w:val="28"/>
          <w:szCs w:val="28"/>
          <w:lang w:val="fr-FR"/>
        </w:rPr>
        <w:t>có</w:t>
      </w:r>
      <w:proofErr w:type="spellEnd"/>
      <w:r w:rsidRPr="00DC4FDF">
        <w:rPr>
          <w:sz w:val="28"/>
          <w:szCs w:val="28"/>
          <w:lang w:val="fr-FR"/>
        </w:rPr>
        <w:t xml:space="preserve"> </w:t>
      </w:r>
      <w:proofErr w:type="spellStart"/>
      <w:r w:rsidRPr="00DC4FDF">
        <w:rPr>
          <w:sz w:val="28"/>
          <w:szCs w:val="28"/>
          <w:lang w:val="fr-FR"/>
        </w:rPr>
        <w:t>rỗng</w:t>
      </w:r>
      <w:proofErr w:type="spellEnd"/>
      <w:r w:rsidRPr="00DC4FDF">
        <w:rPr>
          <w:sz w:val="28"/>
          <w:szCs w:val="28"/>
          <w:lang w:val="fr-FR"/>
        </w:rPr>
        <w:t xml:space="preserve"> </w:t>
      </w:r>
      <w:proofErr w:type="spellStart"/>
      <w:r w:rsidRPr="00DC4FDF">
        <w:rPr>
          <w:sz w:val="28"/>
          <w:szCs w:val="28"/>
          <w:lang w:val="fr-FR"/>
        </w:rPr>
        <w:t>hay</w:t>
      </w:r>
      <w:proofErr w:type="spellEnd"/>
      <w:r w:rsidRPr="00DC4FDF">
        <w:rPr>
          <w:sz w:val="28"/>
          <w:szCs w:val="28"/>
          <w:lang w:val="fr-FR"/>
        </w:rPr>
        <w:t xml:space="preserve"> </w:t>
      </w:r>
      <w:proofErr w:type="spellStart"/>
      <w:r w:rsidRPr="00DC4FDF">
        <w:rPr>
          <w:sz w:val="28"/>
          <w:szCs w:val="28"/>
          <w:lang w:val="fr-FR"/>
        </w:rPr>
        <w:t>không</w:t>
      </w:r>
      <w:proofErr w:type="spellEnd"/>
      <w:r w:rsidRPr="00DC4FDF">
        <w:rPr>
          <w:sz w:val="28"/>
          <w:szCs w:val="28"/>
          <w:lang w:val="fr-FR"/>
        </w:rPr>
        <w:t>.</w:t>
      </w:r>
    </w:p>
    <w:p w14:paraId="7D2AC15D" w14:textId="6A98EB41" w:rsidR="00166E91" w:rsidRPr="00DC4FDF" w:rsidRDefault="00166E91" w:rsidP="00166E91">
      <w:pPr>
        <w:pStyle w:val="ThngthngWeb"/>
        <w:ind w:left="1440"/>
        <w:rPr>
          <w:sz w:val="28"/>
          <w:szCs w:val="28"/>
          <w:lang w:val="fr-FR"/>
        </w:rPr>
      </w:pPr>
      <w:r w:rsidRPr="00DC4FDF">
        <w:rPr>
          <w:sz w:val="28"/>
          <w:szCs w:val="28"/>
          <w:lang w:val="fr-FR"/>
        </w:rPr>
        <w:t xml:space="preserve">- </w:t>
      </w:r>
      <w:proofErr w:type="spellStart"/>
      <w:r w:rsidRPr="00DC4FDF">
        <w:rPr>
          <w:sz w:val="28"/>
          <w:szCs w:val="28"/>
          <w:lang w:val="fr-FR"/>
        </w:rPr>
        <w:t>Khóa</w:t>
      </w:r>
      <w:proofErr w:type="spellEnd"/>
      <w:r w:rsidRPr="00DC4FDF">
        <w:rPr>
          <w:sz w:val="28"/>
          <w:szCs w:val="28"/>
          <w:lang w:val="fr-FR"/>
        </w:rPr>
        <w:t xml:space="preserve"> </w:t>
      </w:r>
      <w:proofErr w:type="spellStart"/>
      <w:r w:rsidRPr="00DC4FDF">
        <w:rPr>
          <w:sz w:val="28"/>
          <w:szCs w:val="28"/>
          <w:lang w:val="fr-FR"/>
        </w:rPr>
        <w:t>có</w:t>
      </w:r>
      <w:proofErr w:type="spellEnd"/>
      <w:r w:rsidRPr="00DC4FDF">
        <w:rPr>
          <w:sz w:val="28"/>
          <w:szCs w:val="28"/>
          <w:lang w:val="fr-FR"/>
        </w:rPr>
        <w:t xml:space="preserve"> </w:t>
      </w:r>
      <w:proofErr w:type="spellStart"/>
      <w:r w:rsidRPr="00DC4FDF">
        <w:rPr>
          <w:sz w:val="28"/>
          <w:szCs w:val="28"/>
          <w:lang w:val="fr-FR"/>
        </w:rPr>
        <w:t>đủ</w:t>
      </w:r>
      <w:proofErr w:type="spellEnd"/>
      <w:r w:rsidRPr="00DC4FDF">
        <w:rPr>
          <w:sz w:val="28"/>
          <w:szCs w:val="28"/>
          <w:lang w:val="fr-FR"/>
        </w:rPr>
        <w:t xml:space="preserve"> 8 </w:t>
      </w:r>
      <w:proofErr w:type="spellStart"/>
      <w:r w:rsidRPr="00DC4FDF">
        <w:rPr>
          <w:sz w:val="28"/>
          <w:szCs w:val="28"/>
          <w:lang w:val="fr-FR"/>
        </w:rPr>
        <w:t>ký</w:t>
      </w:r>
      <w:proofErr w:type="spellEnd"/>
      <w:r w:rsidRPr="00DC4FDF">
        <w:rPr>
          <w:sz w:val="28"/>
          <w:szCs w:val="28"/>
          <w:lang w:val="fr-FR"/>
        </w:rPr>
        <w:t xml:space="preserve"> </w:t>
      </w:r>
      <w:proofErr w:type="spellStart"/>
      <w:r w:rsidRPr="00DC4FDF">
        <w:rPr>
          <w:sz w:val="28"/>
          <w:szCs w:val="28"/>
          <w:lang w:val="fr-FR"/>
        </w:rPr>
        <w:t>tự</w:t>
      </w:r>
      <w:proofErr w:type="spellEnd"/>
      <w:r w:rsidRPr="00DC4FDF">
        <w:rPr>
          <w:sz w:val="28"/>
          <w:szCs w:val="28"/>
          <w:lang w:val="fr-FR"/>
        </w:rPr>
        <w:t xml:space="preserve"> </w:t>
      </w:r>
      <w:proofErr w:type="spellStart"/>
      <w:r w:rsidRPr="00DC4FDF">
        <w:rPr>
          <w:sz w:val="28"/>
          <w:szCs w:val="28"/>
          <w:lang w:val="fr-FR"/>
        </w:rPr>
        <w:t>hay</w:t>
      </w:r>
      <w:proofErr w:type="spellEnd"/>
      <w:r w:rsidRPr="00DC4FDF">
        <w:rPr>
          <w:sz w:val="28"/>
          <w:szCs w:val="28"/>
          <w:lang w:val="fr-FR"/>
        </w:rPr>
        <w:t xml:space="preserve"> </w:t>
      </w:r>
      <w:proofErr w:type="spellStart"/>
      <w:r w:rsidRPr="00DC4FDF">
        <w:rPr>
          <w:sz w:val="28"/>
          <w:szCs w:val="28"/>
          <w:lang w:val="fr-FR"/>
        </w:rPr>
        <w:t>không</w:t>
      </w:r>
      <w:proofErr w:type="spellEnd"/>
      <w:r w:rsidRPr="00DC4FDF">
        <w:rPr>
          <w:sz w:val="28"/>
          <w:szCs w:val="28"/>
          <w:lang w:val="fr-FR"/>
        </w:rPr>
        <w:t>.</w:t>
      </w:r>
    </w:p>
    <w:p w14:paraId="6C48F947" w14:textId="77777777" w:rsidR="00166E91" w:rsidRPr="00DC4FDF" w:rsidRDefault="00166E91" w:rsidP="00166E91">
      <w:pPr>
        <w:pStyle w:val="ThngthngWeb"/>
        <w:ind w:left="720"/>
        <w:rPr>
          <w:sz w:val="28"/>
          <w:szCs w:val="28"/>
          <w:lang w:val="fr-FR"/>
        </w:rPr>
      </w:pPr>
      <w:proofErr w:type="spellStart"/>
      <w:r w:rsidRPr="00DC4FDF">
        <w:rPr>
          <w:sz w:val="28"/>
          <w:szCs w:val="28"/>
          <w:lang w:val="fr-FR"/>
        </w:rPr>
        <w:lastRenderedPageBreak/>
        <w:t>Nếu</w:t>
      </w:r>
      <w:proofErr w:type="spellEnd"/>
      <w:r w:rsidRPr="00DC4FDF">
        <w:rPr>
          <w:sz w:val="28"/>
          <w:szCs w:val="28"/>
          <w:lang w:val="fr-FR"/>
        </w:rPr>
        <w:t xml:space="preserve"> </w:t>
      </w:r>
      <w:proofErr w:type="spellStart"/>
      <w:r w:rsidRPr="00DC4FDF">
        <w:rPr>
          <w:sz w:val="28"/>
          <w:szCs w:val="28"/>
          <w:lang w:val="fr-FR"/>
        </w:rPr>
        <w:t>dữ</w:t>
      </w:r>
      <w:proofErr w:type="spellEnd"/>
      <w:r w:rsidRPr="00DC4FDF">
        <w:rPr>
          <w:sz w:val="28"/>
          <w:szCs w:val="28"/>
          <w:lang w:val="fr-FR"/>
        </w:rPr>
        <w:t xml:space="preserve"> </w:t>
      </w:r>
      <w:proofErr w:type="spellStart"/>
      <w:r w:rsidRPr="00DC4FDF">
        <w:rPr>
          <w:sz w:val="28"/>
          <w:szCs w:val="28"/>
          <w:lang w:val="fr-FR"/>
        </w:rPr>
        <w:t>liệu</w:t>
      </w:r>
      <w:proofErr w:type="spellEnd"/>
      <w:r w:rsidRPr="00DC4FDF">
        <w:rPr>
          <w:sz w:val="28"/>
          <w:szCs w:val="28"/>
          <w:lang w:val="fr-FR"/>
        </w:rPr>
        <w:t xml:space="preserve"> </w:t>
      </w:r>
      <w:proofErr w:type="spellStart"/>
      <w:r w:rsidRPr="00DC4FDF">
        <w:rPr>
          <w:sz w:val="28"/>
          <w:szCs w:val="28"/>
          <w:lang w:val="fr-FR"/>
        </w:rPr>
        <w:t>không</w:t>
      </w:r>
      <w:proofErr w:type="spellEnd"/>
      <w:r w:rsidRPr="00DC4FDF">
        <w:rPr>
          <w:sz w:val="28"/>
          <w:szCs w:val="28"/>
          <w:lang w:val="fr-FR"/>
        </w:rPr>
        <w:t xml:space="preserve"> </w:t>
      </w:r>
      <w:proofErr w:type="spellStart"/>
      <w:r w:rsidRPr="00DC4FDF">
        <w:rPr>
          <w:sz w:val="28"/>
          <w:szCs w:val="28"/>
          <w:lang w:val="fr-FR"/>
        </w:rPr>
        <w:t>hợp</w:t>
      </w:r>
      <w:proofErr w:type="spellEnd"/>
      <w:r w:rsidRPr="00DC4FDF">
        <w:rPr>
          <w:sz w:val="28"/>
          <w:szCs w:val="28"/>
          <w:lang w:val="fr-FR"/>
        </w:rPr>
        <w:t xml:space="preserve"> </w:t>
      </w:r>
      <w:proofErr w:type="spellStart"/>
      <w:r w:rsidRPr="00DC4FDF">
        <w:rPr>
          <w:sz w:val="28"/>
          <w:szCs w:val="28"/>
          <w:lang w:val="fr-FR"/>
        </w:rPr>
        <w:t>lệ</w:t>
      </w:r>
      <w:proofErr w:type="spellEnd"/>
      <w:r w:rsidRPr="00DC4FDF">
        <w:rPr>
          <w:sz w:val="28"/>
          <w:szCs w:val="28"/>
          <w:lang w:val="fr-FR"/>
        </w:rPr>
        <w:t xml:space="preserve">, </w:t>
      </w:r>
      <w:proofErr w:type="spellStart"/>
      <w:r w:rsidRPr="00DC4FDF">
        <w:rPr>
          <w:sz w:val="28"/>
          <w:szCs w:val="28"/>
          <w:lang w:val="fr-FR"/>
        </w:rPr>
        <w:t>hệ</w:t>
      </w:r>
      <w:proofErr w:type="spellEnd"/>
      <w:r w:rsidRPr="00DC4FDF">
        <w:rPr>
          <w:sz w:val="28"/>
          <w:szCs w:val="28"/>
          <w:lang w:val="fr-FR"/>
        </w:rPr>
        <w:t xml:space="preserve"> </w:t>
      </w:r>
      <w:proofErr w:type="spellStart"/>
      <w:r w:rsidRPr="00DC4FDF">
        <w:rPr>
          <w:sz w:val="28"/>
          <w:szCs w:val="28"/>
          <w:lang w:val="fr-FR"/>
        </w:rPr>
        <w:t>thống</w:t>
      </w:r>
      <w:proofErr w:type="spellEnd"/>
      <w:r w:rsidRPr="00DC4FDF">
        <w:rPr>
          <w:sz w:val="28"/>
          <w:szCs w:val="28"/>
          <w:lang w:val="fr-FR"/>
        </w:rPr>
        <w:t xml:space="preserve"> </w:t>
      </w:r>
      <w:proofErr w:type="spellStart"/>
      <w:r w:rsidRPr="00DC4FDF">
        <w:rPr>
          <w:sz w:val="28"/>
          <w:szCs w:val="28"/>
          <w:lang w:val="fr-FR"/>
        </w:rPr>
        <w:t>sẽ</w:t>
      </w:r>
      <w:proofErr w:type="spellEnd"/>
      <w:r w:rsidRPr="00DC4FDF">
        <w:rPr>
          <w:sz w:val="28"/>
          <w:szCs w:val="28"/>
          <w:lang w:val="fr-FR"/>
        </w:rPr>
        <w:t xml:space="preserve"> </w:t>
      </w:r>
      <w:proofErr w:type="spellStart"/>
      <w:r w:rsidRPr="00DC4FDF">
        <w:rPr>
          <w:sz w:val="28"/>
          <w:szCs w:val="28"/>
          <w:lang w:val="fr-FR"/>
        </w:rPr>
        <w:t>yêu</w:t>
      </w:r>
      <w:proofErr w:type="spellEnd"/>
      <w:r w:rsidRPr="00DC4FDF">
        <w:rPr>
          <w:sz w:val="28"/>
          <w:szCs w:val="28"/>
          <w:lang w:val="fr-FR"/>
        </w:rPr>
        <w:t xml:space="preserve"> </w:t>
      </w:r>
      <w:proofErr w:type="spellStart"/>
      <w:r w:rsidRPr="00DC4FDF">
        <w:rPr>
          <w:sz w:val="28"/>
          <w:szCs w:val="28"/>
          <w:lang w:val="fr-FR"/>
        </w:rPr>
        <w:t>cầu</w:t>
      </w:r>
      <w:proofErr w:type="spellEnd"/>
      <w:r w:rsidRPr="00DC4FDF">
        <w:rPr>
          <w:sz w:val="28"/>
          <w:szCs w:val="28"/>
          <w:lang w:val="fr-FR"/>
        </w:rPr>
        <w:t xml:space="preserve"> </w:t>
      </w:r>
      <w:proofErr w:type="spellStart"/>
      <w:r w:rsidRPr="00DC4FDF">
        <w:rPr>
          <w:sz w:val="28"/>
          <w:szCs w:val="28"/>
          <w:lang w:val="fr-FR"/>
        </w:rPr>
        <w:t>nhập</w:t>
      </w:r>
      <w:proofErr w:type="spellEnd"/>
      <w:r w:rsidRPr="00DC4FDF">
        <w:rPr>
          <w:sz w:val="28"/>
          <w:szCs w:val="28"/>
          <w:lang w:val="fr-FR"/>
        </w:rPr>
        <w:t xml:space="preserve"> </w:t>
      </w:r>
      <w:proofErr w:type="spellStart"/>
      <w:r w:rsidRPr="00DC4FDF">
        <w:rPr>
          <w:sz w:val="28"/>
          <w:szCs w:val="28"/>
          <w:lang w:val="fr-FR"/>
        </w:rPr>
        <w:t>lại</w:t>
      </w:r>
      <w:proofErr w:type="spellEnd"/>
      <w:r w:rsidRPr="00DC4FDF">
        <w:rPr>
          <w:sz w:val="28"/>
          <w:szCs w:val="28"/>
          <w:lang w:val="fr-FR"/>
        </w:rPr>
        <w:t>.</w:t>
      </w:r>
    </w:p>
    <w:p w14:paraId="46901998" w14:textId="77777777" w:rsidR="00166E91" w:rsidRPr="00DC4FDF" w:rsidRDefault="00166E91" w:rsidP="00166E91">
      <w:pPr>
        <w:pStyle w:val="u3"/>
        <w:rPr>
          <w:rFonts w:ascii="Times New Roman" w:hAnsi="Times New Roman"/>
          <w:sz w:val="28"/>
          <w:szCs w:val="28"/>
          <w:lang w:val="fr-FR"/>
        </w:rPr>
      </w:pPr>
      <w:proofErr w:type="spellStart"/>
      <w:r w:rsidRPr="00DC4FDF">
        <w:rPr>
          <w:rFonts w:ascii="Times New Roman" w:hAnsi="Times New Roman"/>
          <w:sz w:val="28"/>
          <w:szCs w:val="28"/>
          <w:lang w:val="fr-FR"/>
        </w:rPr>
        <w:t>Bước</w:t>
      </w:r>
      <w:proofErr w:type="spellEnd"/>
      <w:r w:rsidRPr="00DC4FDF">
        <w:rPr>
          <w:rFonts w:ascii="Times New Roman" w:hAnsi="Times New Roman"/>
          <w:sz w:val="28"/>
          <w:szCs w:val="28"/>
          <w:lang w:val="fr-FR"/>
        </w:rPr>
        <w:t xml:space="preserve"> </w:t>
      </w:r>
      <w:proofErr w:type="gramStart"/>
      <w:r w:rsidRPr="00DC4FDF">
        <w:rPr>
          <w:rFonts w:ascii="Times New Roman" w:hAnsi="Times New Roman"/>
          <w:sz w:val="28"/>
          <w:szCs w:val="28"/>
          <w:lang w:val="fr-FR"/>
        </w:rPr>
        <w:t>5:</w:t>
      </w:r>
      <w:proofErr w:type="gramEnd"/>
      <w:r w:rsidRPr="00DC4FDF">
        <w:rPr>
          <w:rFonts w:ascii="Times New Roman" w:hAnsi="Times New Roman"/>
          <w:sz w:val="28"/>
          <w:szCs w:val="28"/>
          <w:lang w:val="fr-FR"/>
        </w:rPr>
        <w:t xml:space="preserve"> </w:t>
      </w:r>
      <w:proofErr w:type="spellStart"/>
      <w:r w:rsidRPr="00DC4FDF">
        <w:rPr>
          <w:rFonts w:ascii="Times New Roman" w:hAnsi="Times New Roman"/>
          <w:sz w:val="28"/>
          <w:szCs w:val="28"/>
          <w:lang w:val="fr-FR"/>
        </w:rPr>
        <w:t>Thực</w:t>
      </w:r>
      <w:proofErr w:type="spellEnd"/>
      <w:r w:rsidRPr="00DC4FDF">
        <w:rPr>
          <w:rFonts w:ascii="Times New Roman" w:hAnsi="Times New Roman"/>
          <w:sz w:val="28"/>
          <w:szCs w:val="28"/>
          <w:lang w:val="fr-FR"/>
        </w:rPr>
        <w:t xml:space="preserve"> </w:t>
      </w:r>
      <w:proofErr w:type="spellStart"/>
      <w:r w:rsidRPr="00DC4FDF">
        <w:rPr>
          <w:rFonts w:ascii="Times New Roman" w:hAnsi="Times New Roman"/>
          <w:sz w:val="28"/>
          <w:szCs w:val="28"/>
          <w:lang w:val="fr-FR"/>
        </w:rPr>
        <w:t>hiện</w:t>
      </w:r>
      <w:proofErr w:type="spellEnd"/>
      <w:r w:rsidRPr="00DC4FDF">
        <w:rPr>
          <w:rFonts w:ascii="Times New Roman" w:hAnsi="Times New Roman"/>
          <w:sz w:val="28"/>
          <w:szCs w:val="28"/>
          <w:lang w:val="fr-FR"/>
        </w:rPr>
        <w:t xml:space="preserve"> </w:t>
      </w:r>
      <w:proofErr w:type="spellStart"/>
      <w:r w:rsidRPr="00DC4FDF">
        <w:rPr>
          <w:rFonts w:ascii="Times New Roman" w:hAnsi="Times New Roman"/>
          <w:sz w:val="28"/>
          <w:szCs w:val="28"/>
          <w:lang w:val="fr-FR"/>
        </w:rPr>
        <w:t>mã</w:t>
      </w:r>
      <w:proofErr w:type="spellEnd"/>
      <w:r w:rsidRPr="00DC4FDF">
        <w:rPr>
          <w:rFonts w:ascii="Times New Roman" w:hAnsi="Times New Roman"/>
          <w:sz w:val="28"/>
          <w:szCs w:val="28"/>
          <w:lang w:val="fr-FR"/>
        </w:rPr>
        <w:t xml:space="preserve"> </w:t>
      </w:r>
      <w:proofErr w:type="spellStart"/>
      <w:r w:rsidRPr="00DC4FDF">
        <w:rPr>
          <w:rFonts w:ascii="Times New Roman" w:hAnsi="Times New Roman"/>
          <w:sz w:val="28"/>
          <w:szCs w:val="28"/>
          <w:lang w:val="fr-FR"/>
        </w:rPr>
        <w:t>hóa</w:t>
      </w:r>
      <w:proofErr w:type="spellEnd"/>
    </w:p>
    <w:p w14:paraId="2132BF5A" w14:textId="77777777" w:rsidR="00166E91" w:rsidRPr="00DC4FDF" w:rsidRDefault="00166E91" w:rsidP="00166E91">
      <w:pPr>
        <w:pStyle w:val="ThngthngWeb"/>
        <w:ind w:left="720"/>
        <w:rPr>
          <w:sz w:val="28"/>
          <w:szCs w:val="28"/>
          <w:lang w:val="fr-FR"/>
        </w:rPr>
      </w:pPr>
      <w:proofErr w:type="spellStart"/>
      <w:r w:rsidRPr="00DC4FDF">
        <w:rPr>
          <w:sz w:val="28"/>
          <w:szCs w:val="28"/>
          <w:lang w:val="fr-FR"/>
        </w:rPr>
        <w:t>Thuật</w:t>
      </w:r>
      <w:proofErr w:type="spellEnd"/>
      <w:r w:rsidRPr="00DC4FDF">
        <w:rPr>
          <w:sz w:val="28"/>
          <w:szCs w:val="28"/>
          <w:lang w:val="fr-FR"/>
        </w:rPr>
        <w:t xml:space="preserve"> </w:t>
      </w:r>
      <w:proofErr w:type="spellStart"/>
      <w:r w:rsidRPr="00DC4FDF">
        <w:rPr>
          <w:sz w:val="28"/>
          <w:szCs w:val="28"/>
          <w:lang w:val="fr-FR"/>
        </w:rPr>
        <w:t>toán</w:t>
      </w:r>
      <w:proofErr w:type="spellEnd"/>
      <w:r w:rsidRPr="00DC4FDF">
        <w:rPr>
          <w:sz w:val="28"/>
          <w:szCs w:val="28"/>
          <w:lang w:val="fr-FR"/>
        </w:rPr>
        <w:t xml:space="preserve"> DES </w:t>
      </w:r>
      <w:proofErr w:type="spellStart"/>
      <w:r w:rsidRPr="00DC4FDF">
        <w:rPr>
          <w:sz w:val="28"/>
          <w:szCs w:val="28"/>
          <w:lang w:val="fr-FR"/>
        </w:rPr>
        <w:t>được</w:t>
      </w:r>
      <w:proofErr w:type="spellEnd"/>
      <w:r w:rsidRPr="00DC4FDF">
        <w:rPr>
          <w:sz w:val="28"/>
          <w:szCs w:val="28"/>
          <w:lang w:val="fr-FR"/>
        </w:rPr>
        <w:t xml:space="preserve"> </w:t>
      </w:r>
      <w:proofErr w:type="spellStart"/>
      <w:r w:rsidRPr="00DC4FDF">
        <w:rPr>
          <w:sz w:val="28"/>
          <w:szCs w:val="28"/>
          <w:lang w:val="fr-FR"/>
        </w:rPr>
        <w:t>thực</w:t>
      </w:r>
      <w:proofErr w:type="spellEnd"/>
      <w:r w:rsidRPr="00DC4FDF">
        <w:rPr>
          <w:sz w:val="28"/>
          <w:szCs w:val="28"/>
          <w:lang w:val="fr-FR"/>
        </w:rPr>
        <w:t xml:space="preserve"> </w:t>
      </w:r>
      <w:proofErr w:type="spellStart"/>
      <w:r w:rsidRPr="00DC4FDF">
        <w:rPr>
          <w:sz w:val="28"/>
          <w:szCs w:val="28"/>
          <w:lang w:val="fr-FR"/>
        </w:rPr>
        <w:t>hiện</w:t>
      </w:r>
      <w:proofErr w:type="spellEnd"/>
      <w:r w:rsidRPr="00DC4FDF">
        <w:rPr>
          <w:sz w:val="28"/>
          <w:szCs w:val="28"/>
          <w:lang w:val="fr-FR"/>
        </w:rPr>
        <w:t xml:space="preserve"> </w:t>
      </w:r>
      <w:proofErr w:type="spellStart"/>
      <w:r w:rsidRPr="00DC4FDF">
        <w:rPr>
          <w:sz w:val="28"/>
          <w:szCs w:val="28"/>
          <w:lang w:val="fr-FR"/>
        </w:rPr>
        <w:t>trên</w:t>
      </w:r>
      <w:proofErr w:type="spellEnd"/>
      <w:r w:rsidRPr="00DC4FDF">
        <w:rPr>
          <w:sz w:val="28"/>
          <w:szCs w:val="28"/>
          <w:lang w:val="fr-FR"/>
        </w:rPr>
        <w:t xml:space="preserve"> </w:t>
      </w:r>
      <w:proofErr w:type="spellStart"/>
      <w:r w:rsidRPr="00DC4FDF">
        <w:rPr>
          <w:sz w:val="28"/>
          <w:szCs w:val="28"/>
          <w:lang w:val="fr-FR"/>
        </w:rPr>
        <w:t>văn</w:t>
      </w:r>
      <w:proofErr w:type="spellEnd"/>
      <w:r w:rsidRPr="00DC4FDF">
        <w:rPr>
          <w:sz w:val="28"/>
          <w:szCs w:val="28"/>
          <w:lang w:val="fr-FR"/>
        </w:rPr>
        <w:t xml:space="preserve"> </w:t>
      </w:r>
      <w:proofErr w:type="spellStart"/>
      <w:r w:rsidRPr="00DC4FDF">
        <w:rPr>
          <w:sz w:val="28"/>
          <w:szCs w:val="28"/>
          <w:lang w:val="fr-FR"/>
        </w:rPr>
        <w:t>bản</w:t>
      </w:r>
      <w:proofErr w:type="spellEnd"/>
      <w:r w:rsidRPr="00DC4FDF">
        <w:rPr>
          <w:sz w:val="28"/>
          <w:szCs w:val="28"/>
          <w:lang w:val="fr-FR"/>
        </w:rPr>
        <w:t xml:space="preserve"> </w:t>
      </w:r>
      <w:proofErr w:type="spellStart"/>
      <w:r w:rsidRPr="00DC4FDF">
        <w:rPr>
          <w:sz w:val="28"/>
          <w:szCs w:val="28"/>
          <w:lang w:val="fr-FR"/>
        </w:rPr>
        <w:t>đầu</w:t>
      </w:r>
      <w:proofErr w:type="spellEnd"/>
      <w:r w:rsidRPr="00DC4FDF">
        <w:rPr>
          <w:sz w:val="28"/>
          <w:szCs w:val="28"/>
          <w:lang w:val="fr-FR"/>
        </w:rPr>
        <w:t xml:space="preserve"> </w:t>
      </w:r>
      <w:proofErr w:type="spellStart"/>
      <w:r w:rsidRPr="00DC4FDF">
        <w:rPr>
          <w:sz w:val="28"/>
          <w:szCs w:val="28"/>
          <w:lang w:val="fr-FR"/>
        </w:rPr>
        <w:t>vào</w:t>
      </w:r>
      <w:proofErr w:type="spellEnd"/>
      <w:r w:rsidRPr="00DC4FDF">
        <w:rPr>
          <w:sz w:val="28"/>
          <w:szCs w:val="28"/>
          <w:lang w:val="fr-FR"/>
        </w:rPr>
        <w:t xml:space="preserve"> </w:t>
      </w:r>
      <w:proofErr w:type="spellStart"/>
      <w:r w:rsidRPr="00DC4FDF">
        <w:rPr>
          <w:sz w:val="28"/>
          <w:szCs w:val="28"/>
          <w:lang w:val="fr-FR"/>
        </w:rPr>
        <w:t>với</w:t>
      </w:r>
      <w:proofErr w:type="spellEnd"/>
      <w:r w:rsidRPr="00DC4FDF">
        <w:rPr>
          <w:sz w:val="28"/>
          <w:szCs w:val="28"/>
          <w:lang w:val="fr-FR"/>
        </w:rPr>
        <w:t xml:space="preserve"> </w:t>
      </w:r>
      <w:proofErr w:type="spellStart"/>
      <w:r w:rsidRPr="00DC4FDF">
        <w:rPr>
          <w:sz w:val="28"/>
          <w:szCs w:val="28"/>
          <w:lang w:val="fr-FR"/>
        </w:rPr>
        <w:t>khóa</w:t>
      </w:r>
      <w:proofErr w:type="spellEnd"/>
      <w:r w:rsidRPr="00DC4FDF">
        <w:rPr>
          <w:sz w:val="28"/>
          <w:szCs w:val="28"/>
          <w:lang w:val="fr-FR"/>
        </w:rPr>
        <w:t xml:space="preserve"> </w:t>
      </w:r>
      <w:proofErr w:type="spellStart"/>
      <w:r w:rsidRPr="00DC4FDF">
        <w:rPr>
          <w:sz w:val="28"/>
          <w:szCs w:val="28"/>
          <w:lang w:val="fr-FR"/>
        </w:rPr>
        <w:t>đã</w:t>
      </w:r>
      <w:proofErr w:type="spellEnd"/>
      <w:r w:rsidRPr="00DC4FDF">
        <w:rPr>
          <w:sz w:val="28"/>
          <w:szCs w:val="28"/>
          <w:lang w:val="fr-FR"/>
        </w:rPr>
        <w:t xml:space="preserve"> </w:t>
      </w:r>
      <w:proofErr w:type="spellStart"/>
      <w:r w:rsidRPr="00DC4FDF">
        <w:rPr>
          <w:sz w:val="28"/>
          <w:szCs w:val="28"/>
          <w:lang w:val="fr-FR"/>
        </w:rPr>
        <w:t>cung</w:t>
      </w:r>
      <w:proofErr w:type="spellEnd"/>
      <w:r w:rsidRPr="00DC4FDF">
        <w:rPr>
          <w:sz w:val="28"/>
          <w:szCs w:val="28"/>
          <w:lang w:val="fr-FR"/>
        </w:rPr>
        <w:t xml:space="preserve"> </w:t>
      </w:r>
      <w:proofErr w:type="spellStart"/>
      <w:r w:rsidRPr="00DC4FDF">
        <w:rPr>
          <w:sz w:val="28"/>
          <w:szCs w:val="28"/>
          <w:lang w:val="fr-FR"/>
        </w:rPr>
        <w:t>cấp</w:t>
      </w:r>
      <w:proofErr w:type="spellEnd"/>
      <w:r w:rsidRPr="00DC4FDF">
        <w:rPr>
          <w:sz w:val="28"/>
          <w:szCs w:val="28"/>
          <w:lang w:val="fr-FR"/>
        </w:rPr>
        <w:t>.</w:t>
      </w:r>
    </w:p>
    <w:p w14:paraId="32E39F16" w14:textId="77777777" w:rsidR="00166E91" w:rsidRPr="00DC4FDF" w:rsidRDefault="00166E91" w:rsidP="00166E91">
      <w:pPr>
        <w:pStyle w:val="ThngthngWeb"/>
        <w:ind w:left="720"/>
        <w:rPr>
          <w:sz w:val="28"/>
          <w:szCs w:val="28"/>
          <w:lang w:val="fr-FR"/>
        </w:rPr>
      </w:pPr>
      <w:proofErr w:type="spellStart"/>
      <w:r w:rsidRPr="00DC4FDF">
        <w:rPr>
          <w:sz w:val="28"/>
          <w:szCs w:val="28"/>
          <w:lang w:val="fr-FR"/>
        </w:rPr>
        <w:t>Kết</w:t>
      </w:r>
      <w:proofErr w:type="spellEnd"/>
      <w:r w:rsidRPr="00DC4FDF">
        <w:rPr>
          <w:sz w:val="28"/>
          <w:szCs w:val="28"/>
          <w:lang w:val="fr-FR"/>
        </w:rPr>
        <w:t xml:space="preserve"> </w:t>
      </w:r>
      <w:proofErr w:type="spellStart"/>
      <w:r w:rsidRPr="00DC4FDF">
        <w:rPr>
          <w:sz w:val="28"/>
          <w:szCs w:val="28"/>
          <w:lang w:val="fr-FR"/>
        </w:rPr>
        <w:t>quả</w:t>
      </w:r>
      <w:proofErr w:type="spellEnd"/>
      <w:r w:rsidRPr="00DC4FDF">
        <w:rPr>
          <w:sz w:val="28"/>
          <w:szCs w:val="28"/>
          <w:lang w:val="fr-FR"/>
        </w:rPr>
        <w:t xml:space="preserve"> </w:t>
      </w:r>
      <w:proofErr w:type="spellStart"/>
      <w:r w:rsidRPr="00DC4FDF">
        <w:rPr>
          <w:sz w:val="28"/>
          <w:szCs w:val="28"/>
          <w:lang w:val="fr-FR"/>
        </w:rPr>
        <w:t>sau</w:t>
      </w:r>
      <w:proofErr w:type="spellEnd"/>
      <w:r w:rsidRPr="00DC4FDF">
        <w:rPr>
          <w:sz w:val="28"/>
          <w:szCs w:val="28"/>
          <w:lang w:val="fr-FR"/>
        </w:rPr>
        <w:t xml:space="preserve"> khi </w:t>
      </w:r>
      <w:proofErr w:type="spellStart"/>
      <w:r w:rsidRPr="00DC4FDF">
        <w:rPr>
          <w:sz w:val="28"/>
          <w:szCs w:val="28"/>
          <w:lang w:val="fr-FR"/>
        </w:rPr>
        <w:t>mã</w:t>
      </w:r>
      <w:proofErr w:type="spellEnd"/>
      <w:r w:rsidRPr="00DC4FDF">
        <w:rPr>
          <w:sz w:val="28"/>
          <w:szCs w:val="28"/>
          <w:lang w:val="fr-FR"/>
        </w:rPr>
        <w:t xml:space="preserve"> </w:t>
      </w:r>
      <w:proofErr w:type="spellStart"/>
      <w:r w:rsidRPr="00DC4FDF">
        <w:rPr>
          <w:sz w:val="28"/>
          <w:szCs w:val="28"/>
          <w:lang w:val="fr-FR"/>
        </w:rPr>
        <w:t>hóa</w:t>
      </w:r>
      <w:proofErr w:type="spellEnd"/>
      <w:r w:rsidRPr="00DC4FDF">
        <w:rPr>
          <w:sz w:val="28"/>
          <w:szCs w:val="28"/>
          <w:lang w:val="fr-FR"/>
        </w:rPr>
        <w:t xml:space="preserve"> </w:t>
      </w:r>
      <w:proofErr w:type="spellStart"/>
      <w:r w:rsidRPr="00DC4FDF">
        <w:rPr>
          <w:sz w:val="28"/>
          <w:szCs w:val="28"/>
          <w:lang w:val="fr-FR"/>
        </w:rPr>
        <w:t>được</w:t>
      </w:r>
      <w:proofErr w:type="spellEnd"/>
      <w:r w:rsidRPr="00DC4FDF">
        <w:rPr>
          <w:sz w:val="28"/>
          <w:szCs w:val="28"/>
          <w:lang w:val="fr-FR"/>
        </w:rPr>
        <w:t xml:space="preserve"> </w:t>
      </w:r>
      <w:proofErr w:type="spellStart"/>
      <w:r w:rsidRPr="00DC4FDF">
        <w:rPr>
          <w:sz w:val="28"/>
          <w:szCs w:val="28"/>
          <w:lang w:val="fr-FR"/>
        </w:rPr>
        <w:t>chuyển</w:t>
      </w:r>
      <w:proofErr w:type="spellEnd"/>
      <w:r w:rsidRPr="00DC4FDF">
        <w:rPr>
          <w:sz w:val="28"/>
          <w:szCs w:val="28"/>
          <w:lang w:val="fr-FR"/>
        </w:rPr>
        <w:t xml:space="preserve"> sang </w:t>
      </w:r>
      <w:proofErr w:type="spellStart"/>
      <w:r w:rsidRPr="00DC4FDF">
        <w:rPr>
          <w:sz w:val="28"/>
          <w:szCs w:val="28"/>
          <w:lang w:val="fr-FR"/>
        </w:rPr>
        <w:t>dạng</w:t>
      </w:r>
      <w:proofErr w:type="spellEnd"/>
      <w:r w:rsidRPr="00DC4FDF">
        <w:rPr>
          <w:sz w:val="28"/>
          <w:szCs w:val="28"/>
          <w:lang w:val="fr-FR"/>
        </w:rPr>
        <w:t xml:space="preserve"> </w:t>
      </w:r>
      <w:proofErr w:type="spellStart"/>
      <w:r w:rsidRPr="00DC4FDF">
        <w:rPr>
          <w:sz w:val="28"/>
          <w:szCs w:val="28"/>
          <w:lang w:val="fr-FR"/>
        </w:rPr>
        <w:t>Hex</w:t>
      </w:r>
      <w:proofErr w:type="spellEnd"/>
      <w:r w:rsidRPr="00DC4FDF">
        <w:rPr>
          <w:sz w:val="28"/>
          <w:szCs w:val="28"/>
          <w:lang w:val="fr-FR"/>
        </w:rPr>
        <w:t xml:space="preserve"> </w:t>
      </w:r>
      <w:proofErr w:type="spellStart"/>
      <w:r w:rsidRPr="00DC4FDF">
        <w:rPr>
          <w:sz w:val="28"/>
          <w:szCs w:val="28"/>
          <w:lang w:val="fr-FR"/>
        </w:rPr>
        <w:t>hoặc</w:t>
      </w:r>
      <w:proofErr w:type="spellEnd"/>
      <w:r w:rsidRPr="00DC4FDF">
        <w:rPr>
          <w:sz w:val="28"/>
          <w:szCs w:val="28"/>
          <w:lang w:val="fr-FR"/>
        </w:rPr>
        <w:t xml:space="preserve"> Base64 </w:t>
      </w:r>
      <w:proofErr w:type="spellStart"/>
      <w:r w:rsidRPr="00DC4FDF">
        <w:rPr>
          <w:sz w:val="28"/>
          <w:szCs w:val="28"/>
          <w:lang w:val="fr-FR"/>
        </w:rPr>
        <w:t>để</w:t>
      </w:r>
      <w:proofErr w:type="spellEnd"/>
      <w:r w:rsidRPr="00DC4FDF">
        <w:rPr>
          <w:sz w:val="28"/>
          <w:szCs w:val="28"/>
          <w:lang w:val="fr-FR"/>
        </w:rPr>
        <w:t xml:space="preserve"> </w:t>
      </w:r>
      <w:proofErr w:type="spellStart"/>
      <w:r w:rsidRPr="00DC4FDF">
        <w:rPr>
          <w:sz w:val="28"/>
          <w:szCs w:val="28"/>
          <w:lang w:val="fr-FR"/>
        </w:rPr>
        <w:t>hiển</w:t>
      </w:r>
      <w:proofErr w:type="spellEnd"/>
      <w:r w:rsidRPr="00DC4FDF">
        <w:rPr>
          <w:sz w:val="28"/>
          <w:szCs w:val="28"/>
          <w:lang w:val="fr-FR"/>
        </w:rPr>
        <w:t xml:space="preserve"> </w:t>
      </w:r>
      <w:proofErr w:type="spellStart"/>
      <w:r w:rsidRPr="00DC4FDF">
        <w:rPr>
          <w:sz w:val="28"/>
          <w:szCs w:val="28"/>
          <w:lang w:val="fr-FR"/>
        </w:rPr>
        <w:t>thị</w:t>
      </w:r>
      <w:proofErr w:type="spellEnd"/>
      <w:r w:rsidRPr="00DC4FDF">
        <w:rPr>
          <w:sz w:val="28"/>
          <w:szCs w:val="28"/>
          <w:lang w:val="fr-FR"/>
        </w:rPr>
        <w:t>.</w:t>
      </w:r>
    </w:p>
    <w:p w14:paraId="615ADC17" w14:textId="77777777" w:rsidR="00166E91" w:rsidRPr="00DC4FDF" w:rsidRDefault="00166E91" w:rsidP="00166E91">
      <w:pPr>
        <w:pStyle w:val="u3"/>
        <w:rPr>
          <w:rFonts w:ascii="Times New Roman" w:hAnsi="Times New Roman"/>
          <w:sz w:val="28"/>
          <w:szCs w:val="28"/>
          <w:lang w:val="fr-FR"/>
        </w:rPr>
      </w:pPr>
      <w:proofErr w:type="spellStart"/>
      <w:r w:rsidRPr="00DC4FDF">
        <w:rPr>
          <w:rFonts w:ascii="Times New Roman" w:hAnsi="Times New Roman"/>
          <w:sz w:val="28"/>
          <w:szCs w:val="28"/>
          <w:lang w:val="fr-FR"/>
        </w:rPr>
        <w:t>Bước</w:t>
      </w:r>
      <w:proofErr w:type="spellEnd"/>
      <w:r w:rsidRPr="00DC4FDF">
        <w:rPr>
          <w:rFonts w:ascii="Times New Roman" w:hAnsi="Times New Roman"/>
          <w:sz w:val="28"/>
          <w:szCs w:val="28"/>
          <w:lang w:val="fr-FR"/>
        </w:rPr>
        <w:t xml:space="preserve"> </w:t>
      </w:r>
      <w:proofErr w:type="gramStart"/>
      <w:r w:rsidRPr="00DC4FDF">
        <w:rPr>
          <w:rFonts w:ascii="Times New Roman" w:hAnsi="Times New Roman"/>
          <w:sz w:val="28"/>
          <w:szCs w:val="28"/>
          <w:lang w:val="fr-FR"/>
        </w:rPr>
        <w:t>6:</w:t>
      </w:r>
      <w:proofErr w:type="gramEnd"/>
      <w:r w:rsidRPr="00DC4FDF">
        <w:rPr>
          <w:rFonts w:ascii="Times New Roman" w:hAnsi="Times New Roman"/>
          <w:sz w:val="28"/>
          <w:szCs w:val="28"/>
          <w:lang w:val="fr-FR"/>
        </w:rPr>
        <w:t xml:space="preserve"> Hiển </w:t>
      </w:r>
      <w:proofErr w:type="spellStart"/>
      <w:r w:rsidRPr="00DC4FDF">
        <w:rPr>
          <w:rFonts w:ascii="Times New Roman" w:hAnsi="Times New Roman"/>
          <w:sz w:val="28"/>
          <w:szCs w:val="28"/>
          <w:lang w:val="fr-FR"/>
        </w:rPr>
        <w:t>thị</w:t>
      </w:r>
      <w:proofErr w:type="spellEnd"/>
      <w:r w:rsidRPr="00DC4FDF">
        <w:rPr>
          <w:rFonts w:ascii="Times New Roman" w:hAnsi="Times New Roman"/>
          <w:sz w:val="28"/>
          <w:szCs w:val="28"/>
          <w:lang w:val="fr-FR"/>
        </w:rPr>
        <w:t xml:space="preserve"> </w:t>
      </w:r>
      <w:proofErr w:type="spellStart"/>
      <w:r w:rsidRPr="00DC4FDF">
        <w:rPr>
          <w:rFonts w:ascii="Times New Roman" w:hAnsi="Times New Roman"/>
          <w:sz w:val="28"/>
          <w:szCs w:val="28"/>
          <w:lang w:val="fr-FR"/>
        </w:rPr>
        <w:t>kết</w:t>
      </w:r>
      <w:proofErr w:type="spellEnd"/>
      <w:r w:rsidRPr="00DC4FDF">
        <w:rPr>
          <w:rFonts w:ascii="Times New Roman" w:hAnsi="Times New Roman"/>
          <w:sz w:val="28"/>
          <w:szCs w:val="28"/>
          <w:lang w:val="fr-FR"/>
        </w:rPr>
        <w:t xml:space="preserve"> </w:t>
      </w:r>
      <w:proofErr w:type="spellStart"/>
      <w:r w:rsidRPr="00DC4FDF">
        <w:rPr>
          <w:rFonts w:ascii="Times New Roman" w:hAnsi="Times New Roman"/>
          <w:sz w:val="28"/>
          <w:szCs w:val="28"/>
          <w:lang w:val="fr-FR"/>
        </w:rPr>
        <w:t>quả</w:t>
      </w:r>
      <w:proofErr w:type="spellEnd"/>
    </w:p>
    <w:p w14:paraId="4A4DD0C8" w14:textId="77777777" w:rsidR="00166E91" w:rsidRPr="00DC4FDF" w:rsidRDefault="00166E91" w:rsidP="00166E91">
      <w:pPr>
        <w:pStyle w:val="ThngthngWeb"/>
        <w:ind w:firstLine="720"/>
        <w:rPr>
          <w:sz w:val="28"/>
          <w:szCs w:val="28"/>
          <w:lang w:val="fr-FR"/>
        </w:rPr>
      </w:pPr>
      <w:proofErr w:type="spellStart"/>
      <w:r w:rsidRPr="00DC4FDF">
        <w:rPr>
          <w:sz w:val="28"/>
          <w:szCs w:val="28"/>
          <w:lang w:val="fr-FR"/>
        </w:rPr>
        <w:t>Chương</w:t>
      </w:r>
      <w:proofErr w:type="spellEnd"/>
      <w:r w:rsidRPr="00DC4FDF">
        <w:rPr>
          <w:sz w:val="28"/>
          <w:szCs w:val="28"/>
          <w:lang w:val="fr-FR"/>
        </w:rPr>
        <w:t xml:space="preserve"> </w:t>
      </w:r>
      <w:proofErr w:type="spellStart"/>
      <w:r w:rsidRPr="00DC4FDF">
        <w:rPr>
          <w:sz w:val="28"/>
          <w:szCs w:val="28"/>
          <w:lang w:val="fr-FR"/>
        </w:rPr>
        <w:t>trình</w:t>
      </w:r>
      <w:proofErr w:type="spellEnd"/>
      <w:r w:rsidRPr="00DC4FDF">
        <w:rPr>
          <w:sz w:val="28"/>
          <w:szCs w:val="28"/>
          <w:lang w:val="fr-FR"/>
        </w:rPr>
        <w:t xml:space="preserve"> </w:t>
      </w:r>
      <w:proofErr w:type="spellStart"/>
      <w:r w:rsidRPr="00DC4FDF">
        <w:rPr>
          <w:sz w:val="28"/>
          <w:szCs w:val="28"/>
          <w:lang w:val="fr-FR"/>
        </w:rPr>
        <w:t>hiển</w:t>
      </w:r>
      <w:proofErr w:type="spellEnd"/>
      <w:r w:rsidRPr="00DC4FDF">
        <w:rPr>
          <w:sz w:val="28"/>
          <w:szCs w:val="28"/>
          <w:lang w:val="fr-FR"/>
        </w:rPr>
        <w:t xml:space="preserve"> </w:t>
      </w:r>
      <w:proofErr w:type="spellStart"/>
      <w:r w:rsidRPr="00DC4FDF">
        <w:rPr>
          <w:sz w:val="28"/>
          <w:szCs w:val="28"/>
          <w:lang w:val="fr-FR"/>
        </w:rPr>
        <w:t>thị</w:t>
      </w:r>
      <w:proofErr w:type="spellEnd"/>
      <w:r w:rsidRPr="00DC4FDF">
        <w:rPr>
          <w:sz w:val="28"/>
          <w:szCs w:val="28"/>
          <w:lang w:val="fr-FR"/>
        </w:rPr>
        <w:t xml:space="preserve"> </w:t>
      </w:r>
      <w:proofErr w:type="spellStart"/>
      <w:r w:rsidRPr="00DC4FDF">
        <w:rPr>
          <w:sz w:val="28"/>
          <w:szCs w:val="28"/>
          <w:lang w:val="fr-FR"/>
        </w:rPr>
        <w:t>bản</w:t>
      </w:r>
      <w:proofErr w:type="spellEnd"/>
      <w:r w:rsidRPr="00DC4FDF">
        <w:rPr>
          <w:sz w:val="28"/>
          <w:szCs w:val="28"/>
          <w:lang w:val="fr-FR"/>
        </w:rPr>
        <w:t xml:space="preserve"> </w:t>
      </w:r>
      <w:proofErr w:type="spellStart"/>
      <w:r w:rsidRPr="00DC4FDF">
        <w:rPr>
          <w:sz w:val="28"/>
          <w:szCs w:val="28"/>
          <w:lang w:val="fr-FR"/>
        </w:rPr>
        <w:t>mã</w:t>
      </w:r>
      <w:proofErr w:type="spellEnd"/>
      <w:r w:rsidRPr="00DC4FDF">
        <w:rPr>
          <w:sz w:val="28"/>
          <w:szCs w:val="28"/>
          <w:lang w:val="fr-FR"/>
        </w:rPr>
        <w:t xml:space="preserve"> </w:t>
      </w:r>
      <w:proofErr w:type="spellStart"/>
      <w:r w:rsidRPr="00DC4FDF">
        <w:rPr>
          <w:sz w:val="28"/>
          <w:szCs w:val="28"/>
          <w:lang w:val="fr-FR"/>
        </w:rPr>
        <w:t>trên</w:t>
      </w:r>
      <w:proofErr w:type="spellEnd"/>
      <w:r w:rsidRPr="00DC4FDF">
        <w:rPr>
          <w:sz w:val="28"/>
          <w:szCs w:val="28"/>
          <w:lang w:val="fr-FR"/>
        </w:rPr>
        <w:t xml:space="preserve"> </w:t>
      </w:r>
      <w:proofErr w:type="spellStart"/>
      <w:r w:rsidRPr="00DC4FDF">
        <w:rPr>
          <w:sz w:val="28"/>
          <w:szCs w:val="28"/>
          <w:lang w:val="fr-FR"/>
        </w:rPr>
        <w:t>màn</w:t>
      </w:r>
      <w:proofErr w:type="spellEnd"/>
      <w:r w:rsidRPr="00DC4FDF">
        <w:rPr>
          <w:sz w:val="28"/>
          <w:szCs w:val="28"/>
          <w:lang w:val="fr-FR"/>
        </w:rPr>
        <w:t xml:space="preserve"> </w:t>
      </w:r>
      <w:proofErr w:type="spellStart"/>
      <w:r w:rsidRPr="00DC4FDF">
        <w:rPr>
          <w:sz w:val="28"/>
          <w:szCs w:val="28"/>
          <w:lang w:val="fr-FR"/>
        </w:rPr>
        <w:t>hình</w:t>
      </w:r>
      <w:proofErr w:type="spellEnd"/>
      <w:r w:rsidRPr="00DC4FDF">
        <w:rPr>
          <w:sz w:val="28"/>
          <w:szCs w:val="28"/>
          <w:lang w:val="fr-FR"/>
        </w:rPr>
        <w:t>.</w:t>
      </w:r>
    </w:p>
    <w:p w14:paraId="75BBED5D" w14:textId="6BA9CE5E" w:rsidR="00166E91" w:rsidRPr="00DC4FDF" w:rsidRDefault="00166E91" w:rsidP="00166E91">
      <w:pPr>
        <w:pStyle w:val="ThngthngWeb"/>
        <w:ind w:firstLine="720"/>
        <w:rPr>
          <w:rStyle w:val="MaHTML"/>
          <w:rFonts w:ascii="Times New Roman" w:hAnsi="Times New Roman" w:cs="Times New Roman"/>
          <w:sz w:val="28"/>
          <w:szCs w:val="28"/>
          <w:lang w:val="fr-FR"/>
        </w:rPr>
      </w:pPr>
      <w:proofErr w:type="spellStart"/>
      <w:r w:rsidRPr="00DC4FDF">
        <w:rPr>
          <w:sz w:val="28"/>
          <w:szCs w:val="28"/>
          <w:lang w:val="fr-FR"/>
        </w:rPr>
        <w:t>Ví</w:t>
      </w:r>
      <w:proofErr w:type="spellEnd"/>
      <w:r w:rsidRPr="00DC4FDF">
        <w:rPr>
          <w:sz w:val="28"/>
          <w:szCs w:val="28"/>
          <w:lang w:val="fr-FR"/>
        </w:rPr>
        <w:t xml:space="preserve"> </w:t>
      </w:r>
      <w:proofErr w:type="spellStart"/>
      <w:proofErr w:type="gramStart"/>
      <w:r w:rsidRPr="00DC4FDF">
        <w:rPr>
          <w:sz w:val="28"/>
          <w:szCs w:val="28"/>
          <w:lang w:val="fr-FR"/>
        </w:rPr>
        <w:t>dụ</w:t>
      </w:r>
      <w:proofErr w:type="spellEnd"/>
      <w:r w:rsidRPr="00DC4FDF">
        <w:rPr>
          <w:sz w:val="28"/>
          <w:szCs w:val="28"/>
          <w:lang w:val="fr-FR"/>
        </w:rPr>
        <w:t>:</w:t>
      </w:r>
      <w:proofErr w:type="gramEnd"/>
      <w:r w:rsidRPr="00DC4FDF">
        <w:rPr>
          <w:sz w:val="28"/>
          <w:szCs w:val="28"/>
          <w:lang w:val="fr-FR"/>
        </w:rPr>
        <w:t xml:space="preserve"> </w:t>
      </w:r>
      <w:proofErr w:type="spellStart"/>
      <w:r w:rsidR="006D4034" w:rsidRPr="00DC4FDF">
        <w:rPr>
          <w:rStyle w:val="MaHTML"/>
          <w:rFonts w:ascii="Times New Roman" w:hAnsi="Times New Roman" w:cs="Times New Roman"/>
          <w:sz w:val="28"/>
          <w:szCs w:val="28"/>
          <w:lang w:val="fr-FR"/>
        </w:rPr>
        <w:t>Bản</w:t>
      </w:r>
      <w:proofErr w:type="spellEnd"/>
      <w:r w:rsidRPr="00DC4FDF">
        <w:rPr>
          <w:rStyle w:val="MaHTML"/>
          <w:rFonts w:ascii="Times New Roman" w:hAnsi="Times New Roman" w:cs="Times New Roman"/>
          <w:sz w:val="28"/>
          <w:szCs w:val="28"/>
          <w:lang w:val="fr-FR"/>
        </w:rPr>
        <w:t xml:space="preserve"> </w:t>
      </w:r>
      <w:proofErr w:type="spellStart"/>
      <w:proofErr w:type="gramStart"/>
      <w:r w:rsidR="006D4034" w:rsidRPr="00DC4FDF">
        <w:rPr>
          <w:rStyle w:val="MaHTML"/>
          <w:rFonts w:ascii="Times New Roman" w:hAnsi="Times New Roman" w:cs="Times New Roman"/>
          <w:sz w:val="28"/>
          <w:szCs w:val="28"/>
          <w:lang w:val="fr-FR"/>
        </w:rPr>
        <w:t>mã</w:t>
      </w:r>
      <w:proofErr w:type="spellEnd"/>
      <w:r w:rsidRPr="00DC4FDF">
        <w:rPr>
          <w:rStyle w:val="MaHTML"/>
          <w:rFonts w:ascii="Times New Roman" w:hAnsi="Times New Roman" w:cs="Times New Roman"/>
          <w:sz w:val="28"/>
          <w:szCs w:val="28"/>
          <w:lang w:val="fr-FR"/>
        </w:rPr>
        <w:t>:</w:t>
      </w:r>
      <w:proofErr w:type="gramEnd"/>
    </w:p>
    <w:p w14:paraId="458DF2BC" w14:textId="264F61E6" w:rsidR="00166E91" w:rsidRPr="00DC4FDF" w:rsidRDefault="00166E91" w:rsidP="00166E91">
      <w:pPr>
        <w:pStyle w:val="HTMLinhdangtrc"/>
        <w:rPr>
          <w:rFonts w:ascii="Times New Roman" w:hAnsi="Times New Roman" w:hint="default"/>
          <w:sz w:val="28"/>
          <w:szCs w:val="28"/>
          <w:lang w:val="fr-FR"/>
        </w:rPr>
      </w:pPr>
      <w:r w:rsidRPr="00DC4FDF">
        <w:rPr>
          <w:rStyle w:val="MaHTML"/>
          <w:rFonts w:ascii="Times New Roman" w:hAnsi="Times New Roman" w:cs="Times New Roman" w:hint="default"/>
          <w:sz w:val="28"/>
          <w:szCs w:val="28"/>
          <w:lang w:val="fr-FR"/>
        </w:rPr>
        <w:tab/>
      </w:r>
      <w:r w:rsidRPr="00DC4FDF">
        <w:rPr>
          <w:rStyle w:val="MaHTML"/>
          <w:rFonts w:ascii="Times New Roman" w:hAnsi="Times New Roman" w:cs="Times New Roman" w:hint="default"/>
          <w:sz w:val="28"/>
          <w:szCs w:val="28"/>
          <w:lang w:val="fr-FR"/>
        </w:rPr>
        <w:tab/>
        <w:t>A7F83D52E1B7C921</w:t>
      </w:r>
    </w:p>
    <w:p w14:paraId="71A5EA24" w14:textId="0219B7CB" w:rsidR="00166E91" w:rsidRPr="00DC4FDF" w:rsidRDefault="00166E91" w:rsidP="00166E91">
      <w:pPr>
        <w:pStyle w:val="u3"/>
        <w:rPr>
          <w:rFonts w:ascii="Times New Roman" w:hAnsi="Times New Roman"/>
          <w:sz w:val="28"/>
          <w:szCs w:val="28"/>
          <w:lang w:val="fr-FR"/>
        </w:rPr>
      </w:pPr>
      <w:proofErr w:type="spellStart"/>
      <w:r w:rsidRPr="00DC4FDF">
        <w:rPr>
          <w:rFonts w:ascii="Times New Roman" w:hAnsi="Times New Roman"/>
          <w:sz w:val="28"/>
          <w:szCs w:val="28"/>
          <w:lang w:val="fr-FR"/>
        </w:rPr>
        <w:t>Bước</w:t>
      </w:r>
      <w:proofErr w:type="spellEnd"/>
      <w:r w:rsidRPr="00DC4FDF">
        <w:rPr>
          <w:rFonts w:ascii="Times New Roman" w:hAnsi="Times New Roman"/>
          <w:sz w:val="28"/>
          <w:szCs w:val="28"/>
          <w:lang w:val="fr-FR"/>
        </w:rPr>
        <w:t xml:space="preserve"> </w:t>
      </w:r>
      <w:proofErr w:type="gramStart"/>
      <w:r w:rsidRPr="00DC4FDF">
        <w:rPr>
          <w:rFonts w:ascii="Times New Roman" w:hAnsi="Times New Roman"/>
          <w:sz w:val="28"/>
          <w:szCs w:val="28"/>
          <w:lang w:val="fr-FR"/>
        </w:rPr>
        <w:t>7:</w:t>
      </w:r>
      <w:proofErr w:type="gramEnd"/>
      <w:r w:rsidRPr="00DC4FDF">
        <w:rPr>
          <w:rFonts w:ascii="Times New Roman" w:hAnsi="Times New Roman"/>
          <w:sz w:val="28"/>
          <w:szCs w:val="28"/>
          <w:lang w:val="fr-FR"/>
        </w:rPr>
        <w:t xml:space="preserve"> Lưu </w:t>
      </w:r>
      <w:proofErr w:type="spellStart"/>
      <w:r w:rsidRPr="00DC4FDF">
        <w:rPr>
          <w:rFonts w:ascii="Times New Roman" w:hAnsi="Times New Roman"/>
          <w:sz w:val="28"/>
          <w:szCs w:val="28"/>
          <w:lang w:val="fr-FR"/>
        </w:rPr>
        <w:t>kết</w:t>
      </w:r>
      <w:proofErr w:type="spellEnd"/>
      <w:r w:rsidRPr="00DC4FDF">
        <w:rPr>
          <w:rFonts w:ascii="Times New Roman" w:hAnsi="Times New Roman"/>
          <w:sz w:val="28"/>
          <w:szCs w:val="28"/>
          <w:lang w:val="fr-FR"/>
        </w:rPr>
        <w:t xml:space="preserve"> </w:t>
      </w:r>
      <w:proofErr w:type="spellStart"/>
      <w:r w:rsidRPr="00DC4FDF">
        <w:rPr>
          <w:rFonts w:ascii="Times New Roman" w:hAnsi="Times New Roman"/>
          <w:sz w:val="28"/>
          <w:szCs w:val="28"/>
          <w:lang w:val="fr-FR"/>
        </w:rPr>
        <w:t>quả</w:t>
      </w:r>
      <w:proofErr w:type="spellEnd"/>
      <w:r w:rsidRPr="00DC4FDF">
        <w:rPr>
          <w:rFonts w:ascii="Times New Roman" w:hAnsi="Times New Roman"/>
          <w:sz w:val="28"/>
          <w:szCs w:val="28"/>
          <w:lang w:val="fr-FR"/>
        </w:rPr>
        <w:t xml:space="preserve"> </w:t>
      </w:r>
    </w:p>
    <w:p w14:paraId="05144ABD" w14:textId="77777777" w:rsidR="00166E91" w:rsidRPr="00DC4FDF" w:rsidRDefault="00166E91" w:rsidP="00166E91">
      <w:pPr>
        <w:pStyle w:val="ThngthngWeb"/>
        <w:ind w:firstLine="564"/>
        <w:rPr>
          <w:sz w:val="28"/>
          <w:szCs w:val="28"/>
          <w:lang w:val="fr-FR"/>
        </w:rPr>
      </w:pPr>
      <w:proofErr w:type="spellStart"/>
      <w:r w:rsidRPr="00DC4FDF">
        <w:rPr>
          <w:sz w:val="28"/>
          <w:szCs w:val="28"/>
          <w:lang w:val="fr-FR"/>
        </w:rPr>
        <w:t>Người</w:t>
      </w:r>
      <w:proofErr w:type="spellEnd"/>
      <w:r w:rsidRPr="00DC4FDF">
        <w:rPr>
          <w:sz w:val="28"/>
          <w:szCs w:val="28"/>
          <w:lang w:val="fr-FR"/>
        </w:rPr>
        <w:t xml:space="preserve"> </w:t>
      </w:r>
      <w:proofErr w:type="spellStart"/>
      <w:r w:rsidRPr="00DC4FDF">
        <w:rPr>
          <w:sz w:val="28"/>
          <w:szCs w:val="28"/>
          <w:lang w:val="fr-FR"/>
        </w:rPr>
        <w:t>dùng</w:t>
      </w:r>
      <w:proofErr w:type="spellEnd"/>
      <w:r w:rsidRPr="00DC4FDF">
        <w:rPr>
          <w:sz w:val="28"/>
          <w:szCs w:val="28"/>
          <w:lang w:val="fr-FR"/>
        </w:rPr>
        <w:t xml:space="preserve"> </w:t>
      </w:r>
      <w:proofErr w:type="spellStart"/>
      <w:r w:rsidRPr="00DC4FDF">
        <w:rPr>
          <w:sz w:val="28"/>
          <w:szCs w:val="28"/>
          <w:lang w:val="fr-FR"/>
        </w:rPr>
        <w:t>có</w:t>
      </w:r>
      <w:proofErr w:type="spellEnd"/>
      <w:r w:rsidRPr="00DC4FDF">
        <w:rPr>
          <w:sz w:val="28"/>
          <w:szCs w:val="28"/>
          <w:lang w:val="fr-FR"/>
        </w:rPr>
        <w:t xml:space="preserve"> </w:t>
      </w:r>
      <w:proofErr w:type="spellStart"/>
      <w:r w:rsidRPr="00DC4FDF">
        <w:rPr>
          <w:sz w:val="28"/>
          <w:szCs w:val="28"/>
          <w:lang w:val="fr-FR"/>
        </w:rPr>
        <w:t>thể</w:t>
      </w:r>
      <w:proofErr w:type="spellEnd"/>
      <w:r w:rsidRPr="00DC4FDF">
        <w:rPr>
          <w:sz w:val="28"/>
          <w:szCs w:val="28"/>
          <w:lang w:val="fr-FR"/>
        </w:rPr>
        <w:t xml:space="preserve"> </w:t>
      </w:r>
      <w:proofErr w:type="spellStart"/>
      <w:r w:rsidRPr="00DC4FDF">
        <w:rPr>
          <w:sz w:val="28"/>
          <w:szCs w:val="28"/>
          <w:lang w:val="fr-FR"/>
        </w:rPr>
        <w:t>lưu</w:t>
      </w:r>
      <w:proofErr w:type="spellEnd"/>
      <w:r w:rsidRPr="00DC4FDF">
        <w:rPr>
          <w:sz w:val="28"/>
          <w:szCs w:val="28"/>
          <w:lang w:val="fr-FR"/>
        </w:rPr>
        <w:t xml:space="preserve"> </w:t>
      </w:r>
      <w:proofErr w:type="spellStart"/>
      <w:r w:rsidRPr="00DC4FDF">
        <w:rPr>
          <w:sz w:val="28"/>
          <w:szCs w:val="28"/>
          <w:lang w:val="fr-FR"/>
        </w:rPr>
        <w:t>bản</w:t>
      </w:r>
      <w:proofErr w:type="spellEnd"/>
      <w:r w:rsidRPr="00DC4FDF">
        <w:rPr>
          <w:sz w:val="28"/>
          <w:szCs w:val="28"/>
          <w:lang w:val="fr-FR"/>
        </w:rPr>
        <w:t xml:space="preserve"> </w:t>
      </w:r>
      <w:proofErr w:type="spellStart"/>
      <w:r w:rsidRPr="00DC4FDF">
        <w:rPr>
          <w:sz w:val="28"/>
          <w:szCs w:val="28"/>
          <w:lang w:val="fr-FR"/>
        </w:rPr>
        <w:t>mã</w:t>
      </w:r>
      <w:proofErr w:type="spellEnd"/>
      <w:r w:rsidRPr="00DC4FDF">
        <w:rPr>
          <w:sz w:val="28"/>
          <w:szCs w:val="28"/>
          <w:lang w:val="fr-FR"/>
        </w:rPr>
        <w:t xml:space="preserve"> </w:t>
      </w:r>
      <w:proofErr w:type="spellStart"/>
      <w:r w:rsidRPr="00DC4FDF">
        <w:rPr>
          <w:sz w:val="28"/>
          <w:szCs w:val="28"/>
          <w:lang w:val="fr-FR"/>
        </w:rPr>
        <w:t>vào</w:t>
      </w:r>
      <w:proofErr w:type="spellEnd"/>
      <w:r w:rsidRPr="00DC4FDF">
        <w:rPr>
          <w:sz w:val="28"/>
          <w:szCs w:val="28"/>
          <w:lang w:val="fr-FR"/>
        </w:rPr>
        <w:t xml:space="preserve"> </w:t>
      </w:r>
      <w:proofErr w:type="spellStart"/>
      <w:r w:rsidRPr="00DC4FDF">
        <w:rPr>
          <w:sz w:val="28"/>
          <w:szCs w:val="28"/>
          <w:lang w:val="fr-FR"/>
        </w:rPr>
        <w:t>tệp</w:t>
      </w:r>
      <w:proofErr w:type="spellEnd"/>
      <w:r w:rsidRPr="00DC4FDF">
        <w:rPr>
          <w:sz w:val="28"/>
          <w:szCs w:val="28"/>
          <w:lang w:val="fr-FR"/>
        </w:rPr>
        <w:t xml:space="preserve"> </w:t>
      </w:r>
      <w:proofErr w:type="spellStart"/>
      <w:r w:rsidRPr="00DC4FDF">
        <w:rPr>
          <w:sz w:val="28"/>
          <w:szCs w:val="28"/>
          <w:lang w:val="fr-FR"/>
        </w:rPr>
        <w:t>văn</w:t>
      </w:r>
      <w:proofErr w:type="spellEnd"/>
      <w:r w:rsidRPr="00DC4FDF">
        <w:rPr>
          <w:sz w:val="28"/>
          <w:szCs w:val="28"/>
          <w:lang w:val="fr-FR"/>
        </w:rPr>
        <w:t xml:space="preserve"> </w:t>
      </w:r>
      <w:proofErr w:type="spellStart"/>
      <w:r w:rsidRPr="00DC4FDF">
        <w:rPr>
          <w:sz w:val="28"/>
          <w:szCs w:val="28"/>
          <w:lang w:val="fr-FR"/>
        </w:rPr>
        <w:t>bản</w:t>
      </w:r>
      <w:proofErr w:type="spellEnd"/>
      <w:r w:rsidRPr="00DC4FDF">
        <w:rPr>
          <w:sz w:val="28"/>
          <w:szCs w:val="28"/>
          <w:lang w:val="fr-FR"/>
        </w:rPr>
        <w:t xml:space="preserve"> </w:t>
      </w:r>
      <w:proofErr w:type="spellStart"/>
      <w:r w:rsidRPr="00DC4FDF">
        <w:rPr>
          <w:sz w:val="28"/>
          <w:szCs w:val="28"/>
          <w:lang w:val="fr-FR"/>
        </w:rPr>
        <w:t>để</w:t>
      </w:r>
      <w:proofErr w:type="spellEnd"/>
      <w:r w:rsidRPr="00DC4FDF">
        <w:rPr>
          <w:sz w:val="28"/>
          <w:szCs w:val="28"/>
          <w:lang w:val="fr-FR"/>
        </w:rPr>
        <w:t xml:space="preserve"> </w:t>
      </w:r>
      <w:proofErr w:type="spellStart"/>
      <w:r w:rsidRPr="00DC4FDF">
        <w:rPr>
          <w:sz w:val="28"/>
          <w:szCs w:val="28"/>
          <w:lang w:val="fr-FR"/>
        </w:rPr>
        <w:t>sử</w:t>
      </w:r>
      <w:proofErr w:type="spellEnd"/>
      <w:r w:rsidRPr="00DC4FDF">
        <w:rPr>
          <w:sz w:val="28"/>
          <w:szCs w:val="28"/>
          <w:lang w:val="fr-FR"/>
        </w:rPr>
        <w:t xml:space="preserve"> </w:t>
      </w:r>
      <w:proofErr w:type="spellStart"/>
      <w:r w:rsidRPr="00DC4FDF">
        <w:rPr>
          <w:sz w:val="28"/>
          <w:szCs w:val="28"/>
          <w:lang w:val="fr-FR"/>
        </w:rPr>
        <w:t>dụng</w:t>
      </w:r>
      <w:proofErr w:type="spellEnd"/>
      <w:r w:rsidRPr="00DC4FDF">
        <w:rPr>
          <w:sz w:val="28"/>
          <w:szCs w:val="28"/>
          <w:lang w:val="fr-FR"/>
        </w:rPr>
        <w:t xml:space="preserve"> </w:t>
      </w:r>
      <w:proofErr w:type="spellStart"/>
      <w:r w:rsidRPr="00DC4FDF">
        <w:rPr>
          <w:sz w:val="28"/>
          <w:szCs w:val="28"/>
          <w:lang w:val="fr-FR"/>
        </w:rPr>
        <w:t>về</w:t>
      </w:r>
      <w:proofErr w:type="spellEnd"/>
      <w:r w:rsidRPr="00DC4FDF">
        <w:rPr>
          <w:sz w:val="28"/>
          <w:szCs w:val="28"/>
          <w:lang w:val="fr-FR"/>
        </w:rPr>
        <w:t xml:space="preserve"> </w:t>
      </w:r>
      <w:proofErr w:type="spellStart"/>
      <w:r w:rsidRPr="00DC4FDF">
        <w:rPr>
          <w:sz w:val="28"/>
          <w:szCs w:val="28"/>
          <w:lang w:val="fr-FR"/>
        </w:rPr>
        <w:t>sau</w:t>
      </w:r>
      <w:proofErr w:type="spellEnd"/>
      <w:r w:rsidRPr="00DC4FDF">
        <w:rPr>
          <w:sz w:val="28"/>
          <w:szCs w:val="28"/>
          <w:lang w:val="fr-FR"/>
        </w:rPr>
        <w:t>.</w:t>
      </w:r>
    </w:p>
    <w:p w14:paraId="0D9C57C1" w14:textId="269633E1" w:rsidR="00BC2F46" w:rsidRPr="00DC4FDF" w:rsidRDefault="00BC2F46" w:rsidP="00BC2F46">
      <w:pPr>
        <w:pStyle w:val="ThngthngWeb"/>
        <w:rPr>
          <w:b/>
          <w:bCs/>
          <w:sz w:val="28"/>
          <w:szCs w:val="28"/>
          <w:lang w:val="vi-VN"/>
        </w:rPr>
      </w:pPr>
      <w:proofErr w:type="spellStart"/>
      <w:r w:rsidRPr="00DC4FDF">
        <w:rPr>
          <w:b/>
          <w:bCs/>
          <w:sz w:val="28"/>
          <w:szCs w:val="28"/>
          <w:lang w:val="fr-FR"/>
        </w:rPr>
        <w:t>Bước</w:t>
      </w:r>
      <w:proofErr w:type="spellEnd"/>
      <w:r w:rsidRPr="00DC4FDF">
        <w:rPr>
          <w:b/>
          <w:bCs/>
          <w:sz w:val="28"/>
          <w:szCs w:val="28"/>
          <w:lang w:val="vi-VN"/>
        </w:rPr>
        <w:t xml:space="preserve"> </w:t>
      </w:r>
      <w:proofErr w:type="gramStart"/>
      <w:r w:rsidRPr="00DC4FDF">
        <w:rPr>
          <w:b/>
          <w:bCs/>
          <w:sz w:val="28"/>
          <w:szCs w:val="28"/>
          <w:lang w:val="vi-VN"/>
        </w:rPr>
        <w:t>8:</w:t>
      </w:r>
      <w:proofErr w:type="gramEnd"/>
      <w:r w:rsidRPr="00DC4FDF">
        <w:rPr>
          <w:b/>
          <w:bCs/>
          <w:sz w:val="28"/>
          <w:szCs w:val="28"/>
          <w:lang w:val="vi-VN"/>
        </w:rPr>
        <w:t xml:space="preserve"> Xóa nội dung</w:t>
      </w:r>
    </w:p>
    <w:p w14:paraId="0F0FAD76" w14:textId="7F8C1E10" w:rsidR="005B0A65" w:rsidRPr="00DC4FDF" w:rsidRDefault="005B0A65" w:rsidP="005B0A65">
      <w:pPr>
        <w:pStyle w:val="ThngthngWeb"/>
        <w:rPr>
          <w:sz w:val="28"/>
          <w:szCs w:val="28"/>
          <w:lang w:val="vi-VN"/>
        </w:rPr>
      </w:pPr>
      <w:r w:rsidRPr="00DC4FDF">
        <w:rPr>
          <w:sz w:val="28"/>
          <w:szCs w:val="28"/>
          <w:lang w:val="vi-VN"/>
        </w:rPr>
        <w:tab/>
        <w:t>Nút Xóa dùng để làm trống toàn bộ các ô văn bản ở phần mã hóa để nhập dữ liệu mới.</w:t>
      </w:r>
    </w:p>
    <w:p w14:paraId="3D14F0B1" w14:textId="42BA9AF5" w:rsidR="00733D54" w:rsidRDefault="00733D54" w:rsidP="00733D54">
      <w:pPr>
        <w:pStyle w:val="oancuaDanhsach"/>
        <w:numPr>
          <w:ilvl w:val="2"/>
          <w:numId w:val="2"/>
        </w:numPr>
        <w:spacing w:before="60" w:after="60"/>
        <w:jc w:val="both"/>
        <w:rPr>
          <w:b/>
          <w:bCs/>
          <w:color w:val="000000"/>
          <w:sz w:val="28"/>
          <w:szCs w:val="28"/>
          <w:lang w:val="vi-VN"/>
        </w:rPr>
      </w:pPr>
      <w:r w:rsidRPr="00DC4FDF">
        <w:rPr>
          <w:b/>
          <w:bCs/>
          <w:color w:val="000000"/>
          <w:sz w:val="28"/>
          <w:szCs w:val="28"/>
          <w:lang w:val="vi-VN"/>
        </w:rPr>
        <w:t xml:space="preserve">Kịch bản chức năng Giải </w:t>
      </w:r>
      <w:r w:rsidR="00A02785" w:rsidRPr="00DC4FDF">
        <w:rPr>
          <w:b/>
          <w:bCs/>
          <w:color w:val="000000"/>
          <w:sz w:val="28"/>
          <w:szCs w:val="28"/>
          <w:lang w:val="vi-VN"/>
        </w:rPr>
        <w:t>Mã</w:t>
      </w:r>
    </w:p>
    <w:p w14:paraId="47952A4E" w14:textId="77777777" w:rsidR="00A02785" w:rsidRPr="00DC4FDF" w:rsidRDefault="00A02785" w:rsidP="00A02785">
      <w:pPr>
        <w:pStyle w:val="u3"/>
        <w:rPr>
          <w:rFonts w:ascii="Times New Roman" w:hAnsi="Times New Roman"/>
          <w:sz w:val="28"/>
          <w:szCs w:val="28"/>
          <w:lang w:val="vi-VN"/>
        </w:rPr>
      </w:pPr>
      <w:r w:rsidRPr="00DC4FDF">
        <w:rPr>
          <w:rFonts w:ascii="Times New Roman" w:hAnsi="Times New Roman"/>
          <w:sz w:val="28"/>
          <w:szCs w:val="28"/>
          <w:lang w:val="vi-VN"/>
        </w:rPr>
        <w:t>Bước 1: Chọn chức năng giải mã</w:t>
      </w:r>
    </w:p>
    <w:p w14:paraId="4084C6A1" w14:textId="77777777" w:rsidR="00A02785" w:rsidRPr="00DC4FDF" w:rsidRDefault="00A02785" w:rsidP="00A02785">
      <w:pPr>
        <w:pStyle w:val="ThngthngWeb"/>
        <w:ind w:firstLine="720"/>
        <w:rPr>
          <w:sz w:val="28"/>
          <w:szCs w:val="28"/>
          <w:lang w:val="vi-VN"/>
        </w:rPr>
      </w:pPr>
      <w:r w:rsidRPr="00DC4FDF">
        <w:rPr>
          <w:sz w:val="28"/>
          <w:szCs w:val="28"/>
          <w:lang w:val="vi-VN"/>
        </w:rPr>
        <w:t xml:space="preserve">Tại </w:t>
      </w:r>
      <w:proofErr w:type="spellStart"/>
      <w:r w:rsidRPr="00DC4FDF">
        <w:rPr>
          <w:sz w:val="28"/>
          <w:szCs w:val="28"/>
          <w:lang w:val="vi-VN"/>
        </w:rPr>
        <w:t>menu</w:t>
      </w:r>
      <w:proofErr w:type="spellEnd"/>
      <w:r w:rsidRPr="00DC4FDF">
        <w:rPr>
          <w:sz w:val="28"/>
          <w:szCs w:val="28"/>
          <w:lang w:val="vi-VN"/>
        </w:rPr>
        <w:t xml:space="preserve"> chính, người dùng chọn chức năng </w:t>
      </w:r>
      <w:r w:rsidRPr="00DC4FDF">
        <w:rPr>
          <w:rStyle w:val="Manh"/>
          <w:sz w:val="28"/>
          <w:szCs w:val="28"/>
          <w:lang w:val="vi-VN"/>
        </w:rPr>
        <w:t>Giải mã dữ liệu</w:t>
      </w:r>
      <w:r w:rsidRPr="00DC4FDF">
        <w:rPr>
          <w:sz w:val="28"/>
          <w:szCs w:val="28"/>
          <w:lang w:val="vi-VN"/>
        </w:rPr>
        <w:t>.</w:t>
      </w:r>
    </w:p>
    <w:p w14:paraId="40C4F597" w14:textId="77777777" w:rsidR="00A02785" w:rsidRPr="00DC4FDF" w:rsidRDefault="00A02785" w:rsidP="00A02785">
      <w:pPr>
        <w:pStyle w:val="u3"/>
        <w:rPr>
          <w:rFonts w:ascii="Times New Roman" w:hAnsi="Times New Roman"/>
          <w:sz w:val="28"/>
          <w:szCs w:val="28"/>
          <w:lang w:val="vi-VN"/>
        </w:rPr>
      </w:pPr>
      <w:r w:rsidRPr="00DC4FDF">
        <w:rPr>
          <w:rFonts w:ascii="Times New Roman" w:hAnsi="Times New Roman"/>
          <w:sz w:val="28"/>
          <w:szCs w:val="28"/>
          <w:lang w:val="vi-VN"/>
        </w:rPr>
        <w:t>Bước 2: Nhập bản mã</w:t>
      </w:r>
    </w:p>
    <w:p w14:paraId="5F0E794C" w14:textId="77777777" w:rsidR="00A02785" w:rsidRPr="00DC4FDF" w:rsidRDefault="00A02785" w:rsidP="00A02785">
      <w:pPr>
        <w:pStyle w:val="ThngthngWeb"/>
        <w:ind w:left="720"/>
        <w:rPr>
          <w:sz w:val="28"/>
          <w:szCs w:val="28"/>
          <w:lang w:val="vi-VN"/>
        </w:rPr>
      </w:pPr>
      <w:r w:rsidRPr="00DC4FDF">
        <w:rPr>
          <w:sz w:val="28"/>
          <w:szCs w:val="28"/>
          <w:lang w:val="vi-VN"/>
        </w:rPr>
        <w:t>Người dùng nhập chuỗi bản mã cần giải mã.</w:t>
      </w:r>
    </w:p>
    <w:p w14:paraId="2486D922" w14:textId="47721184" w:rsidR="00A02785" w:rsidRPr="00DC4FDF" w:rsidRDefault="00A02785" w:rsidP="00A02785">
      <w:pPr>
        <w:pStyle w:val="ThngthngWeb"/>
        <w:ind w:left="720"/>
        <w:rPr>
          <w:rStyle w:val="MaHTML"/>
          <w:rFonts w:ascii="Times New Roman" w:hAnsi="Times New Roman" w:cs="Times New Roman"/>
          <w:sz w:val="28"/>
          <w:szCs w:val="28"/>
          <w:lang w:val="vi-VN"/>
        </w:rPr>
      </w:pPr>
      <w:r w:rsidRPr="00DC4FDF">
        <w:rPr>
          <w:sz w:val="28"/>
          <w:szCs w:val="28"/>
          <w:lang w:val="vi-VN"/>
        </w:rPr>
        <w:t xml:space="preserve">Ví dụ: </w:t>
      </w:r>
      <w:proofErr w:type="spellStart"/>
      <w:r w:rsidRPr="00DC4FDF">
        <w:rPr>
          <w:rStyle w:val="MaHTML"/>
          <w:rFonts w:ascii="Times New Roman" w:hAnsi="Times New Roman" w:cs="Times New Roman"/>
          <w:sz w:val="28"/>
          <w:szCs w:val="28"/>
          <w:lang w:val="vi-VN"/>
        </w:rPr>
        <w:t>Nhap</w:t>
      </w:r>
      <w:proofErr w:type="spellEnd"/>
      <w:r w:rsidRPr="00DC4FDF">
        <w:rPr>
          <w:rStyle w:val="MaHTML"/>
          <w:rFonts w:ascii="Times New Roman" w:hAnsi="Times New Roman" w:cs="Times New Roman"/>
          <w:sz w:val="28"/>
          <w:szCs w:val="28"/>
          <w:lang w:val="vi-VN"/>
        </w:rPr>
        <w:t xml:space="preserve"> ban ma:</w:t>
      </w:r>
    </w:p>
    <w:p w14:paraId="6444AF96" w14:textId="4E32DA75" w:rsidR="00A02785" w:rsidRPr="00DC4FDF" w:rsidRDefault="00A02785" w:rsidP="00A02785">
      <w:pPr>
        <w:pStyle w:val="HTMLinhdangtrc"/>
        <w:ind w:left="720"/>
        <w:rPr>
          <w:rFonts w:ascii="Times New Roman" w:hAnsi="Times New Roman" w:hint="default"/>
          <w:sz w:val="28"/>
          <w:szCs w:val="28"/>
          <w:lang w:val="vi-VN"/>
        </w:rPr>
      </w:pPr>
      <w:r w:rsidRPr="00DC4FDF">
        <w:rPr>
          <w:rStyle w:val="MaHTML"/>
          <w:rFonts w:ascii="Times New Roman" w:hAnsi="Times New Roman" w:cs="Times New Roman" w:hint="default"/>
          <w:sz w:val="28"/>
          <w:szCs w:val="28"/>
          <w:lang w:val="vi-VN"/>
        </w:rPr>
        <w:tab/>
      </w:r>
      <w:r w:rsidRPr="00DC4FDF">
        <w:rPr>
          <w:rStyle w:val="MaHTML"/>
          <w:rFonts w:ascii="Times New Roman" w:hAnsi="Times New Roman" w:cs="Times New Roman" w:hint="default"/>
          <w:sz w:val="28"/>
          <w:szCs w:val="28"/>
          <w:lang w:val="vi-VN"/>
        </w:rPr>
        <w:tab/>
        <w:t>A7F83D52E1B7C921</w:t>
      </w:r>
    </w:p>
    <w:p w14:paraId="3A10FD36" w14:textId="77777777" w:rsidR="00A02785" w:rsidRPr="00DC4FDF" w:rsidRDefault="00A02785" w:rsidP="00A02785">
      <w:pPr>
        <w:pStyle w:val="u3"/>
        <w:rPr>
          <w:rFonts w:ascii="Times New Roman" w:hAnsi="Times New Roman"/>
          <w:sz w:val="28"/>
          <w:szCs w:val="28"/>
          <w:lang w:val="vi-VN"/>
        </w:rPr>
      </w:pPr>
      <w:r w:rsidRPr="00DC4FDF">
        <w:rPr>
          <w:rFonts w:ascii="Times New Roman" w:hAnsi="Times New Roman"/>
          <w:sz w:val="28"/>
          <w:szCs w:val="28"/>
          <w:lang w:val="vi-VN"/>
        </w:rPr>
        <w:lastRenderedPageBreak/>
        <w:t>Bước 3: Nhập khóa giải mã</w:t>
      </w:r>
    </w:p>
    <w:p w14:paraId="38CED3CA" w14:textId="77777777" w:rsidR="00A02785" w:rsidRPr="00DC4FDF" w:rsidRDefault="00A02785" w:rsidP="00A02785">
      <w:pPr>
        <w:pStyle w:val="ThngthngWeb"/>
        <w:ind w:left="720"/>
        <w:rPr>
          <w:sz w:val="28"/>
          <w:szCs w:val="28"/>
          <w:lang w:val="vi-VN"/>
        </w:rPr>
      </w:pPr>
      <w:r w:rsidRPr="00DC4FDF">
        <w:rPr>
          <w:sz w:val="28"/>
          <w:szCs w:val="28"/>
          <w:lang w:val="vi-VN"/>
        </w:rPr>
        <w:t>Người dùng nhập khóa đã sử dụng trong quá trình mã hóa.</w:t>
      </w:r>
    </w:p>
    <w:p w14:paraId="1756A379" w14:textId="09B53C16" w:rsidR="00A02785" w:rsidRPr="00DC4FDF" w:rsidRDefault="00A02785" w:rsidP="00A02785">
      <w:pPr>
        <w:pStyle w:val="ThngthngWeb"/>
        <w:ind w:left="720"/>
        <w:rPr>
          <w:rStyle w:val="MaHTML"/>
          <w:rFonts w:ascii="Times New Roman" w:hAnsi="Times New Roman" w:cs="Times New Roman"/>
          <w:sz w:val="28"/>
          <w:szCs w:val="28"/>
          <w:lang w:val="vi-VN"/>
        </w:rPr>
      </w:pPr>
      <w:r w:rsidRPr="00DC4FDF">
        <w:rPr>
          <w:sz w:val="28"/>
          <w:szCs w:val="28"/>
          <w:lang w:val="vi-VN"/>
        </w:rPr>
        <w:t xml:space="preserve">Ví dụ: </w:t>
      </w:r>
      <w:proofErr w:type="spellStart"/>
      <w:r w:rsidRPr="00DC4FDF">
        <w:rPr>
          <w:rStyle w:val="MaHTML"/>
          <w:rFonts w:ascii="Times New Roman" w:hAnsi="Times New Roman" w:cs="Times New Roman"/>
          <w:sz w:val="28"/>
          <w:szCs w:val="28"/>
          <w:lang w:val="vi-VN"/>
        </w:rPr>
        <w:t>Nhap</w:t>
      </w:r>
      <w:proofErr w:type="spellEnd"/>
      <w:r w:rsidRPr="00DC4FDF">
        <w:rPr>
          <w:rStyle w:val="MaHTML"/>
          <w:rFonts w:ascii="Times New Roman" w:hAnsi="Times New Roman" w:cs="Times New Roman"/>
          <w:sz w:val="28"/>
          <w:szCs w:val="28"/>
          <w:lang w:val="vi-VN"/>
        </w:rPr>
        <w:t xml:space="preserve"> khoa:</w:t>
      </w:r>
    </w:p>
    <w:p w14:paraId="71CA05D6" w14:textId="03576A21" w:rsidR="00A02785" w:rsidRPr="00DC4FDF" w:rsidRDefault="00A02785" w:rsidP="00A02785">
      <w:pPr>
        <w:pStyle w:val="HTMLinhdangtrc"/>
        <w:rPr>
          <w:rFonts w:ascii="Times New Roman" w:hAnsi="Times New Roman" w:hint="default"/>
          <w:sz w:val="28"/>
          <w:szCs w:val="28"/>
          <w:lang w:val="vi-VN"/>
        </w:rPr>
      </w:pPr>
      <w:r w:rsidRPr="00DC4FDF">
        <w:rPr>
          <w:rStyle w:val="MaHTML"/>
          <w:rFonts w:ascii="Times New Roman" w:hAnsi="Times New Roman" w:cs="Times New Roman" w:hint="default"/>
          <w:sz w:val="28"/>
          <w:szCs w:val="28"/>
          <w:lang w:val="vi-VN"/>
        </w:rPr>
        <w:tab/>
      </w:r>
      <w:r w:rsidRPr="00DC4FDF">
        <w:rPr>
          <w:rStyle w:val="MaHTML"/>
          <w:rFonts w:ascii="Times New Roman" w:hAnsi="Times New Roman" w:cs="Times New Roman" w:hint="default"/>
          <w:sz w:val="28"/>
          <w:szCs w:val="28"/>
          <w:lang w:val="vi-VN"/>
        </w:rPr>
        <w:tab/>
        <w:t>DESKEY12</w:t>
      </w:r>
    </w:p>
    <w:p w14:paraId="6E4EDB60" w14:textId="77777777" w:rsidR="00A02785" w:rsidRPr="00DC4FDF" w:rsidRDefault="00A02785" w:rsidP="00A02785">
      <w:pPr>
        <w:pStyle w:val="u3"/>
        <w:rPr>
          <w:rFonts w:ascii="Times New Roman" w:hAnsi="Times New Roman"/>
          <w:sz w:val="28"/>
          <w:szCs w:val="28"/>
          <w:lang w:val="vi-VN"/>
        </w:rPr>
      </w:pPr>
      <w:r w:rsidRPr="00DC4FDF">
        <w:rPr>
          <w:rFonts w:ascii="Times New Roman" w:hAnsi="Times New Roman"/>
          <w:sz w:val="28"/>
          <w:szCs w:val="28"/>
          <w:lang w:val="vi-VN"/>
        </w:rPr>
        <w:t>Bước 4: Kiểm tra dữ liệu</w:t>
      </w:r>
    </w:p>
    <w:p w14:paraId="6242DCCC" w14:textId="77777777" w:rsidR="00A02785" w:rsidRPr="00DC4FDF" w:rsidRDefault="00A02785" w:rsidP="00A02785">
      <w:pPr>
        <w:pStyle w:val="ThngthngWeb"/>
        <w:ind w:left="720"/>
        <w:rPr>
          <w:sz w:val="28"/>
          <w:szCs w:val="28"/>
          <w:lang w:val="vi-VN"/>
        </w:rPr>
      </w:pPr>
      <w:r w:rsidRPr="00DC4FDF">
        <w:rPr>
          <w:sz w:val="28"/>
          <w:szCs w:val="28"/>
          <w:lang w:val="vi-VN"/>
        </w:rPr>
        <w:t>Chương trình kiểm tra:</w:t>
      </w:r>
    </w:p>
    <w:p w14:paraId="3A1D5FBE" w14:textId="4BC7AA79" w:rsidR="00A02785" w:rsidRPr="00DC4FDF" w:rsidRDefault="00A02785" w:rsidP="00A02785">
      <w:pPr>
        <w:pStyle w:val="ThngthngWeb"/>
        <w:ind w:left="1440"/>
        <w:rPr>
          <w:sz w:val="28"/>
          <w:szCs w:val="28"/>
          <w:lang w:val="vi-VN"/>
        </w:rPr>
      </w:pPr>
      <w:r w:rsidRPr="00DC4FDF">
        <w:rPr>
          <w:sz w:val="28"/>
          <w:szCs w:val="28"/>
          <w:lang w:val="vi-VN"/>
        </w:rPr>
        <w:t>- Bản mã có hợp lệ hay không.</w:t>
      </w:r>
    </w:p>
    <w:p w14:paraId="13EEC981" w14:textId="4F3F7266" w:rsidR="00A02785" w:rsidRPr="00DC4FDF" w:rsidRDefault="00A02785" w:rsidP="00A02785">
      <w:pPr>
        <w:pStyle w:val="ThngthngWeb"/>
        <w:ind w:left="1440"/>
        <w:rPr>
          <w:sz w:val="28"/>
          <w:szCs w:val="28"/>
          <w:lang w:val="vi-VN"/>
        </w:rPr>
      </w:pPr>
      <w:r w:rsidRPr="00DC4FDF">
        <w:rPr>
          <w:sz w:val="28"/>
          <w:szCs w:val="28"/>
          <w:lang w:val="vi-VN"/>
        </w:rPr>
        <w:t>- Khóa có đúng 8 ký tự hay không.</w:t>
      </w:r>
    </w:p>
    <w:p w14:paraId="4AB5064C" w14:textId="77777777" w:rsidR="00A02785" w:rsidRPr="00DC4FDF" w:rsidRDefault="00A02785" w:rsidP="00A02785">
      <w:pPr>
        <w:pStyle w:val="u3"/>
        <w:rPr>
          <w:rFonts w:ascii="Times New Roman" w:hAnsi="Times New Roman"/>
          <w:sz w:val="28"/>
          <w:szCs w:val="28"/>
          <w:lang w:val="vi-VN"/>
        </w:rPr>
      </w:pPr>
      <w:r w:rsidRPr="00DC4FDF">
        <w:rPr>
          <w:rFonts w:ascii="Times New Roman" w:hAnsi="Times New Roman"/>
          <w:sz w:val="28"/>
          <w:szCs w:val="28"/>
          <w:lang w:val="vi-VN"/>
        </w:rPr>
        <w:t>Bước 5: Thực hiện giải mã</w:t>
      </w:r>
    </w:p>
    <w:p w14:paraId="1DBF6070" w14:textId="77777777" w:rsidR="00A02785" w:rsidRPr="00DC4FDF" w:rsidRDefault="00A02785" w:rsidP="00A02785">
      <w:pPr>
        <w:pStyle w:val="ThngthngWeb"/>
        <w:ind w:firstLine="720"/>
        <w:rPr>
          <w:sz w:val="28"/>
          <w:szCs w:val="28"/>
          <w:lang w:val="vi-VN"/>
        </w:rPr>
      </w:pPr>
      <w:r w:rsidRPr="00DC4FDF">
        <w:rPr>
          <w:sz w:val="28"/>
          <w:szCs w:val="28"/>
          <w:lang w:val="vi-VN"/>
        </w:rPr>
        <w:t>Hệ thống sử dụng thuật toán DES cùng khóa được cung cấp để khôi phục dữ liệu gốc.</w:t>
      </w:r>
    </w:p>
    <w:p w14:paraId="51E35F76" w14:textId="77777777" w:rsidR="00A02785" w:rsidRPr="00DC4FDF" w:rsidRDefault="00A02785" w:rsidP="00A02785">
      <w:pPr>
        <w:pStyle w:val="u3"/>
        <w:rPr>
          <w:rFonts w:ascii="Times New Roman" w:hAnsi="Times New Roman"/>
          <w:sz w:val="28"/>
          <w:szCs w:val="28"/>
          <w:lang w:val="vi-VN"/>
        </w:rPr>
      </w:pPr>
      <w:r w:rsidRPr="00DC4FDF">
        <w:rPr>
          <w:rFonts w:ascii="Times New Roman" w:hAnsi="Times New Roman"/>
          <w:sz w:val="28"/>
          <w:szCs w:val="28"/>
          <w:lang w:val="vi-VN"/>
        </w:rPr>
        <w:t>Bước 6: Hiển thị kết quả</w:t>
      </w:r>
    </w:p>
    <w:p w14:paraId="1AD2033E" w14:textId="77777777" w:rsidR="00A02785" w:rsidRPr="00DC4FDF" w:rsidRDefault="00A02785" w:rsidP="00A02785">
      <w:pPr>
        <w:pStyle w:val="ThngthngWeb"/>
        <w:ind w:firstLine="720"/>
        <w:rPr>
          <w:sz w:val="28"/>
          <w:szCs w:val="28"/>
          <w:lang w:val="vi-VN"/>
        </w:rPr>
      </w:pPr>
      <w:r w:rsidRPr="00DC4FDF">
        <w:rPr>
          <w:sz w:val="28"/>
          <w:szCs w:val="28"/>
          <w:lang w:val="vi-VN"/>
        </w:rPr>
        <w:t>Văn bản sau khi giải mã được hiển thị trên màn hình.</w:t>
      </w:r>
    </w:p>
    <w:p w14:paraId="0F5AA158" w14:textId="4EB9CBC7" w:rsidR="00A02785" w:rsidRPr="00DC4FDF" w:rsidRDefault="00A02785" w:rsidP="00A02785">
      <w:pPr>
        <w:pStyle w:val="ThngthngWeb"/>
        <w:ind w:firstLine="720"/>
        <w:rPr>
          <w:rStyle w:val="MaHTML"/>
          <w:rFonts w:ascii="Times New Roman" w:hAnsi="Times New Roman" w:cs="Times New Roman"/>
          <w:sz w:val="28"/>
          <w:szCs w:val="28"/>
          <w:lang w:val="fr-FR"/>
        </w:rPr>
      </w:pPr>
      <w:proofErr w:type="spellStart"/>
      <w:r w:rsidRPr="00DC4FDF">
        <w:rPr>
          <w:sz w:val="28"/>
          <w:szCs w:val="28"/>
          <w:lang w:val="fr-FR"/>
        </w:rPr>
        <w:t>Ví</w:t>
      </w:r>
      <w:proofErr w:type="spellEnd"/>
      <w:r w:rsidRPr="00DC4FDF">
        <w:rPr>
          <w:sz w:val="28"/>
          <w:szCs w:val="28"/>
          <w:lang w:val="fr-FR"/>
        </w:rPr>
        <w:t xml:space="preserve"> </w:t>
      </w:r>
      <w:proofErr w:type="spellStart"/>
      <w:proofErr w:type="gramStart"/>
      <w:r w:rsidRPr="00DC4FDF">
        <w:rPr>
          <w:sz w:val="28"/>
          <w:szCs w:val="28"/>
          <w:lang w:val="fr-FR"/>
        </w:rPr>
        <w:t>dụ</w:t>
      </w:r>
      <w:proofErr w:type="spellEnd"/>
      <w:r w:rsidRPr="00DC4FDF">
        <w:rPr>
          <w:sz w:val="28"/>
          <w:szCs w:val="28"/>
          <w:lang w:val="fr-FR"/>
        </w:rPr>
        <w:t>:</w:t>
      </w:r>
      <w:proofErr w:type="gramEnd"/>
      <w:r w:rsidRPr="00DC4FDF">
        <w:rPr>
          <w:sz w:val="28"/>
          <w:szCs w:val="28"/>
          <w:lang w:val="vi-VN"/>
        </w:rPr>
        <w:t xml:space="preserve"> </w:t>
      </w:r>
      <w:r w:rsidRPr="00DC4FDF">
        <w:rPr>
          <w:rStyle w:val="MaHTML"/>
          <w:rFonts w:ascii="Times New Roman" w:hAnsi="Times New Roman" w:cs="Times New Roman"/>
          <w:sz w:val="28"/>
          <w:szCs w:val="28"/>
          <w:lang w:val="fr-FR"/>
        </w:rPr>
        <w:t xml:space="preserve">Ket qua </w:t>
      </w:r>
      <w:proofErr w:type="spellStart"/>
      <w:r w:rsidRPr="00DC4FDF">
        <w:rPr>
          <w:rStyle w:val="MaHTML"/>
          <w:rFonts w:ascii="Times New Roman" w:hAnsi="Times New Roman" w:cs="Times New Roman"/>
          <w:sz w:val="28"/>
          <w:szCs w:val="28"/>
          <w:lang w:val="fr-FR"/>
        </w:rPr>
        <w:t>giai</w:t>
      </w:r>
      <w:proofErr w:type="spellEnd"/>
      <w:r w:rsidRPr="00DC4FDF">
        <w:rPr>
          <w:rStyle w:val="MaHTML"/>
          <w:rFonts w:ascii="Times New Roman" w:hAnsi="Times New Roman" w:cs="Times New Roman"/>
          <w:sz w:val="28"/>
          <w:szCs w:val="28"/>
          <w:lang w:val="fr-FR"/>
        </w:rPr>
        <w:t xml:space="preserve"> </w:t>
      </w:r>
      <w:proofErr w:type="gramStart"/>
      <w:r w:rsidRPr="00DC4FDF">
        <w:rPr>
          <w:rStyle w:val="MaHTML"/>
          <w:rFonts w:ascii="Times New Roman" w:hAnsi="Times New Roman" w:cs="Times New Roman"/>
          <w:sz w:val="28"/>
          <w:szCs w:val="28"/>
          <w:lang w:val="fr-FR"/>
        </w:rPr>
        <w:t>ma:</w:t>
      </w:r>
      <w:proofErr w:type="gramEnd"/>
    </w:p>
    <w:p w14:paraId="22EC773A" w14:textId="2393D26C" w:rsidR="00A02785" w:rsidRPr="00DC4FDF" w:rsidRDefault="006D4034" w:rsidP="00A02785">
      <w:pPr>
        <w:pStyle w:val="HTMLinhdangtrc"/>
        <w:ind w:left="524" w:firstLine="916"/>
        <w:rPr>
          <w:rFonts w:ascii="Times New Roman" w:hAnsi="Times New Roman" w:hint="default"/>
          <w:sz w:val="28"/>
          <w:szCs w:val="28"/>
          <w:lang w:val="vi-VN"/>
        </w:rPr>
      </w:pPr>
      <w:r w:rsidRPr="00F32C3C">
        <w:rPr>
          <w:rStyle w:val="MaHTML"/>
          <w:rFonts w:ascii="Times New Roman" w:hAnsi="Times New Roman" w:cs="Times New Roman" w:hint="default"/>
          <w:sz w:val="28"/>
          <w:szCs w:val="28"/>
          <w:lang w:val="fr-FR"/>
        </w:rPr>
        <w:t>An</w:t>
      </w:r>
      <w:r w:rsidRPr="00DC4FDF">
        <w:rPr>
          <w:rStyle w:val="MaHTML"/>
          <w:rFonts w:ascii="Times New Roman" w:hAnsi="Times New Roman" w:cs="Times New Roman" w:hint="default"/>
          <w:sz w:val="28"/>
          <w:szCs w:val="28"/>
          <w:lang w:val="vi-VN"/>
        </w:rPr>
        <w:t xml:space="preserve"> Toan Bao </w:t>
      </w:r>
      <w:proofErr w:type="spellStart"/>
      <w:r w:rsidRPr="00DC4FDF">
        <w:rPr>
          <w:rStyle w:val="MaHTML"/>
          <w:rFonts w:ascii="Times New Roman" w:hAnsi="Times New Roman" w:cs="Times New Roman" w:hint="default"/>
          <w:sz w:val="28"/>
          <w:szCs w:val="28"/>
          <w:lang w:val="vi-VN"/>
        </w:rPr>
        <w:t>Mat</w:t>
      </w:r>
      <w:proofErr w:type="spellEnd"/>
    </w:p>
    <w:p w14:paraId="64A69FC5" w14:textId="77777777" w:rsidR="00A02785" w:rsidRPr="00F32C3C" w:rsidRDefault="00A02785" w:rsidP="00A02785">
      <w:pPr>
        <w:pStyle w:val="u3"/>
        <w:rPr>
          <w:rFonts w:ascii="Times New Roman" w:hAnsi="Times New Roman"/>
          <w:sz w:val="28"/>
          <w:szCs w:val="28"/>
          <w:lang w:val="fr-FR"/>
        </w:rPr>
      </w:pPr>
      <w:proofErr w:type="spellStart"/>
      <w:r w:rsidRPr="00F32C3C">
        <w:rPr>
          <w:rFonts w:ascii="Times New Roman" w:hAnsi="Times New Roman"/>
          <w:sz w:val="28"/>
          <w:szCs w:val="28"/>
          <w:lang w:val="fr-FR"/>
        </w:rPr>
        <w:t>Bước</w:t>
      </w:r>
      <w:proofErr w:type="spellEnd"/>
      <w:r w:rsidRPr="00F32C3C">
        <w:rPr>
          <w:rFonts w:ascii="Times New Roman" w:hAnsi="Times New Roman"/>
          <w:sz w:val="28"/>
          <w:szCs w:val="28"/>
          <w:lang w:val="fr-FR"/>
        </w:rPr>
        <w:t xml:space="preserve"> </w:t>
      </w:r>
      <w:proofErr w:type="gramStart"/>
      <w:r w:rsidRPr="00F32C3C">
        <w:rPr>
          <w:rFonts w:ascii="Times New Roman" w:hAnsi="Times New Roman"/>
          <w:sz w:val="28"/>
          <w:szCs w:val="28"/>
          <w:lang w:val="fr-FR"/>
        </w:rPr>
        <w:t>7:</w:t>
      </w:r>
      <w:proofErr w:type="gramEnd"/>
      <w:r w:rsidRPr="00F32C3C">
        <w:rPr>
          <w:rFonts w:ascii="Times New Roman" w:hAnsi="Times New Roman"/>
          <w:sz w:val="28"/>
          <w:szCs w:val="28"/>
          <w:lang w:val="fr-FR"/>
        </w:rPr>
        <w:t xml:space="preserve"> </w:t>
      </w:r>
      <w:proofErr w:type="spellStart"/>
      <w:r w:rsidRPr="00F32C3C">
        <w:rPr>
          <w:rFonts w:ascii="Times New Roman" w:hAnsi="Times New Roman"/>
          <w:sz w:val="28"/>
          <w:szCs w:val="28"/>
          <w:lang w:val="fr-FR"/>
        </w:rPr>
        <w:t>Kết</w:t>
      </w:r>
      <w:proofErr w:type="spellEnd"/>
      <w:r w:rsidRPr="00F32C3C">
        <w:rPr>
          <w:rFonts w:ascii="Times New Roman" w:hAnsi="Times New Roman"/>
          <w:sz w:val="28"/>
          <w:szCs w:val="28"/>
          <w:lang w:val="fr-FR"/>
        </w:rPr>
        <w:t xml:space="preserve"> </w:t>
      </w:r>
      <w:proofErr w:type="spellStart"/>
      <w:r w:rsidRPr="00F32C3C">
        <w:rPr>
          <w:rFonts w:ascii="Times New Roman" w:hAnsi="Times New Roman"/>
          <w:sz w:val="28"/>
          <w:szCs w:val="28"/>
          <w:lang w:val="fr-FR"/>
        </w:rPr>
        <w:t>thúc</w:t>
      </w:r>
      <w:proofErr w:type="spellEnd"/>
      <w:r w:rsidRPr="00F32C3C">
        <w:rPr>
          <w:rFonts w:ascii="Times New Roman" w:hAnsi="Times New Roman"/>
          <w:sz w:val="28"/>
          <w:szCs w:val="28"/>
          <w:lang w:val="fr-FR"/>
        </w:rPr>
        <w:t xml:space="preserve"> </w:t>
      </w:r>
      <w:proofErr w:type="spellStart"/>
      <w:r w:rsidRPr="00F32C3C">
        <w:rPr>
          <w:rFonts w:ascii="Times New Roman" w:hAnsi="Times New Roman"/>
          <w:sz w:val="28"/>
          <w:szCs w:val="28"/>
          <w:lang w:val="fr-FR"/>
        </w:rPr>
        <w:t>hoặc</w:t>
      </w:r>
      <w:proofErr w:type="spellEnd"/>
      <w:r w:rsidRPr="00F32C3C">
        <w:rPr>
          <w:rFonts w:ascii="Times New Roman" w:hAnsi="Times New Roman"/>
          <w:sz w:val="28"/>
          <w:szCs w:val="28"/>
          <w:lang w:val="fr-FR"/>
        </w:rPr>
        <w:t xml:space="preserve"> </w:t>
      </w:r>
      <w:proofErr w:type="spellStart"/>
      <w:r w:rsidRPr="00F32C3C">
        <w:rPr>
          <w:rFonts w:ascii="Times New Roman" w:hAnsi="Times New Roman"/>
          <w:sz w:val="28"/>
          <w:szCs w:val="28"/>
          <w:lang w:val="fr-FR"/>
        </w:rPr>
        <w:t>tiếp</w:t>
      </w:r>
      <w:proofErr w:type="spellEnd"/>
      <w:r w:rsidRPr="00F32C3C">
        <w:rPr>
          <w:rFonts w:ascii="Times New Roman" w:hAnsi="Times New Roman"/>
          <w:sz w:val="28"/>
          <w:szCs w:val="28"/>
          <w:lang w:val="fr-FR"/>
        </w:rPr>
        <w:t xml:space="preserve"> </w:t>
      </w:r>
      <w:proofErr w:type="spellStart"/>
      <w:r w:rsidRPr="00F32C3C">
        <w:rPr>
          <w:rFonts w:ascii="Times New Roman" w:hAnsi="Times New Roman"/>
          <w:sz w:val="28"/>
          <w:szCs w:val="28"/>
          <w:lang w:val="fr-FR"/>
        </w:rPr>
        <w:t>tục</w:t>
      </w:r>
      <w:proofErr w:type="spellEnd"/>
    </w:p>
    <w:p w14:paraId="674C2F24" w14:textId="77777777" w:rsidR="00A02785" w:rsidRPr="00F32C3C" w:rsidRDefault="00A02785" w:rsidP="00A02785">
      <w:pPr>
        <w:pStyle w:val="ThngthngWeb"/>
        <w:ind w:left="720"/>
        <w:rPr>
          <w:sz w:val="28"/>
          <w:szCs w:val="28"/>
          <w:lang w:val="fr-FR"/>
        </w:rPr>
      </w:pPr>
      <w:proofErr w:type="spellStart"/>
      <w:r w:rsidRPr="00F32C3C">
        <w:rPr>
          <w:sz w:val="28"/>
          <w:szCs w:val="28"/>
          <w:lang w:val="fr-FR"/>
        </w:rPr>
        <w:t>Người</w:t>
      </w:r>
      <w:proofErr w:type="spellEnd"/>
      <w:r w:rsidRPr="00F32C3C">
        <w:rPr>
          <w:sz w:val="28"/>
          <w:szCs w:val="28"/>
          <w:lang w:val="fr-FR"/>
        </w:rPr>
        <w:t xml:space="preserve"> </w:t>
      </w:r>
      <w:proofErr w:type="spellStart"/>
      <w:r w:rsidRPr="00F32C3C">
        <w:rPr>
          <w:sz w:val="28"/>
          <w:szCs w:val="28"/>
          <w:lang w:val="fr-FR"/>
        </w:rPr>
        <w:t>dùng</w:t>
      </w:r>
      <w:proofErr w:type="spellEnd"/>
      <w:r w:rsidRPr="00F32C3C">
        <w:rPr>
          <w:sz w:val="28"/>
          <w:szCs w:val="28"/>
          <w:lang w:val="fr-FR"/>
        </w:rPr>
        <w:t xml:space="preserve"> </w:t>
      </w:r>
      <w:proofErr w:type="spellStart"/>
      <w:r w:rsidRPr="00F32C3C">
        <w:rPr>
          <w:sz w:val="28"/>
          <w:szCs w:val="28"/>
          <w:lang w:val="fr-FR"/>
        </w:rPr>
        <w:t>có</w:t>
      </w:r>
      <w:proofErr w:type="spellEnd"/>
      <w:r w:rsidRPr="00DC4FDF">
        <w:rPr>
          <w:sz w:val="28"/>
          <w:szCs w:val="28"/>
          <w:lang w:val="vi-VN"/>
        </w:rPr>
        <w:t xml:space="preserve"> </w:t>
      </w:r>
      <w:proofErr w:type="spellStart"/>
      <w:r w:rsidRPr="00F32C3C">
        <w:rPr>
          <w:sz w:val="28"/>
          <w:szCs w:val="28"/>
          <w:lang w:val="fr-FR"/>
        </w:rPr>
        <w:t>thể</w:t>
      </w:r>
      <w:proofErr w:type="spellEnd"/>
      <w:r w:rsidRPr="00F32C3C">
        <w:rPr>
          <w:sz w:val="28"/>
          <w:szCs w:val="28"/>
          <w:lang w:val="fr-FR"/>
        </w:rPr>
        <w:t xml:space="preserve"> </w:t>
      </w:r>
      <w:proofErr w:type="spellStart"/>
      <w:r w:rsidRPr="00F32C3C">
        <w:rPr>
          <w:sz w:val="28"/>
          <w:szCs w:val="28"/>
          <w:lang w:val="fr-FR"/>
        </w:rPr>
        <w:t>lựa</w:t>
      </w:r>
      <w:proofErr w:type="spellEnd"/>
      <w:r w:rsidRPr="00F32C3C">
        <w:rPr>
          <w:sz w:val="28"/>
          <w:szCs w:val="28"/>
          <w:lang w:val="fr-FR"/>
        </w:rPr>
        <w:t xml:space="preserve"> </w:t>
      </w:r>
      <w:proofErr w:type="spellStart"/>
      <w:proofErr w:type="gramStart"/>
      <w:r w:rsidRPr="00F32C3C">
        <w:rPr>
          <w:sz w:val="28"/>
          <w:szCs w:val="28"/>
          <w:lang w:val="fr-FR"/>
        </w:rPr>
        <w:t>chọn</w:t>
      </w:r>
      <w:proofErr w:type="spellEnd"/>
      <w:r w:rsidRPr="00F32C3C">
        <w:rPr>
          <w:sz w:val="28"/>
          <w:szCs w:val="28"/>
          <w:lang w:val="fr-FR"/>
        </w:rPr>
        <w:t>:</w:t>
      </w:r>
      <w:proofErr w:type="gramEnd"/>
    </w:p>
    <w:p w14:paraId="70B96B77" w14:textId="3FAE7F74" w:rsidR="00A02785" w:rsidRPr="00F32C3C" w:rsidRDefault="00A02785" w:rsidP="00A02785">
      <w:pPr>
        <w:pStyle w:val="ThngthngWeb"/>
        <w:ind w:left="1440"/>
        <w:rPr>
          <w:sz w:val="28"/>
          <w:szCs w:val="28"/>
          <w:lang w:val="fr-FR"/>
        </w:rPr>
      </w:pPr>
      <w:r w:rsidRPr="00DC4FDF">
        <w:rPr>
          <w:sz w:val="28"/>
          <w:szCs w:val="28"/>
          <w:lang w:val="vi-VN"/>
        </w:rPr>
        <w:t xml:space="preserve">- </w:t>
      </w:r>
      <w:proofErr w:type="spellStart"/>
      <w:r w:rsidRPr="00F32C3C">
        <w:rPr>
          <w:sz w:val="28"/>
          <w:szCs w:val="28"/>
          <w:lang w:val="fr-FR"/>
        </w:rPr>
        <w:t>Tiếp</w:t>
      </w:r>
      <w:proofErr w:type="spellEnd"/>
      <w:r w:rsidRPr="00F32C3C">
        <w:rPr>
          <w:sz w:val="28"/>
          <w:szCs w:val="28"/>
          <w:lang w:val="fr-FR"/>
        </w:rPr>
        <w:t xml:space="preserve"> </w:t>
      </w:r>
      <w:proofErr w:type="spellStart"/>
      <w:r w:rsidRPr="00F32C3C">
        <w:rPr>
          <w:sz w:val="28"/>
          <w:szCs w:val="28"/>
          <w:lang w:val="fr-FR"/>
        </w:rPr>
        <w:t>tục</w:t>
      </w:r>
      <w:proofErr w:type="spellEnd"/>
      <w:r w:rsidRPr="00F32C3C">
        <w:rPr>
          <w:sz w:val="28"/>
          <w:szCs w:val="28"/>
          <w:lang w:val="fr-FR"/>
        </w:rPr>
        <w:t xml:space="preserve"> </w:t>
      </w:r>
      <w:proofErr w:type="spellStart"/>
      <w:r w:rsidRPr="00F32C3C">
        <w:rPr>
          <w:sz w:val="28"/>
          <w:szCs w:val="28"/>
          <w:lang w:val="fr-FR"/>
        </w:rPr>
        <w:t>mã</w:t>
      </w:r>
      <w:proofErr w:type="spellEnd"/>
      <w:r w:rsidRPr="00F32C3C">
        <w:rPr>
          <w:sz w:val="28"/>
          <w:szCs w:val="28"/>
          <w:lang w:val="fr-FR"/>
        </w:rPr>
        <w:t xml:space="preserve"> </w:t>
      </w:r>
      <w:proofErr w:type="spellStart"/>
      <w:r w:rsidRPr="00F32C3C">
        <w:rPr>
          <w:sz w:val="28"/>
          <w:szCs w:val="28"/>
          <w:lang w:val="fr-FR"/>
        </w:rPr>
        <w:t>hóa</w:t>
      </w:r>
      <w:proofErr w:type="spellEnd"/>
      <w:r w:rsidRPr="00F32C3C">
        <w:rPr>
          <w:sz w:val="28"/>
          <w:szCs w:val="28"/>
          <w:lang w:val="fr-FR"/>
        </w:rPr>
        <w:t>.</w:t>
      </w:r>
    </w:p>
    <w:p w14:paraId="145CA9F2" w14:textId="06EE1246" w:rsidR="00A02785" w:rsidRPr="00F32C3C" w:rsidRDefault="00A02785" w:rsidP="00A02785">
      <w:pPr>
        <w:pStyle w:val="ThngthngWeb"/>
        <w:ind w:left="1440"/>
        <w:rPr>
          <w:sz w:val="28"/>
          <w:szCs w:val="28"/>
          <w:lang w:val="fr-FR"/>
        </w:rPr>
      </w:pPr>
      <w:r w:rsidRPr="00DC4FDF">
        <w:rPr>
          <w:sz w:val="28"/>
          <w:szCs w:val="28"/>
          <w:lang w:val="vi-VN"/>
        </w:rPr>
        <w:t xml:space="preserve">- </w:t>
      </w:r>
      <w:proofErr w:type="spellStart"/>
      <w:r w:rsidRPr="00F32C3C">
        <w:rPr>
          <w:sz w:val="28"/>
          <w:szCs w:val="28"/>
          <w:lang w:val="fr-FR"/>
        </w:rPr>
        <w:t>Tiếp</w:t>
      </w:r>
      <w:proofErr w:type="spellEnd"/>
      <w:r w:rsidRPr="00F32C3C">
        <w:rPr>
          <w:sz w:val="28"/>
          <w:szCs w:val="28"/>
          <w:lang w:val="fr-FR"/>
        </w:rPr>
        <w:t xml:space="preserve"> </w:t>
      </w:r>
      <w:proofErr w:type="spellStart"/>
      <w:r w:rsidRPr="00F32C3C">
        <w:rPr>
          <w:sz w:val="28"/>
          <w:szCs w:val="28"/>
          <w:lang w:val="fr-FR"/>
        </w:rPr>
        <w:t>tục</w:t>
      </w:r>
      <w:proofErr w:type="spellEnd"/>
      <w:r w:rsidRPr="00F32C3C">
        <w:rPr>
          <w:sz w:val="28"/>
          <w:szCs w:val="28"/>
          <w:lang w:val="fr-FR"/>
        </w:rPr>
        <w:t xml:space="preserve"> </w:t>
      </w:r>
      <w:proofErr w:type="spellStart"/>
      <w:r w:rsidRPr="00F32C3C">
        <w:rPr>
          <w:sz w:val="28"/>
          <w:szCs w:val="28"/>
          <w:lang w:val="fr-FR"/>
        </w:rPr>
        <w:t>giải</w:t>
      </w:r>
      <w:proofErr w:type="spellEnd"/>
      <w:r w:rsidRPr="00F32C3C">
        <w:rPr>
          <w:sz w:val="28"/>
          <w:szCs w:val="28"/>
          <w:lang w:val="fr-FR"/>
        </w:rPr>
        <w:t xml:space="preserve"> </w:t>
      </w:r>
      <w:proofErr w:type="spellStart"/>
      <w:r w:rsidRPr="00F32C3C">
        <w:rPr>
          <w:sz w:val="28"/>
          <w:szCs w:val="28"/>
          <w:lang w:val="fr-FR"/>
        </w:rPr>
        <w:t>mã</w:t>
      </w:r>
      <w:proofErr w:type="spellEnd"/>
      <w:r w:rsidRPr="00F32C3C">
        <w:rPr>
          <w:sz w:val="28"/>
          <w:szCs w:val="28"/>
          <w:lang w:val="fr-FR"/>
        </w:rPr>
        <w:t>.</w:t>
      </w:r>
    </w:p>
    <w:p w14:paraId="7A9E1501" w14:textId="77777777" w:rsidR="00B0475F" w:rsidRPr="00DC4FDF" w:rsidRDefault="00B0475F" w:rsidP="00B0475F">
      <w:pPr>
        <w:pStyle w:val="oancuaDanhsach"/>
        <w:spacing w:before="60" w:after="60"/>
        <w:ind w:left="1080" w:firstLine="360"/>
        <w:jc w:val="both"/>
        <w:rPr>
          <w:b/>
          <w:bCs/>
          <w:color w:val="000000"/>
          <w:sz w:val="28"/>
          <w:szCs w:val="28"/>
          <w:lang w:val="vi-VN"/>
        </w:rPr>
      </w:pPr>
      <w:r w:rsidRPr="00DC4FDF">
        <w:rPr>
          <w:sz w:val="28"/>
          <w:szCs w:val="28"/>
          <w:lang w:val="vi-VN"/>
        </w:rPr>
        <w:t xml:space="preserve">- </w:t>
      </w:r>
      <w:proofErr w:type="spellStart"/>
      <w:r w:rsidRPr="00F32C3C">
        <w:rPr>
          <w:sz w:val="28"/>
          <w:szCs w:val="28"/>
          <w:lang w:val="fr-FR"/>
        </w:rPr>
        <w:t>Thoát</w:t>
      </w:r>
      <w:proofErr w:type="spellEnd"/>
      <w:r w:rsidRPr="00F32C3C">
        <w:rPr>
          <w:sz w:val="28"/>
          <w:szCs w:val="28"/>
          <w:lang w:val="fr-FR"/>
        </w:rPr>
        <w:t xml:space="preserve"> </w:t>
      </w:r>
      <w:proofErr w:type="spellStart"/>
      <w:r w:rsidRPr="00F32C3C">
        <w:rPr>
          <w:sz w:val="28"/>
          <w:szCs w:val="28"/>
          <w:lang w:val="fr-FR"/>
        </w:rPr>
        <w:t>chương</w:t>
      </w:r>
      <w:proofErr w:type="spellEnd"/>
      <w:r w:rsidRPr="00F32C3C">
        <w:rPr>
          <w:sz w:val="28"/>
          <w:szCs w:val="28"/>
          <w:lang w:val="fr-FR"/>
        </w:rPr>
        <w:t xml:space="preserve"> </w:t>
      </w:r>
      <w:proofErr w:type="spellStart"/>
      <w:r w:rsidRPr="00F32C3C">
        <w:rPr>
          <w:sz w:val="28"/>
          <w:szCs w:val="28"/>
          <w:lang w:val="fr-FR"/>
        </w:rPr>
        <w:t>trình</w:t>
      </w:r>
      <w:proofErr w:type="spellEnd"/>
    </w:p>
    <w:p w14:paraId="1D98B9DB" w14:textId="77777777" w:rsidR="00B0475F" w:rsidRPr="00B0475F" w:rsidRDefault="00B0475F" w:rsidP="00B0475F">
      <w:pPr>
        <w:pStyle w:val="ThngthngWeb"/>
        <w:ind w:left="1440"/>
        <w:rPr>
          <w:sz w:val="28"/>
          <w:szCs w:val="28"/>
          <w:lang w:val="vi-VN"/>
        </w:rPr>
      </w:pPr>
    </w:p>
    <w:p w14:paraId="36984A9A" w14:textId="77777777" w:rsidR="00B0475F" w:rsidRDefault="00B0475F" w:rsidP="00B0475F">
      <w:pPr>
        <w:pStyle w:val="oancuaDanhsach"/>
        <w:spacing w:before="60" w:after="60"/>
        <w:ind w:left="1080"/>
        <w:jc w:val="both"/>
        <w:rPr>
          <w:b/>
          <w:bCs/>
          <w:color w:val="000000"/>
          <w:sz w:val="28"/>
          <w:szCs w:val="28"/>
          <w:lang w:val="vi-VN"/>
        </w:rPr>
      </w:pPr>
    </w:p>
    <w:p w14:paraId="7B6ADE5A" w14:textId="19DC6195" w:rsidR="00B0475F" w:rsidRPr="00B0475F" w:rsidRDefault="00B0475F" w:rsidP="00B0475F">
      <w:pPr>
        <w:pStyle w:val="oancuaDanhsach"/>
        <w:numPr>
          <w:ilvl w:val="2"/>
          <w:numId w:val="2"/>
        </w:numPr>
        <w:spacing w:before="60" w:after="60"/>
        <w:jc w:val="both"/>
        <w:rPr>
          <w:b/>
          <w:bCs/>
          <w:color w:val="000000"/>
          <w:sz w:val="28"/>
          <w:szCs w:val="28"/>
          <w:lang w:val="vi-VN"/>
        </w:rPr>
      </w:pPr>
      <w:r>
        <w:rPr>
          <w:b/>
          <w:bCs/>
          <w:color w:val="000000"/>
          <w:sz w:val="28"/>
          <w:szCs w:val="28"/>
          <w:lang w:val="vi-VN"/>
        </w:rPr>
        <w:lastRenderedPageBreak/>
        <w:t>Luồng hoạt động tổng quát</w:t>
      </w:r>
    </w:p>
    <w:p w14:paraId="7A80CAEF" w14:textId="604F6237" w:rsidR="00153DC3" w:rsidRPr="00DC4FDF" w:rsidRDefault="00EC4EED" w:rsidP="00E06FA4">
      <w:pPr>
        <w:pStyle w:val="ThngthngWeb"/>
        <w:rPr>
          <w:sz w:val="28"/>
          <w:szCs w:val="28"/>
          <w:lang w:val="vi-VN"/>
        </w:rPr>
      </w:pPr>
      <w:r w:rsidRPr="00DC4FDF">
        <w:rPr>
          <w:noProof/>
          <w:sz w:val="28"/>
          <w:szCs w:val="28"/>
        </w:rPr>
        <w:drawing>
          <wp:inline distT="0" distB="0" distL="114300" distR="114300" wp14:anchorId="1DB0B6B4" wp14:editId="25A596EA">
            <wp:extent cx="5267960" cy="5671457"/>
            <wp:effectExtent l="0" t="0" r="8890" b="5715"/>
            <wp:docPr id="15968062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32"/>
                    <a:stretch>
                      <a:fillRect/>
                    </a:stretch>
                  </pic:blipFill>
                  <pic:spPr>
                    <a:xfrm>
                      <a:off x="0" y="0"/>
                      <a:ext cx="5269026" cy="5672605"/>
                    </a:xfrm>
                    <a:prstGeom prst="rect">
                      <a:avLst/>
                    </a:prstGeom>
                    <a:noFill/>
                    <a:ln>
                      <a:noFill/>
                    </a:ln>
                  </pic:spPr>
                </pic:pic>
              </a:graphicData>
            </a:graphic>
          </wp:inline>
        </w:drawing>
      </w:r>
    </w:p>
    <w:p w14:paraId="6BFBCACD" w14:textId="77777777" w:rsidR="00E06FA4" w:rsidRPr="00DC4FDF" w:rsidRDefault="00E06FA4" w:rsidP="00E06FA4">
      <w:pPr>
        <w:pStyle w:val="ThngthngWeb"/>
        <w:rPr>
          <w:sz w:val="28"/>
          <w:szCs w:val="28"/>
          <w:lang w:val="vi-VN"/>
        </w:rPr>
      </w:pPr>
    </w:p>
    <w:p w14:paraId="6FD7724F" w14:textId="726E9401" w:rsidR="00E13505" w:rsidRPr="00DC4FDF" w:rsidRDefault="0015536D" w:rsidP="00434CE9">
      <w:pPr>
        <w:pStyle w:val="oancuaDanhsach"/>
        <w:numPr>
          <w:ilvl w:val="2"/>
          <w:numId w:val="13"/>
        </w:numPr>
        <w:tabs>
          <w:tab w:val="left" w:pos="1276"/>
        </w:tabs>
        <w:spacing w:before="60" w:after="60"/>
        <w:ind w:left="1134" w:hanging="1134"/>
        <w:jc w:val="both"/>
        <w:rPr>
          <w:b/>
          <w:bCs/>
          <w:color w:val="000000"/>
          <w:sz w:val="28"/>
          <w:szCs w:val="28"/>
          <w:lang w:val="vi-VN"/>
        </w:rPr>
      </w:pPr>
      <w:r w:rsidRPr="00DC4FDF">
        <w:rPr>
          <w:b/>
          <w:bCs/>
          <w:color w:val="000000"/>
          <w:sz w:val="28"/>
          <w:szCs w:val="28"/>
          <w:lang w:val="vi-VN"/>
        </w:rPr>
        <w:t xml:space="preserve">Giới thiệu ngôn ngữ lập trình sử dụng để cài đặt thuật </w:t>
      </w:r>
      <w:r w:rsidR="001F5243" w:rsidRPr="00DC4FDF">
        <w:rPr>
          <w:b/>
          <w:bCs/>
          <w:color w:val="000000"/>
          <w:sz w:val="28"/>
          <w:szCs w:val="28"/>
          <w:lang w:val="vi-VN"/>
        </w:rPr>
        <w:t>toán</w:t>
      </w:r>
    </w:p>
    <w:p w14:paraId="28EC8541" w14:textId="77777777" w:rsidR="00712381" w:rsidRPr="00DC4FDF" w:rsidRDefault="00E13505" w:rsidP="00712381">
      <w:pPr>
        <w:pStyle w:val="oancuaDanhsach"/>
        <w:spacing w:before="60" w:after="60"/>
        <w:ind w:left="0" w:firstLine="720"/>
        <w:jc w:val="both"/>
        <w:rPr>
          <w:sz w:val="28"/>
          <w:szCs w:val="28"/>
          <w:lang w:val="vi-VN"/>
        </w:rPr>
      </w:pPr>
      <w:r w:rsidRPr="00DC4FDF">
        <w:rPr>
          <w:sz w:val="28"/>
          <w:szCs w:val="28"/>
          <w:lang w:val="vi-VN"/>
        </w:rPr>
        <w:t>Trong lĩnh vực an toàn thông tin và mật mã học, việc lựa chọn ngôn ngữ lập trình đóng vai trò quan trọng trong quá trình xây dựng và triển khai các thuật toán mã hóa. Một ngôn ngữ phù hợp không chỉ giúp tối ưu hiệu năng xử lý mà còn hỗ trợ hiệu quả trong việc thao tác trên dữ liệu nhị phân, thực hiện các phép toán số học lớn và đảm bảo tính bảo mật của hệ thống.</w:t>
      </w:r>
    </w:p>
    <w:p w14:paraId="3F46EBA4" w14:textId="77777777" w:rsidR="00712381" w:rsidRPr="00DC4FDF" w:rsidRDefault="00E13505" w:rsidP="00712381">
      <w:pPr>
        <w:pStyle w:val="oancuaDanhsach"/>
        <w:spacing w:before="60" w:after="60"/>
        <w:ind w:left="0" w:firstLine="720"/>
        <w:jc w:val="both"/>
        <w:rPr>
          <w:sz w:val="28"/>
          <w:szCs w:val="28"/>
          <w:lang w:val="vi-VN"/>
        </w:rPr>
      </w:pPr>
      <w:r w:rsidRPr="00DC4FDF">
        <w:rPr>
          <w:sz w:val="28"/>
          <w:szCs w:val="28"/>
          <w:lang w:val="vi-VN"/>
        </w:rPr>
        <w:lastRenderedPageBreak/>
        <w:t>Đối với các thuật toán mã hóa hiện đại như AES, DES, RSA hay ECC, ngôn ngữ lập trình cần đáp ứng các yêu cầu như:</w:t>
      </w:r>
    </w:p>
    <w:p w14:paraId="4E8ABC21" w14:textId="39DCFDAB" w:rsidR="00712381" w:rsidRPr="00DC4FDF" w:rsidRDefault="00712381">
      <w:pPr>
        <w:pStyle w:val="oancuaDanhsach"/>
        <w:numPr>
          <w:ilvl w:val="0"/>
          <w:numId w:val="25"/>
        </w:numPr>
        <w:tabs>
          <w:tab w:val="left" w:pos="984"/>
        </w:tabs>
        <w:spacing w:after="0" w:line="240" w:lineRule="auto"/>
        <w:rPr>
          <w:sz w:val="28"/>
          <w:szCs w:val="28"/>
          <w:lang w:val="vi-VN"/>
        </w:rPr>
      </w:pPr>
      <w:r w:rsidRPr="00DC4FDF">
        <w:rPr>
          <w:sz w:val="28"/>
          <w:szCs w:val="28"/>
          <w:lang w:val="vi-VN"/>
        </w:rPr>
        <w:t xml:space="preserve">Hỗ trợ tốt các phép toán trên </w:t>
      </w:r>
      <w:proofErr w:type="spellStart"/>
      <w:r w:rsidRPr="00DC4FDF">
        <w:rPr>
          <w:sz w:val="28"/>
          <w:szCs w:val="28"/>
          <w:lang w:val="vi-VN"/>
        </w:rPr>
        <w:t>bit</w:t>
      </w:r>
      <w:proofErr w:type="spellEnd"/>
      <w:r w:rsidRPr="00DC4FDF">
        <w:rPr>
          <w:sz w:val="28"/>
          <w:szCs w:val="28"/>
          <w:lang w:val="vi-VN"/>
        </w:rPr>
        <w:t xml:space="preserve"> và </w:t>
      </w:r>
      <w:proofErr w:type="spellStart"/>
      <w:r w:rsidRPr="00DC4FDF">
        <w:rPr>
          <w:sz w:val="28"/>
          <w:szCs w:val="28"/>
          <w:lang w:val="vi-VN"/>
        </w:rPr>
        <w:t>byte</w:t>
      </w:r>
      <w:proofErr w:type="spellEnd"/>
      <w:r w:rsidRPr="00DC4FDF">
        <w:rPr>
          <w:sz w:val="28"/>
          <w:szCs w:val="28"/>
          <w:lang w:val="vi-VN"/>
        </w:rPr>
        <w:t xml:space="preserve">. </w:t>
      </w:r>
    </w:p>
    <w:p w14:paraId="3B601FD9" w14:textId="75EB16D5" w:rsidR="00712381" w:rsidRPr="00DC4FDF" w:rsidRDefault="00712381">
      <w:pPr>
        <w:pStyle w:val="oancuaDanhsach"/>
        <w:numPr>
          <w:ilvl w:val="0"/>
          <w:numId w:val="25"/>
        </w:numPr>
        <w:tabs>
          <w:tab w:val="left" w:pos="984"/>
        </w:tabs>
        <w:spacing w:after="0" w:line="240" w:lineRule="auto"/>
        <w:rPr>
          <w:sz w:val="28"/>
          <w:szCs w:val="28"/>
          <w:lang w:val="vi-VN"/>
        </w:rPr>
      </w:pPr>
      <w:r w:rsidRPr="00DC4FDF">
        <w:rPr>
          <w:sz w:val="28"/>
          <w:szCs w:val="28"/>
          <w:lang w:val="vi-VN"/>
        </w:rPr>
        <w:t xml:space="preserve">Xử lý hiệu quả các số nguyên có kích thước lớn. </w:t>
      </w:r>
    </w:p>
    <w:p w14:paraId="71B2923C" w14:textId="17B37310" w:rsidR="00712381" w:rsidRPr="00DC4FDF" w:rsidRDefault="00712381">
      <w:pPr>
        <w:pStyle w:val="oancuaDanhsach"/>
        <w:numPr>
          <w:ilvl w:val="0"/>
          <w:numId w:val="25"/>
        </w:numPr>
        <w:tabs>
          <w:tab w:val="left" w:pos="984"/>
        </w:tabs>
        <w:spacing w:after="0" w:line="240" w:lineRule="auto"/>
        <w:rPr>
          <w:sz w:val="28"/>
          <w:szCs w:val="28"/>
          <w:lang w:val="vi-VN"/>
        </w:rPr>
      </w:pPr>
      <w:r w:rsidRPr="00DC4FDF">
        <w:rPr>
          <w:sz w:val="28"/>
          <w:szCs w:val="28"/>
          <w:lang w:val="vi-VN"/>
        </w:rPr>
        <w:t xml:space="preserve">Tối ưu tốc độ thực thi. </w:t>
      </w:r>
    </w:p>
    <w:p w14:paraId="6AA0EFCC" w14:textId="12B978B8" w:rsidR="00712381" w:rsidRPr="00DC4FDF" w:rsidRDefault="00712381">
      <w:pPr>
        <w:pStyle w:val="oancuaDanhsach"/>
        <w:numPr>
          <w:ilvl w:val="0"/>
          <w:numId w:val="25"/>
        </w:numPr>
        <w:tabs>
          <w:tab w:val="left" w:pos="984"/>
        </w:tabs>
        <w:spacing w:after="0" w:line="240" w:lineRule="auto"/>
        <w:rPr>
          <w:sz w:val="28"/>
          <w:szCs w:val="28"/>
          <w:lang w:val="vi-VN"/>
        </w:rPr>
      </w:pPr>
      <w:r w:rsidRPr="00DC4FDF">
        <w:rPr>
          <w:sz w:val="28"/>
          <w:szCs w:val="28"/>
          <w:lang w:val="vi-VN"/>
        </w:rPr>
        <w:t xml:space="preserve">Dễ dàng triển khai và bảo trì. </w:t>
      </w:r>
    </w:p>
    <w:p w14:paraId="639E2739" w14:textId="50954028" w:rsidR="00712381" w:rsidRPr="00DC4FDF" w:rsidRDefault="00712381">
      <w:pPr>
        <w:pStyle w:val="oancuaDanhsach"/>
        <w:numPr>
          <w:ilvl w:val="0"/>
          <w:numId w:val="25"/>
        </w:numPr>
        <w:tabs>
          <w:tab w:val="left" w:pos="984"/>
        </w:tabs>
        <w:spacing w:after="0" w:line="240" w:lineRule="auto"/>
        <w:rPr>
          <w:sz w:val="28"/>
          <w:szCs w:val="28"/>
          <w:lang w:val="vi-VN"/>
        </w:rPr>
      </w:pPr>
      <w:r w:rsidRPr="00DC4FDF">
        <w:rPr>
          <w:sz w:val="28"/>
          <w:szCs w:val="28"/>
          <w:lang w:val="vi-VN"/>
        </w:rPr>
        <w:t>Có hệ sinh thái thư viện mật mã phong phú.</w:t>
      </w:r>
    </w:p>
    <w:p w14:paraId="05CC21A3" w14:textId="77777777" w:rsidR="00712381" w:rsidRPr="00DC4FDF" w:rsidRDefault="00712381" w:rsidP="00712381">
      <w:pPr>
        <w:tabs>
          <w:tab w:val="left" w:pos="984"/>
        </w:tabs>
        <w:spacing w:after="0" w:line="240" w:lineRule="auto"/>
        <w:ind w:left="720"/>
        <w:rPr>
          <w:sz w:val="28"/>
          <w:szCs w:val="28"/>
          <w:lang w:val="vi-VN"/>
        </w:rPr>
      </w:pPr>
    </w:p>
    <w:p w14:paraId="67ECBF65" w14:textId="29D72F86" w:rsidR="00E13505" w:rsidRPr="00DC4FDF" w:rsidRDefault="00E13505" w:rsidP="00712381">
      <w:pPr>
        <w:pStyle w:val="oancuaDanhsach"/>
        <w:spacing w:before="60" w:after="60"/>
        <w:ind w:left="0" w:firstLine="720"/>
        <w:jc w:val="both"/>
        <w:rPr>
          <w:sz w:val="28"/>
          <w:szCs w:val="28"/>
          <w:lang w:val="vi-VN"/>
        </w:rPr>
      </w:pPr>
      <w:r w:rsidRPr="00DC4FDF">
        <w:rPr>
          <w:sz w:val="28"/>
          <w:szCs w:val="28"/>
          <w:lang w:val="vi-VN"/>
        </w:rPr>
        <w:t xml:space="preserve">Trong số nhiều ngôn ngữ lập trình hiện nay, </w:t>
      </w:r>
      <w:r w:rsidRPr="00DC4FDF">
        <w:rPr>
          <w:b/>
          <w:bCs/>
          <w:sz w:val="28"/>
          <w:szCs w:val="28"/>
          <w:lang w:val="vi-VN"/>
        </w:rPr>
        <w:t>C++</w:t>
      </w:r>
      <w:r w:rsidRPr="00DC4FDF">
        <w:rPr>
          <w:sz w:val="28"/>
          <w:szCs w:val="28"/>
          <w:lang w:val="vi-VN"/>
        </w:rPr>
        <w:t xml:space="preserve"> và </w:t>
      </w:r>
      <w:proofErr w:type="spellStart"/>
      <w:r w:rsidRPr="00DC4FDF">
        <w:rPr>
          <w:b/>
          <w:bCs/>
          <w:sz w:val="28"/>
          <w:szCs w:val="28"/>
          <w:lang w:val="vi-VN"/>
        </w:rPr>
        <w:t>Python</w:t>
      </w:r>
      <w:proofErr w:type="spellEnd"/>
      <w:r w:rsidRPr="00DC4FDF">
        <w:rPr>
          <w:sz w:val="28"/>
          <w:szCs w:val="28"/>
          <w:lang w:val="vi-VN"/>
        </w:rPr>
        <w:t xml:space="preserve"> là hai </w:t>
      </w:r>
      <w:proofErr w:type="spellStart"/>
      <w:r w:rsidRPr="00DC4FDF">
        <w:rPr>
          <w:sz w:val="28"/>
          <w:szCs w:val="28"/>
          <w:lang w:val="vi-VN"/>
        </w:rPr>
        <w:t>ngônngữ</w:t>
      </w:r>
      <w:proofErr w:type="spellEnd"/>
      <w:r w:rsidRPr="00DC4FDF">
        <w:rPr>
          <w:sz w:val="28"/>
          <w:szCs w:val="28"/>
          <w:lang w:val="vi-VN"/>
        </w:rPr>
        <w:t xml:space="preserve"> được sử dụng rộng rãi nhất trong nghiên cứu và phát triển các hệ thống mật mã.</w:t>
      </w:r>
    </w:p>
    <w:p w14:paraId="68BE3718" w14:textId="3D55BFA9" w:rsidR="005E02FD" w:rsidRPr="00DC4FDF" w:rsidRDefault="00096768" w:rsidP="00434CE9">
      <w:pPr>
        <w:pStyle w:val="oancuaDanhsach"/>
        <w:numPr>
          <w:ilvl w:val="3"/>
          <w:numId w:val="13"/>
        </w:numPr>
        <w:spacing w:before="60" w:after="60"/>
        <w:ind w:left="1985" w:hanging="1276"/>
        <w:jc w:val="both"/>
        <w:rPr>
          <w:b/>
          <w:bCs/>
          <w:sz w:val="28"/>
          <w:szCs w:val="28"/>
          <w:lang w:val="vi-VN"/>
        </w:rPr>
      </w:pPr>
      <w:proofErr w:type="spellStart"/>
      <w:r w:rsidRPr="00DC4FDF">
        <w:rPr>
          <w:b/>
          <w:bCs/>
          <w:sz w:val="28"/>
          <w:szCs w:val="28"/>
        </w:rPr>
        <w:t>Ngôn</w:t>
      </w:r>
      <w:proofErr w:type="spellEnd"/>
      <w:r w:rsidRPr="00DC4FDF">
        <w:rPr>
          <w:b/>
          <w:bCs/>
          <w:sz w:val="28"/>
          <w:szCs w:val="28"/>
        </w:rPr>
        <w:t xml:space="preserve"> </w:t>
      </w:r>
      <w:proofErr w:type="spellStart"/>
      <w:r w:rsidRPr="00DC4FDF">
        <w:rPr>
          <w:b/>
          <w:bCs/>
          <w:sz w:val="28"/>
          <w:szCs w:val="28"/>
        </w:rPr>
        <w:t>ngữ</w:t>
      </w:r>
      <w:proofErr w:type="spellEnd"/>
      <w:r w:rsidRPr="00DC4FDF">
        <w:rPr>
          <w:b/>
          <w:bCs/>
          <w:sz w:val="28"/>
          <w:szCs w:val="28"/>
        </w:rPr>
        <w:t xml:space="preserve"> C++</w:t>
      </w:r>
    </w:p>
    <w:p w14:paraId="2C26C844" w14:textId="77777777" w:rsidR="00D5297B" w:rsidRPr="00DC4FDF" w:rsidRDefault="00622D9E">
      <w:pPr>
        <w:pStyle w:val="oancuaDanhsach"/>
        <w:numPr>
          <w:ilvl w:val="0"/>
          <w:numId w:val="14"/>
        </w:numPr>
        <w:tabs>
          <w:tab w:val="left" w:pos="984"/>
        </w:tabs>
        <w:rPr>
          <w:b/>
          <w:bCs/>
          <w:sz w:val="28"/>
          <w:szCs w:val="28"/>
          <w:lang w:val="vi-VN"/>
        </w:rPr>
      </w:pPr>
      <w:r w:rsidRPr="00DC4FDF">
        <w:rPr>
          <w:b/>
          <w:bCs/>
          <w:sz w:val="28"/>
          <w:szCs w:val="28"/>
          <w:lang w:val="vi-VN"/>
        </w:rPr>
        <w:t>Giới thiệu :</w:t>
      </w:r>
    </w:p>
    <w:p w14:paraId="0445E84A" w14:textId="2A8DFA36" w:rsidR="00622D9E" w:rsidRPr="00DC4FDF" w:rsidRDefault="004A7B81" w:rsidP="00D5297B">
      <w:pPr>
        <w:tabs>
          <w:tab w:val="left" w:pos="984"/>
        </w:tabs>
        <w:rPr>
          <w:b/>
          <w:bCs/>
          <w:sz w:val="28"/>
          <w:szCs w:val="28"/>
          <w:lang w:val="vi-VN"/>
        </w:rPr>
      </w:pPr>
      <w:r w:rsidRPr="00DC4FDF">
        <w:rPr>
          <w:sz w:val="28"/>
          <w:szCs w:val="28"/>
          <w:lang w:val="vi-VN"/>
        </w:rPr>
        <w:tab/>
      </w:r>
      <w:r w:rsidR="00622D9E" w:rsidRPr="00DC4FDF">
        <w:rPr>
          <w:sz w:val="28"/>
          <w:szCs w:val="28"/>
          <w:lang w:val="vi-VN"/>
        </w:rPr>
        <w:t xml:space="preserve">C++ là ngôn ngữ lập trình bậc trung được phát triển bởi </w:t>
      </w:r>
      <w:proofErr w:type="spellStart"/>
      <w:r w:rsidR="00622D9E" w:rsidRPr="00DC4FDF">
        <w:rPr>
          <w:sz w:val="28"/>
          <w:szCs w:val="28"/>
          <w:lang w:val="vi-VN"/>
        </w:rPr>
        <w:t>Bjarne</w:t>
      </w:r>
      <w:proofErr w:type="spellEnd"/>
      <w:r w:rsidR="00622D9E" w:rsidRPr="00DC4FDF">
        <w:rPr>
          <w:sz w:val="28"/>
          <w:szCs w:val="28"/>
          <w:lang w:val="vi-VN"/>
        </w:rPr>
        <w:t xml:space="preserve"> </w:t>
      </w:r>
      <w:proofErr w:type="spellStart"/>
      <w:r w:rsidR="00622D9E" w:rsidRPr="00DC4FDF">
        <w:rPr>
          <w:sz w:val="28"/>
          <w:szCs w:val="28"/>
          <w:lang w:val="vi-VN"/>
        </w:rPr>
        <w:t>Stroustrup</w:t>
      </w:r>
      <w:proofErr w:type="spellEnd"/>
      <w:r w:rsidR="00622D9E" w:rsidRPr="00DC4FDF">
        <w:rPr>
          <w:sz w:val="28"/>
          <w:szCs w:val="28"/>
          <w:lang w:val="vi-VN"/>
        </w:rPr>
        <w:t xml:space="preserve"> dựa trên ngôn ngữ C. C++ cho phép kết hợp giữa lập trình mức thấp và mức cao, hỗ trợ quản lý bộ nhớ trực tiếp và thao tác hiệu quả trên dữ liệu nhị phân.</w:t>
      </w:r>
    </w:p>
    <w:p w14:paraId="08ED1DD4" w14:textId="23C4C302" w:rsidR="00622D9E" w:rsidRPr="00DC4FDF" w:rsidRDefault="004A7B81" w:rsidP="00622D9E">
      <w:pPr>
        <w:tabs>
          <w:tab w:val="left" w:pos="984"/>
        </w:tabs>
        <w:rPr>
          <w:sz w:val="28"/>
          <w:szCs w:val="28"/>
          <w:lang w:val="vi-VN"/>
        </w:rPr>
      </w:pPr>
      <w:r w:rsidRPr="00DC4FDF">
        <w:rPr>
          <w:sz w:val="28"/>
          <w:szCs w:val="28"/>
          <w:lang w:val="vi-VN"/>
        </w:rPr>
        <w:tab/>
      </w:r>
      <w:r w:rsidR="00622D9E" w:rsidRPr="00DC4FDF">
        <w:rPr>
          <w:sz w:val="28"/>
          <w:szCs w:val="28"/>
          <w:lang w:val="vi-VN"/>
        </w:rPr>
        <w:t>Trong lĩnh vực mật mã học, C++ được sử dụng rộng rãi để triển khai các thuật toán mã hóa nhờ khả năng xử lý nhanh và tối ưu tài nguyên hệ thống.</w:t>
      </w:r>
    </w:p>
    <w:p w14:paraId="74EF4F54" w14:textId="77777777" w:rsidR="00E06FA4" w:rsidRPr="00DC4FDF" w:rsidRDefault="00622D9E">
      <w:pPr>
        <w:pStyle w:val="oancuaDanhsach"/>
        <w:numPr>
          <w:ilvl w:val="0"/>
          <w:numId w:val="14"/>
        </w:numPr>
        <w:tabs>
          <w:tab w:val="left" w:pos="984"/>
        </w:tabs>
        <w:rPr>
          <w:b/>
          <w:bCs/>
          <w:sz w:val="28"/>
          <w:szCs w:val="28"/>
          <w:lang w:val="vi-VN"/>
        </w:rPr>
      </w:pPr>
      <w:r w:rsidRPr="00DC4FDF">
        <w:rPr>
          <w:b/>
          <w:bCs/>
          <w:sz w:val="28"/>
          <w:szCs w:val="28"/>
          <w:lang w:val="vi-VN"/>
        </w:rPr>
        <w:t>Ưu điểm</w:t>
      </w:r>
      <w:r w:rsidRPr="00DC4FDF">
        <w:rPr>
          <w:b/>
          <w:bCs/>
          <w:sz w:val="28"/>
          <w:szCs w:val="28"/>
        </w:rPr>
        <w:t xml:space="preserve"> C++ :</w:t>
      </w:r>
    </w:p>
    <w:p w14:paraId="257368F0" w14:textId="77777777" w:rsidR="00E06FA4" w:rsidRPr="00DC4FDF" w:rsidRDefault="00E06FA4" w:rsidP="00E06FA4">
      <w:pPr>
        <w:pStyle w:val="oancuaDanhsach"/>
        <w:tabs>
          <w:tab w:val="left" w:pos="984"/>
        </w:tabs>
        <w:rPr>
          <w:sz w:val="28"/>
          <w:szCs w:val="28"/>
          <w:lang w:val="vi-VN"/>
        </w:rPr>
      </w:pPr>
      <w:r w:rsidRPr="00DC4FDF">
        <w:rPr>
          <w:b/>
          <w:bCs/>
          <w:sz w:val="28"/>
          <w:szCs w:val="28"/>
          <w:lang w:val="vi-VN"/>
        </w:rPr>
        <w:tab/>
      </w:r>
      <w:r w:rsidR="00622D9E" w:rsidRPr="00DC4FDF">
        <w:rPr>
          <w:sz w:val="28"/>
          <w:szCs w:val="28"/>
          <w:lang w:val="vi-VN"/>
        </w:rPr>
        <w:t>Tốc độ xử lý rất cao, phù hợp thuật toán mã hóa.</w:t>
      </w:r>
    </w:p>
    <w:p w14:paraId="013FBC94" w14:textId="77777777" w:rsidR="00E06FA4" w:rsidRPr="00DC4FDF" w:rsidRDefault="00E06FA4" w:rsidP="00E06FA4">
      <w:pPr>
        <w:pStyle w:val="oancuaDanhsach"/>
        <w:tabs>
          <w:tab w:val="left" w:pos="984"/>
        </w:tabs>
        <w:rPr>
          <w:sz w:val="28"/>
          <w:szCs w:val="28"/>
          <w:lang w:val="vi-VN"/>
        </w:rPr>
      </w:pPr>
      <w:r w:rsidRPr="00DC4FDF">
        <w:rPr>
          <w:sz w:val="28"/>
          <w:szCs w:val="28"/>
          <w:lang w:val="vi-VN"/>
        </w:rPr>
        <w:tab/>
      </w:r>
      <w:r w:rsidR="00622D9E" w:rsidRPr="00DC4FDF">
        <w:rPr>
          <w:sz w:val="28"/>
          <w:szCs w:val="28"/>
          <w:lang w:val="vi-VN"/>
        </w:rPr>
        <w:t xml:space="preserve">Hỗ trợ tốt thao tác </w:t>
      </w:r>
      <w:proofErr w:type="spellStart"/>
      <w:r w:rsidR="00622D9E" w:rsidRPr="00DC4FDF">
        <w:rPr>
          <w:sz w:val="28"/>
          <w:szCs w:val="28"/>
          <w:lang w:val="vi-VN"/>
        </w:rPr>
        <w:t>bit</w:t>
      </w:r>
      <w:proofErr w:type="spellEnd"/>
      <w:r w:rsidR="00622D9E" w:rsidRPr="00DC4FDF">
        <w:rPr>
          <w:sz w:val="28"/>
          <w:szCs w:val="28"/>
          <w:lang w:val="vi-VN"/>
        </w:rPr>
        <w:t xml:space="preserve"> (XOR, SHIFT, AND, OR). </w:t>
      </w:r>
    </w:p>
    <w:p w14:paraId="2FE4939B" w14:textId="77777777" w:rsidR="00E06FA4" w:rsidRPr="00DC4FDF" w:rsidRDefault="00E06FA4" w:rsidP="00E06FA4">
      <w:pPr>
        <w:pStyle w:val="oancuaDanhsach"/>
        <w:tabs>
          <w:tab w:val="left" w:pos="984"/>
        </w:tabs>
        <w:rPr>
          <w:sz w:val="28"/>
          <w:szCs w:val="28"/>
          <w:lang w:val="vi-VN"/>
        </w:rPr>
      </w:pPr>
      <w:r w:rsidRPr="00DC4FDF">
        <w:rPr>
          <w:sz w:val="28"/>
          <w:szCs w:val="28"/>
          <w:lang w:val="vi-VN"/>
        </w:rPr>
        <w:tab/>
      </w:r>
      <w:r w:rsidR="00622D9E" w:rsidRPr="00DC4FDF">
        <w:rPr>
          <w:sz w:val="28"/>
          <w:szCs w:val="28"/>
          <w:lang w:val="vi-VN"/>
        </w:rPr>
        <w:t xml:space="preserve">Kiểm soát bộ nhớ hiệu quả. </w:t>
      </w:r>
    </w:p>
    <w:p w14:paraId="55F780DC" w14:textId="6EFF6E1C" w:rsidR="00622D9E" w:rsidRPr="00DC4FDF" w:rsidRDefault="00E06FA4" w:rsidP="00E06FA4">
      <w:pPr>
        <w:pStyle w:val="oancuaDanhsach"/>
        <w:tabs>
          <w:tab w:val="left" w:pos="984"/>
        </w:tabs>
        <w:rPr>
          <w:sz w:val="28"/>
          <w:szCs w:val="28"/>
          <w:lang w:val="vi-VN"/>
        </w:rPr>
      </w:pPr>
      <w:r w:rsidRPr="00DC4FDF">
        <w:rPr>
          <w:sz w:val="28"/>
          <w:szCs w:val="28"/>
          <w:lang w:val="vi-VN"/>
        </w:rPr>
        <w:tab/>
      </w:r>
      <w:r w:rsidR="00622D9E" w:rsidRPr="00DC4FDF">
        <w:rPr>
          <w:sz w:val="28"/>
          <w:szCs w:val="28"/>
          <w:lang w:val="vi-VN"/>
        </w:rPr>
        <w:t>Thích hợp triển khai hệ thống bảo mật thực tế (</w:t>
      </w:r>
      <w:proofErr w:type="spellStart"/>
      <w:r w:rsidR="00622D9E" w:rsidRPr="00DC4FDF">
        <w:rPr>
          <w:sz w:val="28"/>
          <w:szCs w:val="28"/>
          <w:lang w:val="vi-VN"/>
        </w:rPr>
        <w:t>OpenSSL</w:t>
      </w:r>
      <w:proofErr w:type="spellEnd"/>
      <w:r w:rsidR="00622D9E" w:rsidRPr="00DC4FDF">
        <w:rPr>
          <w:sz w:val="28"/>
          <w:szCs w:val="28"/>
          <w:lang w:val="vi-VN"/>
        </w:rPr>
        <w:t xml:space="preserve">, VPN). </w:t>
      </w:r>
    </w:p>
    <w:p w14:paraId="7BFDDDC0" w14:textId="77777777" w:rsidR="00E06FA4" w:rsidRPr="00DC4FDF" w:rsidRDefault="00622D9E">
      <w:pPr>
        <w:pStyle w:val="oancuaDanhsach"/>
        <w:numPr>
          <w:ilvl w:val="0"/>
          <w:numId w:val="14"/>
        </w:numPr>
        <w:tabs>
          <w:tab w:val="left" w:pos="984"/>
        </w:tabs>
        <w:rPr>
          <w:b/>
          <w:bCs/>
          <w:sz w:val="28"/>
          <w:szCs w:val="28"/>
        </w:rPr>
      </w:pPr>
      <w:r w:rsidRPr="00DC4FDF">
        <w:rPr>
          <w:b/>
          <w:bCs/>
          <w:sz w:val="28"/>
          <w:szCs w:val="28"/>
          <w:lang w:val="vi-VN"/>
        </w:rPr>
        <w:t>Nhược điểm</w:t>
      </w:r>
      <w:r w:rsidRPr="00DC4FDF">
        <w:rPr>
          <w:b/>
          <w:bCs/>
          <w:sz w:val="28"/>
          <w:szCs w:val="28"/>
        </w:rPr>
        <w:t xml:space="preserve"> :</w:t>
      </w:r>
    </w:p>
    <w:p w14:paraId="6DB5268D" w14:textId="77777777" w:rsidR="00E06FA4" w:rsidRPr="00DC4FDF" w:rsidRDefault="00E06FA4" w:rsidP="00E06FA4">
      <w:pPr>
        <w:pStyle w:val="oancuaDanhsach"/>
        <w:tabs>
          <w:tab w:val="left" w:pos="984"/>
        </w:tabs>
        <w:rPr>
          <w:sz w:val="28"/>
          <w:szCs w:val="28"/>
          <w:lang w:val="vi-VN"/>
        </w:rPr>
      </w:pPr>
      <w:r w:rsidRPr="00DC4FDF">
        <w:rPr>
          <w:b/>
          <w:bCs/>
          <w:sz w:val="28"/>
          <w:szCs w:val="28"/>
          <w:lang w:val="vi-VN"/>
        </w:rPr>
        <w:tab/>
      </w:r>
      <w:r w:rsidR="00622D9E" w:rsidRPr="00DC4FDF">
        <w:rPr>
          <w:sz w:val="28"/>
          <w:szCs w:val="28"/>
          <w:lang w:val="vi-VN"/>
        </w:rPr>
        <w:t xml:space="preserve">Cú pháp phức tạp, khó học hơn </w:t>
      </w:r>
      <w:proofErr w:type="spellStart"/>
      <w:r w:rsidR="00622D9E" w:rsidRPr="00DC4FDF">
        <w:rPr>
          <w:sz w:val="28"/>
          <w:szCs w:val="28"/>
          <w:lang w:val="vi-VN"/>
        </w:rPr>
        <w:t>Python</w:t>
      </w:r>
      <w:proofErr w:type="spellEnd"/>
      <w:r w:rsidR="00622D9E" w:rsidRPr="00DC4FDF">
        <w:rPr>
          <w:sz w:val="28"/>
          <w:szCs w:val="28"/>
          <w:lang w:val="vi-VN"/>
        </w:rPr>
        <w:t xml:space="preserve">. </w:t>
      </w:r>
    </w:p>
    <w:p w14:paraId="5DBD29A1" w14:textId="77777777" w:rsidR="00E06FA4" w:rsidRPr="00DC4FDF" w:rsidRDefault="00E06FA4" w:rsidP="00E06FA4">
      <w:pPr>
        <w:pStyle w:val="oancuaDanhsach"/>
        <w:tabs>
          <w:tab w:val="left" w:pos="984"/>
        </w:tabs>
        <w:rPr>
          <w:sz w:val="28"/>
          <w:szCs w:val="28"/>
          <w:lang w:val="vi-VN"/>
        </w:rPr>
      </w:pPr>
      <w:r w:rsidRPr="00DC4FDF">
        <w:rPr>
          <w:sz w:val="28"/>
          <w:szCs w:val="28"/>
          <w:lang w:val="vi-VN"/>
        </w:rPr>
        <w:tab/>
      </w:r>
      <w:r w:rsidR="00622D9E" w:rsidRPr="00DC4FDF">
        <w:rPr>
          <w:sz w:val="28"/>
          <w:szCs w:val="28"/>
          <w:lang w:val="vi-VN"/>
        </w:rPr>
        <w:t>Dễ lỗi bộ nhớ (</w:t>
      </w:r>
      <w:proofErr w:type="spellStart"/>
      <w:r w:rsidR="00622D9E" w:rsidRPr="00DC4FDF">
        <w:rPr>
          <w:sz w:val="28"/>
          <w:szCs w:val="28"/>
          <w:lang w:val="vi-VN"/>
        </w:rPr>
        <w:t>buffer</w:t>
      </w:r>
      <w:proofErr w:type="spellEnd"/>
      <w:r w:rsidR="00622D9E" w:rsidRPr="00DC4FDF">
        <w:rPr>
          <w:sz w:val="28"/>
          <w:szCs w:val="28"/>
          <w:lang w:val="vi-VN"/>
        </w:rPr>
        <w:t xml:space="preserve"> </w:t>
      </w:r>
      <w:proofErr w:type="spellStart"/>
      <w:r w:rsidR="00622D9E" w:rsidRPr="00DC4FDF">
        <w:rPr>
          <w:sz w:val="28"/>
          <w:szCs w:val="28"/>
          <w:lang w:val="vi-VN"/>
        </w:rPr>
        <w:t>overflow</w:t>
      </w:r>
      <w:proofErr w:type="spellEnd"/>
      <w:r w:rsidR="00622D9E" w:rsidRPr="00DC4FDF">
        <w:rPr>
          <w:sz w:val="28"/>
          <w:szCs w:val="28"/>
          <w:lang w:val="vi-VN"/>
        </w:rPr>
        <w:t xml:space="preserve">, </w:t>
      </w:r>
      <w:proofErr w:type="spellStart"/>
      <w:r w:rsidR="00622D9E" w:rsidRPr="00DC4FDF">
        <w:rPr>
          <w:sz w:val="28"/>
          <w:szCs w:val="28"/>
          <w:lang w:val="vi-VN"/>
        </w:rPr>
        <w:t>memory</w:t>
      </w:r>
      <w:proofErr w:type="spellEnd"/>
      <w:r w:rsidR="00622D9E" w:rsidRPr="00DC4FDF">
        <w:rPr>
          <w:sz w:val="28"/>
          <w:szCs w:val="28"/>
          <w:lang w:val="vi-VN"/>
        </w:rPr>
        <w:t xml:space="preserve"> </w:t>
      </w:r>
      <w:proofErr w:type="spellStart"/>
      <w:r w:rsidR="00622D9E" w:rsidRPr="00DC4FDF">
        <w:rPr>
          <w:sz w:val="28"/>
          <w:szCs w:val="28"/>
          <w:lang w:val="vi-VN"/>
        </w:rPr>
        <w:t>leak</w:t>
      </w:r>
      <w:proofErr w:type="spellEnd"/>
      <w:r w:rsidR="00622D9E" w:rsidRPr="00DC4FDF">
        <w:rPr>
          <w:sz w:val="28"/>
          <w:szCs w:val="28"/>
          <w:lang w:val="vi-VN"/>
        </w:rPr>
        <w:t xml:space="preserve">). </w:t>
      </w:r>
    </w:p>
    <w:p w14:paraId="46182056" w14:textId="3CF2F282" w:rsidR="00622D9E" w:rsidRPr="00DC4FDF" w:rsidRDefault="00E06FA4" w:rsidP="00E06FA4">
      <w:pPr>
        <w:pStyle w:val="oancuaDanhsach"/>
        <w:tabs>
          <w:tab w:val="left" w:pos="984"/>
        </w:tabs>
        <w:rPr>
          <w:b/>
          <w:bCs/>
          <w:sz w:val="28"/>
          <w:szCs w:val="28"/>
          <w:lang w:val="vi-VN"/>
        </w:rPr>
      </w:pPr>
      <w:r w:rsidRPr="00DC4FDF">
        <w:rPr>
          <w:sz w:val="28"/>
          <w:szCs w:val="28"/>
          <w:lang w:val="vi-VN"/>
        </w:rPr>
        <w:tab/>
      </w:r>
      <w:r w:rsidR="00622D9E" w:rsidRPr="00DC4FDF">
        <w:rPr>
          <w:sz w:val="28"/>
          <w:szCs w:val="28"/>
          <w:lang w:val="vi-VN"/>
        </w:rPr>
        <w:t>Thời gian phát triển lâu hơn.</w:t>
      </w:r>
    </w:p>
    <w:p w14:paraId="269D5883" w14:textId="28EAEE15" w:rsidR="00622D9E" w:rsidRPr="00DC4FDF" w:rsidRDefault="00622D9E">
      <w:pPr>
        <w:pStyle w:val="oancuaDanhsach"/>
        <w:numPr>
          <w:ilvl w:val="0"/>
          <w:numId w:val="14"/>
        </w:numPr>
        <w:tabs>
          <w:tab w:val="left" w:pos="984"/>
        </w:tabs>
        <w:rPr>
          <w:b/>
          <w:bCs/>
          <w:sz w:val="28"/>
          <w:szCs w:val="28"/>
        </w:rPr>
      </w:pPr>
      <w:r w:rsidRPr="00DC4FDF">
        <w:rPr>
          <w:b/>
          <w:bCs/>
          <w:sz w:val="28"/>
          <w:szCs w:val="28"/>
        </w:rPr>
        <w:t xml:space="preserve">Lý do </w:t>
      </w:r>
      <w:proofErr w:type="spellStart"/>
      <w:r w:rsidRPr="00DC4FDF">
        <w:rPr>
          <w:b/>
          <w:bCs/>
          <w:sz w:val="28"/>
          <w:szCs w:val="28"/>
        </w:rPr>
        <w:t>lựa</w:t>
      </w:r>
      <w:proofErr w:type="spellEnd"/>
      <w:r w:rsidRPr="00DC4FDF">
        <w:rPr>
          <w:b/>
          <w:bCs/>
          <w:sz w:val="28"/>
          <w:szCs w:val="28"/>
        </w:rPr>
        <w:t xml:space="preserve"> </w:t>
      </w:r>
      <w:proofErr w:type="spellStart"/>
      <w:proofErr w:type="gramStart"/>
      <w:r w:rsidRPr="00DC4FDF">
        <w:rPr>
          <w:b/>
          <w:bCs/>
          <w:sz w:val="28"/>
          <w:szCs w:val="28"/>
        </w:rPr>
        <w:t>chọn</w:t>
      </w:r>
      <w:proofErr w:type="spellEnd"/>
      <w:r w:rsidRPr="00DC4FDF">
        <w:rPr>
          <w:b/>
          <w:bCs/>
          <w:sz w:val="28"/>
          <w:szCs w:val="28"/>
        </w:rPr>
        <w:t xml:space="preserve"> :</w:t>
      </w:r>
      <w:proofErr w:type="gramEnd"/>
      <w:r w:rsidRPr="00DC4FDF">
        <w:rPr>
          <w:b/>
          <w:bCs/>
          <w:sz w:val="28"/>
          <w:szCs w:val="28"/>
        </w:rPr>
        <w:t xml:space="preserve"> </w:t>
      </w:r>
    </w:p>
    <w:p w14:paraId="7A4EA148" w14:textId="77777777" w:rsidR="004A7B81" w:rsidRPr="00DC4FDF" w:rsidRDefault="004A7B81" w:rsidP="00622D9E">
      <w:pPr>
        <w:tabs>
          <w:tab w:val="left" w:pos="984"/>
        </w:tabs>
        <w:rPr>
          <w:sz w:val="28"/>
          <w:szCs w:val="28"/>
          <w:lang w:val="vi-VN"/>
        </w:rPr>
      </w:pPr>
      <w:r w:rsidRPr="00DC4FDF">
        <w:rPr>
          <w:sz w:val="28"/>
          <w:szCs w:val="28"/>
          <w:lang w:val="vi-VN"/>
        </w:rPr>
        <w:tab/>
      </w:r>
      <w:r w:rsidR="00622D9E" w:rsidRPr="00DC4FDF">
        <w:rPr>
          <w:sz w:val="28"/>
          <w:szCs w:val="28"/>
          <w:lang w:val="vi-VN"/>
        </w:rPr>
        <w:t>Chọn</w:t>
      </w:r>
      <w:r w:rsidR="00622D9E" w:rsidRPr="00DC4FDF">
        <w:rPr>
          <w:b/>
          <w:bCs/>
          <w:sz w:val="28"/>
          <w:szCs w:val="28"/>
          <w:lang w:val="vi-VN"/>
        </w:rPr>
        <w:t xml:space="preserve"> C++ </w:t>
      </w:r>
      <w:r w:rsidR="00622D9E" w:rsidRPr="00DC4FDF">
        <w:rPr>
          <w:sz w:val="28"/>
          <w:szCs w:val="28"/>
          <w:lang w:val="vi-VN"/>
        </w:rPr>
        <w:t xml:space="preserve">vì có hiệu năng xử lý cao, hỗ trợ mạnh thao tác </w:t>
      </w:r>
      <w:proofErr w:type="spellStart"/>
      <w:r w:rsidR="00622D9E" w:rsidRPr="00DC4FDF">
        <w:rPr>
          <w:sz w:val="28"/>
          <w:szCs w:val="28"/>
          <w:lang w:val="vi-VN"/>
        </w:rPr>
        <w:t>bit</w:t>
      </w:r>
      <w:proofErr w:type="spellEnd"/>
      <w:r w:rsidR="00622D9E" w:rsidRPr="00DC4FDF">
        <w:rPr>
          <w:sz w:val="28"/>
          <w:szCs w:val="28"/>
          <w:lang w:val="vi-VN"/>
        </w:rPr>
        <w:t xml:space="preserve"> và kiểm soát bộ nhớ tốt, phù hợp với việc triển khai các thuật toán mã hóa yêu cầu tốc độ và tối ưu tài nguyên, mặc dù có nhược điểm là cú pháp phức tạp và dễ lỗi bộ nhớ.</w:t>
      </w:r>
    </w:p>
    <w:p w14:paraId="6DD264FE" w14:textId="77777777" w:rsidR="004A7B81" w:rsidRPr="00DC4FDF" w:rsidRDefault="004A7B81">
      <w:pPr>
        <w:pStyle w:val="oancuaDanhsach"/>
        <w:numPr>
          <w:ilvl w:val="0"/>
          <w:numId w:val="14"/>
        </w:numPr>
        <w:tabs>
          <w:tab w:val="left" w:pos="984"/>
        </w:tabs>
        <w:rPr>
          <w:b/>
          <w:bCs/>
          <w:sz w:val="28"/>
          <w:szCs w:val="28"/>
          <w:lang w:val="vi-VN"/>
        </w:rPr>
      </w:pPr>
      <w:r w:rsidRPr="00DC4FDF">
        <w:rPr>
          <w:b/>
          <w:bCs/>
          <w:sz w:val="28"/>
          <w:szCs w:val="28"/>
          <w:lang w:val="vi-VN"/>
        </w:rPr>
        <w:t>Ứng dụng thực tiễn :</w:t>
      </w:r>
    </w:p>
    <w:p w14:paraId="080D6E56" w14:textId="02337B4C" w:rsidR="00622D9E" w:rsidRPr="00DC4FDF" w:rsidRDefault="004A7B81" w:rsidP="00622D9E">
      <w:pPr>
        <w:tabs>
          <w:tab w:val="left" w:pos="984"/>
        </w:tabs>
        <w:rPr>
          <w:sz w:val="28"/>
          <w:szCs w:val="28"/>
          <w:lang w:val="vi-VN"/>
        </w:rPr>
      </w:pPr>
      <w:r w:rsidRPr="00DC4FDF">
        <w:rPr>
          <w:sz w:val="28"/>
          <w:szCs w:val="28"/>
          <w:lang w:val="vi-VN"/>
        </w:rPr>
        <w:lastRenderedPageBreak/>
        <w:tab/>
      </w:r>
      <w:r w:rsidR="00622D9E" w:rsidRPr="00DC4FDF">
        <w:rPr>
          <w:sz w:val="28"/>
          <w:szCs w:val="28"/>
          <w:lang w:val="vi-VN"/>
        </w:rPr>
        <w:t>C++ được ứng dụng trong các hệ thống yêu cầu hiệu năng cao và bảo mật</w:t>
      </w:r>
      <w:r w:rsidRPr="00DC4FDF">
        <w:rPr>
          <w:sz w:val="28"/>
          <w:szCs w:val="28"/>
          <w:lang w:val="vi-VN"/>
        </w:rPr>
        <w:t xml:space="preserve"> </w:t>
      </w:r>
      <w:r w:rsidR="00622D9E" w:rsidRPr="00DC4FDF">
        <w:rPr>
          <w:sz w:val="28"/>
          <w:szCs w:val="28"/>
          <w:lang w:val="vi-VN"/>
        </w:rPr>
        <w:t>mạnh, bao gồm:</w:t>
      </w:r>
    </w:p>
    <w:p w14:paraId="064E9C4F" w14:textId="77777777" w:rsidR="00622D9E" w:rsidRPr="00DC4FDF" w:rsidRDefault="00622D9E">
      <w:pPr>
        <w:pStyle w:val="oancuaDanhsach"/>
        <w:numPr>
          <w:ilvl w:val="0"/>
          <w:numId w:val="24"/>
        </w:numPr>
        <w:tabs>
          <w:tab w:val="left" w:pos="984"/>
        </w:tabs>
        <w:spacing w:after="0" w:line="240" w:lineRule="auto"/>
        <w:rPr>
          <w:sz w:val="28"/>
          <w:szCs w:val="28"/>
          <w:lang w:val="vi-VN"/>
        </w:rPr>
      </w:pPr>
      <w:r w:rsidRPr="00DC4FDF">
        <w:rPr>
          <w:sz w:val="28"/>
          <w:szCs w:val="28"/>
          <w:lang w:val="vi-VN"/>
        </w:rPr>
        <w:t xml:space="preserve">Phát triển các thư viện mật mã như </w:t>
      </w:r>
      <w:proofErr w:type="spellStart"/>
      <w:r w:rsidRPr="00DC4FDF">
        <w:rPr>
          <w:sz w:val="28"/>
          <w:szCs w:val="28"/>
          <w:lang w:val="vi-VN"/>
        </w:rPr>
        <w:t>OpenSSL</w:t>
      </w:r>
      <w:proofErr w:type="spellEnd"/>
      <w:r w:rsidRPr="00DC4FDF">
        <w:rPr>
          <w:sz w:val="28"/>
          <w:szCs w:val="28"/>
          <w:lang w:val="vi-VN"/>
        </w:rPr>
        <w:t xml:space="preserve">, </w:t>
      </w:r>
      <w:proofErr w:type="spellStart"/>
      <w:r w:rsidRPr="00DC4FDF">
        <w:rPr>
          <w:sz w:val="28"/>
          <w:szCs w:val="28"/>
          <w:lang w:val="vi-VN"/>
        </w:rPr>
        <w:t>Crypto</w:t>
      </w:r>
      <w:proofErr w:type="spellEnd"/>
      <w:r w:rsidRPr="00DC4FDF">
        <w:rPr>
          <w:sz w:val="28"/>
          <w:szCs w:val="28"/>
          <w:lang w:val="vi-VN"/>
        </w:rPr>
        <w:t xml:space="preserve">++. </w:t>
      </w:r>
    </w:p>
    <w:p w14:paraId="10CF259E" w14:textId="77777777" w:rsidR="00622D9E" w:rsidRPr="00DC4FDF" w:rsidRDefault="00622D9E">
      <w:pPr>
        <w:pStyle w:val="oancuaDanhsach"/>
        <w:numPr>
          <w:ilvl w:val="0"/>
          <w:numId w:val="24"/>
        </w:numPr>
        <w:tabs>
          <w:tab w:val="left" w:pos="984"/>
        </w:tabs>
        <w:spacing w:after="0" w:line="240" w:lineRule="auto"/>
        <w:rPr>
          <w:sz w:val="28"/>
          <w:szCs w:val="28"/>
          <w:lang w:val="vi-VN"/>
        </w:rPr>
      </w:pPr>
      <w:r w:rsidRPr="00DC4FDF">
        <w:rPr>
          <w:sz w:val="28"/>
          <w:szCs w:val="28"/>
          <w:lang w:val="vi-VN"/>
        </w:rPr>
        <w:t xml:space="preserve">Triển khai giao thức bảo mật mạng: SSL/TLS, HTTPS. </w:t>
      </w:r>
    </w:p>
    <w:p w14:paraId="75E2EA99" w14:textId="77777777" w:rsidR="00622D9E" w:rsidRPr="00DC4FDF" w:rsidRDefault="00622D9E">
      <w:pPr>
        <w:pStyle w:val="oancuaDanhsach"/>
        <w:numPr>
          <w:ilvl w:val="0"/>
          <w:numId w:val="24"/>
        </w:numPr>
        <w:tabs>
          <w:tab w:val="left" w:pos="984"/>
        </w:tabs>
        <w:spacing w:after="0" w:line="240" w:lineRule="auto"/>
        <w:rPr>
          <w:sz w:val="28"/>
          <w:szCs w:val="28"/>
          <w:lang w:val="vi-VN"/>
        </w:rPr>
      </w:pPr>
      <w:r w:rsidRPr="00DC4FDF">
        <w:rPr>
          <w:sz w:val="28"/>
          <w:szCs w:val="28"/>
          <w:lang w:val="vi-VN"/>
        </w:rPr>
        <w:t>Xây dựng VPN, tường lửa (</w:t>
      </w:r>
      <w:proofErr w:type="spellStart"/>
      <w:r w:rsidRPr="00DC4FDF">
        <w:rPr>
          <w:sz w:val="28"/>
          <w:szCs w:val="28"/>
          <w:lang w:val="vi-VN"/>
        </w:rPr>
        <w:t>Firewall</w:t>
      </w:r>
      <w:proofErr w:type="spellEnd"/>
      <w:r w:rsidRPr="00DC4FDF">
        <w:rPr>
          <w:sz w:val="28"/>
          <w:szCs w:val="28"/>
          <w:lang w:val="vi-VN"/>
        </w:rPr>
        <w:t xml:space="preserve">) và hệ thống bảo mật mạng. </w:t>
      </w:r>
    </w:p>
    <w:p w14:paraId="1D4EE55F" w14:textId="77777777" w:rsidR="00622D9E" w:rsidRPr="00DC4FDF" w:rsidRDefault="00622D9E">
      <w:pPr>
        <w:pStyle w:val="oancuaDanhsach"/>
        <w:numPr>
          <w:ilvl w:val="0"/>
          <w:numId w:val="24"/>
        </w:numPr>
        <w:tabs>
          <w:tab w:val="left" w:pos="984"/>
        </w:tabs>
        <w:spacing w:after="0" w:line="240" w:lineRule="auto"/>
        <w:rPr>
          <w:sz w:val="28"/>
          <w:szCs w:val="28"/>
          <w:lang w:val="vi-VN"/>
        </w:rPr>
      </w:pPr>
      <w:r w:rsidRPr="00DC4FDF">
        <w:rPr>
          <w:sz w:val="28"/>
          <w:szCs w:val="28"/>
          <w:lang w:val="vi-VN"/>
        </w:rPr>
        <w:t xml:space="preserve">Ứng dụng trong thiết bị nhúng, </w:t>
      </w:r>
      <w:proofErr w:type="spellStart"/>
      <w:r w:rsidRPr="00DC4FDF">
        <w:rPr>
          <w:sz w:val="28"/>
          <w:szCs w:val="28"/>
          <w:lang w:val="vi-VN"/>
        </w:rPr>
        <w:t>IoT</w:t>
      </w:r>
      <w:proofErr w:type="spellEnd"/>
      <w:r w:rsidRPr="00DC4FDF">
        <w:rPr>
          <w:sz w:val="28"/>
          <w:szCs w:val="28"/>
          <w:lang w:val="vi-VN"/>
        </w:rPr>
        <w:t xml:space="preserve"> và </w:t>
      </w:r>
      <w:proofErr w:type="spellStart"/>
      <w:r w:rsidRPr="00DC4FDF">
        <w:rPr>
          <w:sz w:val="28"/>
          <w:szCs w:val="28"/>
          <w:lang w:val="vi-VN"/>
        </w:rPr>
        <w:t>Smart</w:t>
      </w:r>
      <w:proofErr w:type="spellEnd"/>
      <w:r w:rsidRPr="00DC4FDF">
        <w:rPr>
          <w:sz w:val="28"/>
          <w:szCs w:val="28"/>
          <w:lang w:val="vi-VN"/>
        </w:rPr>
        <w:t xml:space="preserve"> </w:t>
      </w:r>
      <w:proofErr w:type="spellStart"/>
      <w:r w:rsidRPr="00DC4FDF">
        <w:rPr>
          <w:sz w:val="28"/>
          <w:szCs w:val="28"/>
          <w:lang w:val="vi-VN"/>
        </w:rPr>
        <w:t>Card</w:t>
      </w:r>
      <w:proofErr w:type="spellEnd"/>
      <w:r w:rsidRPr="00DC4FDF">
        <w:rPr>
          <w:sz w:val="28"/>
          <w:szCs w:val="28"/>
          <w:lang w:val="vi-VN"/>
        </w:rPr>
        <w:t xml:space="preserve">. </w:t>
      </w:r>
    </w:p>
    <w:p w14:paraId="76C235AA" w14:textId="77777777" w:rsidR="00622D9E" w:rsidRPr="00DC4FDF" w:rsidRDefault="00622D9E">
      <w:pPr>
        <w:pStyle w:val="oancuaDanhsach"/>
        <w:numPr>
          <w:ilvl w:val="0"/>
          <w:numId w:val="24"/>
        </w:numPr>
        <w:tabs>
          <w:tab w:val="left" w:pos="984"/>
        </w:tabs>
        <w:spacing w:after="0" w:line="240" w:lineRule="auto"/>
        <w:rPr>
          <w:sz w:val="28"/>
          <w:szCs w:val="28"/>
          <w:lang w:val="vi-VN"/>
        </w:rPr>
      </w:pPr>
      <w:r w:rsidRPr="00DC4FDF">
        <w:rPr>
          <w:sz w:val="28"/>
          <w:szCs w:val="28"/>
          <w:lang w:val="vi-VN"/>
        </w:rPr>
        <w:t>Cài đặt các thuật toán mã hóa yêu cầu xử lý nhanh như AES, DES, SHA.</w:t>
      </w:r>
    </w:p>
    <w:p w14:paraId="0F6F539B" w14:textId="77777777" w:rsidR="004C61B3" w:rsidRPr="00DC4FDF" w:rsidRDefault="00BE1F37" w:rsidP="00D4039A">
      <w:pPr>
        <w:pStyle w:val="oancuaDanhsach"/>
        <w:numPr>
          <w:ilvl w:val="3"/>
          <w:numId w:val="13"/>
        </w:numPr>
        <w:spacing w:before="60" w:after="60"/>
        <w:ind w:left="1985" w:hanging="1276"/>
        <w:jc w:val="both"/>
        <w:rPr>
          <w:b/>
          <w:bCs/>
          <w:color w:val="000000"/>
          <w:sz w:val="28"/>
          <w:szCs w:val="28"/>
          <w:lang w:val="vi-VN"/>
        </w:rPr>
      </w:pPr>
      <w:r w:rsidRPr="00DC4FDF">
        <w:rPr>
          <w:b/>
          <w:bCs/>
          <w:sz w:val="28"/>
          <w:szCs w:val="28"/>
          <w:lang w:val="vi-VN"/>
        </w:rPr>
        <w:t xml:space="preserve">Ngôn ngữ </w:t>
      </w:r>
      <w:proofErr w:type="spellStart"/>
      <w:r w:rsidRPr="00DC4FDF">
        <w:rPr>
          <w:b/>
          <w:bCs/>
          <w:sz w:val="28"/>
          <w:szCs w:val="28"/>
          <w:lang w:val="vi-VN"/>
        </w:rPr>
        <w:t>Python</w:t>
      </w:r>
      <w:proofErr w:type="spellEnd"/>
    </w:p>
    <w:p w14:paraId="3A7E3C25" w14:textId="77777777" w:rsidR="004C61B3" w:rsidRPr="00DC4FDF" w:rsidRDefault="004C61B3">
      <w:pPr>
        <w:pStyle w:val="oancuaDanhsach"/>
        <w:numPr>
          <w:ilvl w:val="1"/>
          <w:numId w:val="4"/>
        </w:numPr>
        <w:spacing w:before="60" w:after="60"/>
        <w:jc w:val="both"/>
        <w:rPr>
          <w:b/>
          <w:bCs/>
          <w:color w:val="000000"/>
          <w:sz w:val="28"/>
          <w:szCs w:val="28"/>
          <w:lang w:val="vi-VN"/>
        </w:rPr>
      </w:pPr>
      <w:r w:rsidRPr="00DC4FDF">
        <w:rPr>
          <w:b/>
          <w:bCs/>
          <w:sz w:val="28"/>
          <w:szCs w:val="28"/>
          <w:lang w:val="vi-VN"/>
        </w:rPr>
        <w:t>Giới thiệu :</w:t>
      </w:r>
    </w:p>
    <w:p w14:paraId="648A35A1" w14:textId="77777777" w:rsidR="004C61B3" w:rsidRPr="00DC4FDF" w:rsidRDefault="004C61B3" w:rsidP="004C61B3">
      <w:pPr>
        <w:spacing w:before="60" w:after="60"/>
        <w:ind w:firstLine="993"/>
        <w:jc w:val="both"/>
        <w:rPr>
          <w:sz w:val="28"/>
          <w:szCs w:val="28"/>
          <w:lang w:val="vi-VN"/>
        </w:rPr>
      </w:pPr>
      <w:proofErr w:type="spellStart"/>
      <w:r w:rsidRPr="00DC4FDF">
        <w:rPr>
          <w:sz w:val="28"/>
          <w:szCs w:val="28"/>
          <w:lang w:val="vi-VN"/>
        </w:rPr>
        <w:t>Python</w:t>
      </w:r>
      <w:proofErr w:type="spellEnd"/>
      <w:r w:rsidRPr="00DC4FDF">
        <w:rPr>
          <w:sz w:val="28"/>
          <w:szCs w:val="28"/>
          <w:lang w:val="vi-VN"/>
        </w:rPr>
        <w:t xml:space="preserve"> là ngôn ngữ lập trình bậc cao được phát triển bởi </w:t>
      </w:r>
      <w:proofErr w:type="spellStart"/>
      <w:r w:rsidRPr="00DC4FDF">
        <w:rPr>
          <w:b/>
          <w:bCs/>
          <w:sz w:val="28"/>
          <w:szCs w:val="28"/>
          <w:lang w:val="vi-VN"/>
        </w:rPr>
        <w:t>Guido</w:t>
      </w:r>
      <w:proofErr w:type="spellEnd"/>
      <w:r w:rsidRPr="00DC4FDF">
        <w:rPr>
          <w:b/>
          <w:bCs/>
          <w:sz w:val="28"/>
          <w:szCs w:val="28"/>
          <w:lang w:val="vi-VN"/>
        </w:rPr>
        <w:t xml:space="preserve"> van </w:t>
      </w:r>
      <w:proofErr w:type="spellStart"/>
      <w:r w:rsidRPr="00DC4FDF">
        <w:rPr>
          <w:b/>
          <w:bCs/>
          <w:sz w:val="28"/>
          <w:szCs w:val="28"/>
          <w:lang w:val="vi-VN"/>
        </w:rPr>
        <w:t>Rossum</w:t>
      </w:r>
      <w:proofErr w:type="spellEnd"/>
      <w:r w:rsidRPr="00DC4FDF">
        <w:rPr>
          <w:sz w:val="28"/>
          <w:szCs w:val="28"/>
          <w:lang w:val="vi-VN"/>
        </w:rPr>
        <w:t xml:space="preserve"> vào năm 1991. </w:t>
      </w:r>
      <w:proofErr w:type="spellStart"/>
      <w:r w:rsidRPr="00DC4FDF">
        <w:rPr>
          <w:sz w:val="28"/>
          <w:szCs w:val="28"/>
          <w:lang w:val="vi-VN"/>
        </w:rPr>
        <w:t>Python</w:t>
      </w:r>
      <w:proofErr w:type="spellEnd"/>
      <w:r w:rsidRPr="00DC4FDF">
        <w:rPr>
          <w:sz w:val="28"/>
          <w:szCs w:val="28"/>
          <w:lang w:val="vi-VN"/>
        </w:rPr>
        <w:t xml:space="preserve"> nổi bật với cú pháp đơn giản, dễ đọc và dễ phát triển ứng dụng.</w:t>
      </w:r>
    </w:p>
    <w:p w14:paraId="40299087" w14:textId="6E4191FB" w:rsidR="004C61B3" w:rsidRPr="00DC4FDF" w:rsidRDefault="004C61B3" w:rsidP="004C61B3">
      <w:pPr>
        <w:spacing w:before="60" w:after="60"/>
        <w:ind w:firstLine="993"/>
        <w:jc w:val="both"/>
        <w:rPr>
          <w:b/>
          <w:bCs/>
          <w:color w:val="000000"/>
          <w:sz w:val="28"/>
          <w:szCs w:val="28"/>
          <w:lang w:val="vi-VN"/>
        </w:rPr>
      </w:pPr>
      <w:r w:rsidRPr="00DC4FDF">
        <w:rPr>
          <w:sz w:val="28"/>
          <w:szCs w:val="28"/>
          <w:lang w:val="vi-VN"/>
        </w:rPr>
        <w:t xml:space="preserve">Trong lĩnh vực mật mã học và an toàn thông tin, </w:t>
      </w:r>
      <w:proofErr w:type="spellStart"/>
      <w:r w:rsidRPr="00DC4FDF">
        <w:rPr>
          <w:sz w:val="28"/>
          <w:szCs w:val="28"/>
          <w:lang w:val="vi-VN"/>
        </w:rPr>
        <w:t>Python</w:t>
      </w:r>
      <w:proofErr w:type="spellEnd"/>
      <w:r w:rsidRPr="00DC4FDF">
        <w:rPr>
          <w:sz w:val="28"/>
          <w:szCs w:val="28"/>
          <w:lang w:val="vi-VN"/>
        </w:rPr>
        <w:t xml:space="preserve"> thường được sử dụng để nghiên cứu, mô phỏng và kiểm thử các thuật toán mã hóa.</w:t>
      </w:r>
    </w:p>
    <w:p w14:paraId="159A6569" w14:textId="456AFC80" w:rsidR="004C61B3" w:rsidRPr="00DC4FDF" w:rsidRDefault="004C61B3">
      <w:pPr>
        <w:pStyle w:val="oancuaDanhsach"/>
        <w:numPr>
          <w:ilvl w:val="1"/>
          <w:numId w:val="4"/>
        </w:numPr>
        <w:tabs>
          <w:tab w:val="left" w:pos="984"/>
        </w:tabs>
        <w:rPr>
          <w:b/>
          <w:bCs/>
          <w:sz w:val="28"/>
          <w:szCs w:val="28"/>
        </w:rPr>
      </w:pPr>
      <w:r w:rsidRPr="00DC4FDF">
        <w:rPr>
          <w:b/>
          <w:bCs/>
          <w:sz w:val="28"/>
          <w:szCs w:val="28"/>
          <w:lang w:val="vi-VN"/>
        </w:rPr>
        <w:t>Ưu điểm</w:t>
      </w:r>
      <w:r w:rsidRPr="00DC4FDF">
        <w:rPr>
          <w:b/>
          <w:bCs/>
          <w:sz w:val="28"/>
          <w:szCs w:val="28"/>
        </w:rPr>
        <w:t xml:space="preserve"> :</w:t>
      </w:r>
    </w:p>
    <w:p w14:paraId="5F3122DE" w14:textId="77777777" w:rsidR="004C61B3" w:rsidRPr="00DC4FDF" w:rsidRDefault="004C61B3" w:rsidP="004C61B3">
      <w:pPr>
        <w:tabs>
          <w:tab w:val="left" w:pos="984"/>
        </w:tabs>
        <w:spacing w:after="0" w:line="240" w:lineRule="auto"/>
        <w:ind w:left="984"/>
        <w:rPr>
          <w:sz w:val="28"/>
          <w:szCs w:val="28"/>
          <w:lang w:val="vi-VN"/>
        </w:rPr>
      </w:pPr>
      <w:r w:rsidRPr="00DC4FDF">
        <w:rPr>
          <w:sz w:val="28"/>
          <w:szCs w:val="28"/>
          <w:lang w:val="vi-VN"/>
        </w:rPr>
        <w:t xml:space="preserve">Dễ học, viết </w:t>
      </w:r>
      <w:proofErr w:type="spellStart"/>
      <w:r w:rsidRPr="00DC4FDF">
        <w:rPr>
          <w:sz w:val="28"/>
          <w:szCs w:val="28"/>
          <w:lang w:val="vi-VN"/>
        </w:rPr>
        <w:t>code</w:t>
      </w:r>
      <w:proofErr w:type="spellEnd"/>
      <w:r w:rsidRPr="00DC4FDF">
        <w:rPr>
          <w:sz w:val="28"/>
          <w:szCs w:val="28"/>
          <w:lang w:val="vi-VN"/>
        </w:rPr>
        <w:t xml:space="preserve"> nhanh. </w:t>
      </w:r>
    </w:p>
    <w:p w14:paraId="7B13818D" w14:textId="77777777" w:rsidR="004C61B3" w:rsidRPr="00DC4FDF" w:rsidRDefault="004C61B3" w:rsidP="004C61B3">
      <w:pPr>
        <w:tabs>
          <w:tab w:val="left" w:pos="984"/>
        </w:tabs>
        <w:spacing w:after="0" w:line="240" w:lineRule="auto"/>
        <w:ind w:left="984"/>
        <w:rPr>
          <w:sz w:val="28"/>
          <w:szCs w:val="28"/>
          <w:lang w:val="vi-VN"/>
        </w:rPr>
      </w:pPr>
      <w:r w:rsidRPr="00DC4FDF">
        <w:rPr>
          <w:sz w:val="28"/>
          <w:szCs w:val="28"/>
          <w:lang w:val="vi-VN"/>
        </w:rPr>
        <w:t xml:space="preserve">Hỗ trợ số nguyên lớn (phù hợp RSA, ECC). </w:t>
      </w:r>
    </w:p>
    <w:p w14:paraId="365DF56F" w14:textId="77777777" w:rsidR="004C61B3" w:rsidRPr="00DC4FDF" w:rsidRDefault="004C61B3" w:rsidP="004C61B3">
      <w:pPr>
        <w:tabs>
          <w:tab w:val="left" w:pos="984"/>
        </w:tabs>
        <w:spacing w:after="0" w:line="240" w:lineRule="auto"/>
        <w:ind w:left="984"/>
        <w:rPr>
          <w:sz w:val="28"/>
          <w:szCs w:val="28"/>
          <w:lang w:val="vi-VN"/>
        </w:rPr>
      </w:pPr>
      <w:r w:rsidRPr="00DC4FDF">
        <w:rPr>
          <w:sz w:val="28"/>
          <w:szCs w:val="28"/>
          <w:lang w:val="vi-VN"/>
        </w:rPr>
        <w:t>Nhiều thư viện mật mã (</w:t>
      </w:r>
      <w:proofErr w:type="spellStart"/>
      <w:r w:rsidRPr="00DC4FDF">
        <w:rPr>
          <w:sz w:val="28"/>
          <w:szCs w:val="28"/>
          <w:lang w:val="vi-VN"/>
        </w:rPr>
        <w:t>PyCryptodome</w:t>
      </w:r>
      <w:proofErr w:type="spellEnd"/>
      <w:r w:rsidRPr="00DC4FDF">
        <w:rPr>
          <w:sz w:val="28"/>
          <w:szCs w:val="28"/>
          <w:lang w:val="vi-VN"/>
        </w:rPr>
        <w:t xml:space="preserve">, </w:t>
      </w:r>
      <w:proofErr w:type="spellStart"/>
      <w:r w:rsidRPr="00DC4FDF">
        <w:rPr>
          <w:sz w:val="28"/>
          <w:szCs w:val="28"/>
          <w:lang w:val="vi-VN"/>
        </w:rPr>
        <w:t>Cryptography</w:t>
      </w:r>
      <w:proofErr w:type="spellEnd"/>
      <w:r w:rsidRPr="00DC4FDF">
        <w:rPr>
          <w:sz w:val="28"/>
          <w:szCs w:val="28"/>
          <w:lang w:val="vi-VN"/>
        </w:rPr>
        <w:t xml:space="preserve">). </w:t>
      </w:r>
    </w:p>
    <w:p w14:paraId="7DF738C2" w14:textId="77777777" w:rsidR="004C61B3" w:rsidRPr="00DC4FDF" w:rsidRDefault="004C61B3" w:rsidP="004C61B3">
      <w:pPr>
        <w:tabs>
          <w:tab w:val="left" w:pos="984"/>
        </w:tabs>
        <w:spacing w:after="0" w:line="240" w:lineRule="auto"/>
        <w:ind w:left="984"/>
        <w:rPr>
          <w:sz w:val="28"/>
          <w:szCs w:val="28"/>
          <w:lang w:val="vi-VN"/>
        </w:rPr>
      </w:pPr>
      <w:r w:rsidRPr="00DC4FDF">
        <w:rPr>
          <w:sz w:val="28"/>
          <w:szCs w:val="28"/>
          <w:lang w:val="vi-VN"/>
        </w:rPr>
        <w:t xml:space="preserve">Phù hợp nghiên cứu và mô phỏng thuật toán. </w:t>
      </w:r>
    </w:p>
    <w:p w14:paraId="2DCC0673" w14:textId="60CB29E9" w:rsidR="004C61B3" w:rsidRPr="00DC4FDF" w:rsidRDefault="004C61B3">
      <w:pPr>
        <w:pStyle w:val="oancuaDanhsach"/>
        <w:numPr>
          <w:ilvl w:val="1"/>
          <w:numId w:val="4"/>
        </w:numPr>
        <w:tabs>
          <w:tab w:val="left" w:pos="984"/>
        </w:tabs>
        <w:spacing w:after="0" w:line="240" w:lineRule="auto"/>
        <w:rPr>
          <w:b/>
          <w:bCs/>
          <w:sz w:val="28"/>
          <w:szCs w:val="28"/>
          <w:lang w:val="vi-VN"/>
        </w:rPr>
      </w:pPr>
      <w:r w:rsidRPr="00DC4FDF">
        <w:rPr>
          <w:b/>
          <w:bCs/>
          <w:sz w:val="28"/>
          <w:szCs w:val="28"/>
          <w:lang w:val="vi-VN"/>
        </w:rPr>
        <w:t>Nhược điểm</w:t>
      </w:r>
      <w:r w:rsidRPr="00DC4FDF">
        <w:rPr>
          <w:b/>
          <w:bCs/>
          <w:sz w:val="28"/>
          <w:szCs w:val="28"/>
        </w:rPr>
        <w:t xml:space="preserve"> :</w:t>
      </w:r>
    </w:p>
    <w:p w14:paraId="07202D4B" w14:textId="77777777" w:rsidR="004C61B3" w:rsidRPr="00DC4FDF" w:rsidRDefault="004C61B3" w:rsidP="004C61B3">
      <w:pPr>
        <w:tabs>
          <w:tab w:val="left" w:pos="984"/>
        </w:tabs>
        <w:spacing w:after="0" w:line="240" w:lineRule="auto"/>
        <w:ind w:left="984"/>
        <w:rPr>
          <w:sz w:val="28"/>
          <w:szCs w:val="28"/>
          <w:lang w:val="vi-VN"/>
        </w:rPr>
      </w:pPr>
      <w:r w:rsidRPr="00DC4FDF">
        <w:rPr>
          <w:sz w:val="28"/>
          <w:szCs w:val="28"/>
          <w:lang w:val="vi-VN"/>
        </w:rPr>
        <w:t xml:space="preserve">Tốc độ chậm hơn C++. </w:t>
      </w:r>
    </w:p>
    <w:p w14:paraId="78763C9B" w14:textId="77777777" w:rsidR="004C61B3" w:rsidRPr="00DC4FDF" w:rsidRDefault="004C61B3" w:rsidP="004C61B3">
      <w:pPr>
        <w:tabs>
          <w:tab w:val="left" w:pos="984"/>
        </w:tabs>
        <w:spacing w:after="0" w:line="240" w:lineRule="auto"/>
        <w:ind w:left="984"/>
        <w:rPr>
          <w:sz w:val="28"/>
          <w:szCs w:val="28"/>
          <w:lang w:val="vi-VN"/>
        </w:rPr>
      </w:pPr>
      <w:r w:rsidRPr="00DC4FDF">
        <w:rPr>
          <w:sz w:val="28"/>
          <w:szCs w:val="28"/>
          <w:lang w:val="vi-VN"/>
        </w:rPr>
        <w:t xml:space="preserve">Tốn nhiều bộ nhớ hơn. </w:t>
      </w:r>
    </w:p>
    <w:p w14:paraId="6B000682" w14:textId="77777777" w:rsidR="004C61B3" w:rsidRPr="00DC4FDF" w:rsidRDefault="004C61B3" w:rsidP="004C61B3">
      <w:pPr>
        <w:tabs>
          <w:tab w:val="left" w:pos="984"/>
        </w:tabs>
        <w:spacing w:after="0" w:line="240" w:lineRule="auto"/>
        <w:ind w:left="984"/>
        <w:rPr>
          <w:sz w:val="28"/>
          <w:szCs w:val="28"/>
          <w:lang w:val="vi-VN"/>
        </w:rPr>
      </w:pPr>
      <w:r w:rsidRPr="00DC4FDF">
        <w:rPr>
          <w:sz w:val="28"/>
          <w:szCs w:val="28"/>
          <w:lang w:val="vi-VN"/>
        </w:rPr>
        <w:t xml:space="preserve">Không phù hợp hệ thống yêu cầu hiệu năng cao. </w:t>
      </w:r>
    </w:p>
    <w:p w14:paraId="7B06A155" w14:textId="701EC2D2" w:rsidR="004C61B3" w:rsidRPr="00DC4FDF" w:rsidRDefault="004C61B3">
      <w:pPr>
        <w:pStyle w:val="oancuaDanhsach"/>
        <w:numPr>
          <w:ilvl w:val="1"/>
          <w:numId w:val="4"/>
        </w:numPr>
        <w:tabs>
          <w:tab w:val="left" w:pos="984"/>
        </w:tabs>
        <w:rPr>
          <w:b/>
          <w:bCs/>
          <w:sz w:val="28"/>
          <w:szCs w:val="28"/>
        </w:rPr>
      </w:pPr>
      <w:r w:rsidRPr="00DC4FDF">
        <w:rPr>
          <w:b/>
          <w:bCs/>
          <w:sz w:val="28"/>
          <w:szCs w:val="28"/>
        </w:rPr>
        <w:t xml:space="preserve">Lý do </w:t>
      </w:r>
      <w:proofErr w:type="spellStart"/>
      <w:r w:rsidRPr="00DC4FDF">
        <w:rPr>
          <w:b/>
          <w:bCs/>
          <w:sz w:val="28"/>
          <w:szCs w:val="28"/>
        </w:rPr>
        <w:t>lựa</w:t>
      </w:r>
      <w:proofErr w:type="spellEnd"/>
      <w:r w:rsidRPr="00DC4FDF">
        <w:rPr>
          <w:b/>
          <w:bCs/>
          <w:sz w:val="28"/>
          <w:szCs w:val="28"/>
        </w:rPr>
        <w:t xml:space="preserve"> </w:t>
      </w:r>
      <w:proofErr w:type="spellStart"/>
      <w:proofErr w:type="gramStart"/>
      <w:r w:rsidRPr="00DC4FDF">
        <w:rPr>
          <w:b/>
          <w:bCs/>
          <w:sz w:val="28"/>
          <w:szCs w:val="28"/>
        </w:rPr>
        <w:t>chọn</w:t>
      </w:r>
      <w:proofErr w:type="spellEnd"/>
      <w:r w:rsidRPr="00DC4FDF">
        <w:rPr>
          <w:b/>
          <w:bCs/>
          <w:sz w:val="28"/>
          <w:szCs w:val="28"/>
        </w:rPr>
        <w:t xml:space="preserve"> :</w:t>
      </w:r>
      <w:proofErr w:type="gramEnd"/>
    </w:p>
    <w:p w14:paraId="6B2235D0" w14:textId="3BA11EE5" w:rsidR="004C61B3" w:rsidRPr="00DC4FDF" w:rsidRDefault="004C61B3" w:rsidP="004C61B3">
      <w:pPr>
        <w:tabs>
          <w:tab w:val="left" w:pos="984"/>
        </w:tabs>
        <w:rPr>
          <w:sz w:val="28"/>
          <w:szCs w:val="28"/>
          <w:lang w:val="vi-VN"/>
        </w:rPr>
      </w:pPr>
      <w:r w:rsidRPr="00DC4FDF">
        <w:rPr>
          <w:b/>
          <w:bCs/>
          <w:sz w:val="28"/>
          <w:szCs w:val="28"/>
        </w:rPr>
        <w:t xml:space="preserve">     </w:t>
      </w:r>
      <w:r w:rsidRPr="00DC4FDF">
        <w:rPr>
          <w:b/>
          <w:bCs/>
          <w:sz w:val="28"/>
          <w:szCs w:val="28"/>
          <w:lang w:val="vi-VN"/>
        </w:rPr>
        <w:tab/>
      </w:r>
      <w:proofErr w:type="spellStart"/>
      <w:r w:rsidRPr="00DC4FDF">
        <w:rPr>
          <w:sz w:val="28"/>
          <w:szCs w:val="28"/>
        </w:rPr>
        <w:t>Chọn</w:t>
      </w:r>
      <w:proofErr w:type="spellEnd"/>
      <w:r w:rsidRPr="00DC4FDF">
        <w:rPr>
          <w:b/>
          <w:bCs/>
          <w:sz w:val="28"/>
          <w:szCs w:val="28"/>
        </w:rPr>
        <w:t xml:space="preserve"> Python </w:t>
      </w:r>
      <w:proofErr w:type="spellStart"/>
      <w:r w:rsidRPr="00DC4FDF">
        <w:rPr>
          <w:sz w:val="28"/>
          <w:szCs w:val="28"/>
        </w:rPr>
        <w:t>vì</w:t>
      </w:r>
      <w:proofErr w:type="spellEnd"/>
      <w:r w:rsidRPr="00DC4FDF">
        <w:rPr>
          <w:sz w:val="28"/>
          <w:szCs w:val="28"/>
        </w:rPr>
        <w:t xml:space="preserve"> </w:t>
      </w:r>
      <w:proofErr w:type="spellStart"/>
      <w:r w:rsidRPr="00DC4FDF">
        <w:rPr>
          <w:sz w:val="28"/>
          <w:szCs w:val="28"/>
        </w:rPr>
        <w:t>có</w:t>
      </w:r>
      <w:proofErr w:type="spellEnd"/>
      <w:r w:rsidRPr="00DC4FDF">
        <w:rPr>
          <w:sz w:val="28"/>
          <w:szCs w:val="28"/>
        </w:rPr>
        <w:t xml:space="preserve"> </w:t>
      </w:r>
      <w:proofErr w:type="spellStart"/>
      <w:r w:rsidRPr="00DC4FDF">
        <w:rPr>
          <w:sz w:val="28"/>
          <w:szCs w:val="28"/>
        </w:rPr>
        <w:t>cú</w:t>
      </w:r>
      <w:proofErr w:type="spellEnd"/>
      <w:r w:rsidRPr="00DC4FDF">
        <w:rPr>
          <w:sz w:val="28"/>
          <w:szCs w:val="28"/>
        </w:rPr>
        <w:t xml:space="preserve"> </w:t>
      </w:r>
      <w:proofErr w:type="spellStart"/>
      <w:r w:rsidRPr="00DC4FDF">
        <w:rPr>
          <w:sz w:val="28"/>
          <w:szCs w:val="28"/>
        </w:rPr>
        <w:t>pháp</w:t>
      </w:r>
      <w:proofErr w:type="spellEnd"/>
      <w:r w:rsidRPr="00DC4FDF">
        <w:rPr>
          <w:sz w:val="28"/>
          <w:szCs w:val="28"/>
        </w:rPr>
        <w:t xml:space="preserve"> </w:t>
      </w:r>
      <w:proofErr w:type="spellStart"/>
      <w:r w:rsidRPr="00DC4FDF">
        <w:rPr>
          <w:sz w:val="28"/>
          <w:szCs w:val="28"/>
        </w:rPr>
        <w:t>đơn</w:t>
      </w:r>
      <w:proofErr w:type="spellEnd"/>
      <w:r w:rsidRPr="00DC4FDF">
        <w:rPr>
          <w:sz w:val="28"/>
          <w:szCs w:val="28"/>
        </w:rPr>
        <w:t xml:space="preserve"> </w:t>
      </w:r>
      <w:proofErr w:type="spellStart"/>
      <w:r w:rsidRPr="00DC4FDF">
        <w:rPr>
          <w:sz w:val="28"/>
          <w:szCs w:val="28"/>
        </w:rPr>
        <w:t>giản</w:t>
      </w:r>
      <w:proofErr w:type="spellEnd"/>
      <w:r w:rsidRPr="00DC4FDF">
        <w:rPr>
          <w:sz w:val="28"/>
          <w:szCs w:val="28"/>
        </w:rPr>
        <w:t xml:space="preserve">, </w:t>
      </w:r>
      <w:proofErr w:type="spellStart"/>
      <w:r w:rsidRPr="00DC4FDF">
        <w:rPr>
          <w:sz w:val="28"/>
          <w:szCs w:val="28"/>
        </w:rPr>
        <w:t>hỗ</w:t>
      </w:r>
      <w:proofErr w:type="spellEnd"/>
      <w:r w:rsidRPr="00DC4FDF">
        <w:rPr>
          <w:sz w:val="28"/>
          <w:szCs w:val="28"/>
        </w:rPr>
        <w:t xml:space="preserve"> </w:t>
      </w:r>
      <w:proofErr w:type="spellStart"/>
      <w:r w:rsidRPr="00DC4FDF">
        <w:rPr>
          <w:sz w:val="28"/>
          <w:szCs w:val="28"/>
        </w:rPr>
        <w:t>trợ</w:t>
      </w:r>
      <w:proofErr w:type="spellEnd"/>
      <w:r w:rsidRPr="00DC4FDF">
        <w:rPr>
          <w:sz w:val="28"/>
          <w:szCs w:val="28"/>
        </w:rPr>
        <w:t xml:space="preserve"> </w:t>
      </w:r>
      <w:proofErr w:type="spellStart"/>
      <w:r w:rsidRPr="00DC4FDF">
        <w:rPr>
          <w:sz w:val="28"/>
          <w:szCs w:val="28"/>
        </w:rPr>
        <w:t>số</w:t>
      </w:r>
      <w:proofErr w:type="spellEnd"/>
      <w:r w:rsidRPr="00DC4FDF">
        <w:rPr>
          <w:sz w:val="28"/>
          <w:szCs w:val="28"/>
        </w:rPr>
        <w:t xml:space="preserve"> </w:t>
      </w:r>
      <w:proofErr w:type="spellStart"/>
      <w:r w:rsidRPr="00DC4FDF">
        <w:rPr>
          <w:sz w:val="28"/>
          <w:szCs w:val="28"/>
        </w:rPr>
        <w:t>nguyên</w:t>
      </w:r>
      <w:proofErr w:type="spellEnd"/>
      <w:r w:rsidRPr="00DC4FDF">
        <w:rPr>
          <w:sz w:val="28"/>
          <w:szCs w:val="28"/>
        </w:rPr>
        <w:t xml:space="preserve"> </w:t>
      </w:r>
      <w:proofErr w:type="spellStart"/>
      <w:r w:rsidRPr="00DC4FDF">
        <w:rPr>
          <w:sz w:val="28"/>
          <w:szCs w:val="28"/>
        </w:rPr>
        <w:t>lớn</w:t>
      </w:r>
      <w:proofErr w:type="spellEnd"/>
      <w:r w:rsidRPr="00DC4FDF">
        <w:rPr>
          <w:sz w:val="28"/>
          <w:szCs w:val="28"/>
        </w:rPr>
        <w:t xml:space="preserve"> </w:t>
      </w:r>
      <w:proofErr w:type="spellStart"/>
      <w:r w:rsidRPr="00DC4FDF">
        <w:rPr>
          <w:sz w:val="28"/>
          <w:szCs w:val="28"/>
        </w:rPr>
        <w:t>và</w:t>
      </w:r>
      <w:proofErr w:type="spellEnd"/>
      <w:r w:rsidRPr="00DC4FDF">
        <w:rPr>
          <w:sz w:val="28"/>
          <w:szCs w:val="28"/>
        </w:rPr>
        <w:t xml:space="preserve"> </w:t>
      </w:r>
      <w:proofErr w:type="spellStart"/>
      <w:r w:rsidRPr="00DC4FDF">
        <w:rPr>
          <w:sz w:val="28"/>
          <w:szCs w:val="28"/>
        </w:rPr>
        <w:t>nhiều</w:t>
      </w:r>
      <w:proofErr w:type="spellEnd"/>
      <w:r w:rsidRPr="00DC4FDF">
        <w:rPr>
          <w:sz w:val="28"/>
          <w:szCs w:val="28"/>
        </w:rPr>
        <w:t xml:space="preserve"> </w:t>
      </w:r>
      <w:proofErr w:type="spellStart"/>
      <w:r w:rsidRPr="00DC4FDF">
        <w:rPr>
          <w:sz w:val="28"/>
          <w:szCs w:val="28"/>
        </w:rPr>
        <w:t>thư</w:t>
      </w:r>
      <w:proofErr w:type="spellEnd"/>
      <w:r w:rsidRPr="00DC4FDF">
        <w:rPr>
          <w:sz w:val="28"/>
          <w:szCs w:val="28"/>
        </w:rPr>
        <w:t xml:space="preserve"> </w:t>
      </w:r>
      <w:proofErr w:type="spellStart"/>
      <w:r w:rsidRPr="00DC4FDF">
        <w:rPr>
          <w:sz w:val="28"/>
          <w:szCs w:val="28"/>
        </w:rPr>
        <w:t>viện</w:t>
      </w:r>
      <w:proofErr w:type="spellEnd"/>
      <w:r w:rsidRPr="00DC4FDF">
        <w:rPr>
          <w:sz w:val="28"/>
          <w:szCs w:val="28"/>
        </w:rPr>
        <w:t xml:space="preserve"> </w:t>
      </w:r>
      <w:proofErr w:type="spellStart"/>
      <w:r w:rsidRPr="00DC4FDF">
        <w:rPr>
          <w:sz w:val="28"/>
          <w:szCs w:val="28"/>
        </w:rPr>
        <w:t>mật</w:t>
      </w:r>
      <w:proofErr w:type="spellEnd"/>
      <w:r w:rsidRPr="00DC4FDF">
        <w:rPr>
          <w:sz w:val="28"/>
          <w:szCs w:val="28"/>
        </w:rPr>
        <w:t xml:space="preserve"> </w:t>
      </w:r>
      <w:proofErr w:type="spellStart"/>
      <w:r w:rsidRPr="00DC4FDF">
        <w:rPr>
          <w:sz w:val="28"/>
          <w:szCs w:val="28"/>
        </w:rPr>
        <w:t>mã</w:t>
      </w:r>
      <w:proofErr w:type="spellEnd"/>
      <w:r w:rsidRPr="00DC4FDF">
        <w:rPr>
          <w:sz w:val="28"/>
          <w:szCs w:val="28"/>
        </w:rPr>
        <w:t xml:space="preserve">, </w:t>
      </w:r>
      <w:proofErr w:type="spellStart"/>
      <w:r w:rsidRPr="00DC4FDF">
        <w:rPr>
          <w:sz w:val="28"/>
          <w:szCs w:val="28"/>
        </w:rPr>
        <w:t>phù</w:t>
      </w:r>
      <w:proofErr w:type="spellEnd"/>
      <w:r w:rsidRPr="00DC4FDF">
        <w:rPr>
          <w:sz w:val="28"/>
          <w:szCs w:val="28"/>
        </w:rPr>
        <w:t xml:space="preserve"> </w:t>
      </w:r>
      <w:proofErr w:type="spellStart"/>
      <w:r w:rsidRPr="00DC4FDF">
        <w:rPr>
          <w:sz w:val="28"/>
          <w:szCs w:val="28"/>
        </w:rPr>
        <w:t>hợp</w:t>
      </w:r>
      <w:proofErr w:type="spellEnd"/>
      <w:r w:rsidRPr="00DC4FDF">
        <w:rPr>
          <w:sz w:val="28"/>
          <w:szCs w:val="28"/>
        </w:rPr>
        <w:t xml:space="preserve"> </w:t>
      </w:r>
      <w:proofErr w:type="spellStart"/>
      <w:r w:rsidRPr="00DC4FDF">
        <w:rPr>
          <w:sz w:val="28"/>
          <w:szCs w:val="28"/>
        </w:rPr>
        <w:t>cho</w:t>
      </w:r>
      <w:proofErr w:type="spellEnd"/>
      <w:r w:rsidRPr="00DC4FDF">
        <w:rPr>
          <w:sz w:val="28"/>
          <w:szCs w:val="28"/>
        </w:rPr>
        <w:t xml:space="preserve"> </w:t>
      </w:r>
      <w:proofErr w:type="spellStart"/>
      <w:r w:rsidRPr="00DC4FDF">
        <w:rPr>
          <w:sz w:val="28"/>
          <w:szCs w:val="28"/>
        </w:rPr>
        <w:t>việc</w:t>
      </w:r>
      <w:proofErr w:type="spellEnd"/>
      <w:r w:rsidRPr="00DC4FDF">
        <w:rPr>
          <w:sz w:val="28"/>
          <w:szCs w:val="28"/>
        </w:rPr>
        <w:t xml:space="preserve"> </w:t>
      </w:r>
      <w:proofErr w:type="spellStart"/>
      <w:r w:rsidRPr="00DC4FDF">
        <w:rPr>
          <w:sz w:val="28"/>
          <w:szCs w:val="28"/>
        </w:rPr>
        <w:t>nghiên</w:t>
      </w:r>
      <w:proofErr w:type="spellEnd"/>
      <w:r w:rsidRPr="00DC4FDF">
        <w:rPr>
          <w:sz w:val="28"/>
          <w:szCs w:val="28"/>
        </w:rPr>
        <w:t xml:space="preserve"> </w:t>
      </w:r>
      <w:proofErr w:type="spellStart"/>
      <w:r w:rsidRPr="00DC4FDF">
        <w:rPr>
          <w:sz w:val="28"/>
          <w:szCs w:val="28"/>
        </w:rPr>
        <w:t>cứu</w:t>
      </w:r>
      <w:proofErr w:type="spellEnd"/>
      <w:r w:rsidRPr="00DC4FDF">
        <w:rPr>
          <w:sz w:val="28"/>
          <w:szCs w:val="28"/>
        </w:rPr>
        <w:t xml:space="preserve">, </w:t>
      </w:r>
      <w:proofErr w:type="spellStart"/>
      <w:r w:rsidRPr="00DC4FDF">
        <w:rPr>
          <w:sz w:val="28"/>
          <w:szCs w:val="28"/>
        </w:rPr>
        <w:t>mô</w:t>
      </w:r>
      <w:proofErr w:type="spellEnd"/>
      <w:r w:rsidRPr="00DC4FDF">
        <w:rPr>
          <w:sz w:val="28"/>
          <w:szCs w:val="28"/>
        </w:rPr>
        <w:t xml:space="preserve"> </w:t>
      </w:r>
      <w:proofErr w:type="spellStart"/>
      <w:r w:rsidRPr="00DC4FDF">
        <w:rPr>
          <w:sz w:val="28"/>
          <w:szCs w:val="28"/>
        </w:rPr>
        <w:t>phỏng</w:t>
      </w:r>
      <w:proofErr w:type="spellEnd"/>
      <w:r w:rsidRPr="00DC4FDF">
        <w:rPr>
          <w:sz w:val="28"/>
          <w:szCs w:val="28"/>
        </w:rPr>
        <w:t xml:space="preserve"> </w:t>
      </w:r>
      <w:proofErr w:type="spellStart"/>
      <w:r w:rsidRPr="00DC4FDF">
        <w:rPr>
          <w:sz w:val="28"/>
          <w:szCs w:val="28"/>
        </w:rPr>
        <w:t>và</w:t>
      </w:r>
      <w:proofErr w:type="spellEnd"/>
      <w:r w:rsidRPr="00DC4FDF">
        <w:rPr>
          <w:sz w:val="28"/>
          <w:szCs w:val="28"/>
        </w:rPr>
        <w:t xml:space="preserve"> </w:t>
      </w:r>
      <w:proofErr w:type="spellStart"/>
      <w:r w:rsidRPr="00DC4FDF">
        <w:rPr>
          <w:sz w:val="28"/>
          <w:szCs w:val="28"/>
        </w:rPr>
        <w:t>kiểm</w:t>
      </w:r>
      <w:proofErr w:type="spellEnd"/>
      <w:r w:rsidRPr="00DC4FDF">
        <w:rPr>
          <w:sz w:val="28"/>
          <w:szCs w:val="28"/>
        </w:rPr>
        <w:t xml:space="preserve"> </w:t>
      </w:r>
      <w:proofErr w:type="spellStart"/>
      <w:r w:rsidRPr="00DC4FDF">
        <w:rPr>
          <w:sz w:val="28"/>
          <w:szCs w:val="28"/>
        </w:rPr>
        <w:t>thử</w:t>
      </w:r>
      <w:proofErr w:type="spellEnd"/>
      <w:r w:rsidRPr="00DC4FDF">
        <w:rPr>
          <w:sz w:val="28"/>
          <w:szCs w:val="28"/>
        </w:rPr>
        <w:t xml:space="preserve"> </w:t>
      </w:r>
      <w:proofErr w:type="spellStart"/>
      <w:r w:rsidRPr="00DC4FDF">
        <w:rPr>
          <w:sz w:val="28"/>
          <w:szCs w:val="28"/>
        </w:rPr>
        <w:t>thuật</w:t>
      </w:r>
      <w:proofErr w:type="spellEnd"/>
      <w:r w:rsidRPr="00DC4FDF">
        <w:rPr>
          <w:sz w:val="28"/>
          <w:szCs w:val="28"/>
        </w:rPr>
        <w:t xml:space="preserve"> </w:t>
      </w:r>
      <w:proofErr w:type="spellStart"/>
      <w:r w:rsidRPr="00DC4FDF">
        <w:rPr>
          <w:sz w:val="28"/>
          <w:szCs w:val="28"/>
        </w:rPr>
        <w:t>toán</w:t>
      </w:r>
      <w:proofErr w:type="spellEnd"/>
      <w:r w:rsidRPr="00DC4FDF">
        <w:rPr>
          <w:sz w:val="28"/>
          <w:szCs w:val="28"/>
        </w:rPr>
        <w:t xml:space="preserve">, </w:t>
      </w:r>
      <w:proofErr w:type="spellStart"/>
      <w:r w:rsidRPr="00DC4FDF">
        <w:rPr>
          <w:sz w:val="28"/>
          <w:szCs w:val="28"/>
        </w:rPr>
        <w:t>mặc</w:t>
      </w:r>
      <w:proofErr w:type="spellEnd"/>
      <w:r w:rsidRPr="00DC4FDF">
        <w:rPr>
          <w:sz w:val="28"/>
          <w:szCs w:val="28"/>
        </w:rPr>
        <w:t xml:space="preserve"> </w:t>
      </w:r>
      <w:proofErr w:type="spellStart"/>
      <w:r w:rsidRPr="00DC4FDF">
        <w:rPr>
          <w:sz w:val="28"/>
          <w:szCs w:val="28"/>
        </w:rPr>
        <w:t>dù</w:t>
      </w:r>
      <w:proofErr w:type="spellEnd"/>
      <w:r w:rsidRPr="00DC4FDF">
        <w:rPr>
          <w:sz w:val="28"/>
          <w:szCs w:val="28"/>
        </w:rPr>
        <w:t xml:space="preserve"> </w:t>
      </w:r>
      <w:proofErr w:type="spellStart"/>
      <w:r w:rsidRPr="00DC4FDF">
        <w:rPr>
          <w:sz w:val="28"/>
          <w:szCs w:val="28"/>
        </w:rPr>
        <w:t>tốc</w:t>
      </w:r>
      <w:proofErr w:type="spellEnd"/>
      <w:r w:rsidRPr="00DC4FDF">
        <w:rPr>
          <w:sz w:val="28"/>
          <w:szCs w:val="28"/>
        </w:rPr>
        <w:t xml:space="preserve"> </w:t>
      </w:r>
      <w:proofErr w:type="spellStart"/>
      <w:r w:rsidRPr="00DC4FDF">
        <w:rPr>
          <w:sz w:val="28"/>
          <w:szCs w:val="28"/>
        </w:rPr>
        <w:t>độ</w:t>
      </w:r>
      <w:proofErr w:type="spellEnd"/>
      <w:r w:rsidRPr="00DC4FDF">
        <w:rPr>
          <w:sz w:val="28"/>
          <w:szCs w:val="28"/>
        </w:rPr>
        <w:t xml:space="preserve"> </w:t>
      </w:r>
      <w:proofErr w:type="spellStart"/>
      <w:r w:rsidRPr="00DC4FDF">
        <w:rPr>
          <w:sz w:val="28"/>
          <w:szCs w:val="28"/>
        </w:rPr>
        <w:t>xử</w:t>
      </w:r>
      <w:proofErr w:type="spellEnd"/>
      <w:r w:rsidRPr="00DC4FDF">
        <w:rPr>
          <w:sz w:val="28"/>
          <w:szCs w:val="28"/>
        </w:rPr>
        <w:t xml:space="preserve"> </w:t>
      </w:r>
      <w:proofErr w:type="spellStart"/>
      <w:r w:rsidRPr="00DC4FDF">
        <w:rPr>
          <w:sz w:val="28"/>
          <w:szCs w:val="28"/>
        </w:rPr>
        <w:t>lý</w:t>
      </w:r>
      <w:proofErr w:type="spellEnd"/>
      <w:r w:rsidRPr="00DC4FDF">
        <w:rPr>
          <w:sz w:val="28"/>
          <w:szCs w:val="28"/>
        </w:rPr>
        <w:t xml:space="preserve"> </w:t>
      </w:r>
      <w:proofErr w:type="spellStart"/>
      <w:r w:rsidRPr="00DC4FDF">
        <w:rPr>
          <w:sz w:val="28"/>
          <w:szCs w:val="28"/>
        </w:rPr>
        <w:t>chậm</w:t>
      </w:r>
      <w:proofErr w:type="spellEnd"/>
      <w:r w:rsidRPr="00DC4FDF">
        <w:rPr>
          <w:sz w:val="28"/>
          <w:szCs w:val="28"/>
        </w:rPr>
        <w:t xml:space="preserve"> </w:t>
      </w:r>
      <w:proofErr w:type="spellStart"/>
      <w:r w:rsidRPr="00DC4FDF">
        <w:rPr>
          <w:sz w:val="28"/>
          <w:szCs w:val="28"/>
        </w:rPr>
        <w:t>hơn</w:t>
      </w:r>
      <w:proofErr w:type="spellEnd"/>
      <w:r w:rsidRPr="00DC4FDF">
        <w:rPr>
          <w:sz w:val="28"/>
          <w:szCs w:val="28"/>
        </w:rPr>
        <w:t xml:space="preserve"> C++.</w:t>
      </w:r>
    </w:p>
    <w:p w14:paraId="0BB0A7AF" w14:textId="0EB58412" w:rsidR="004C61B3" w:rsidRPr="00DC4FDF" w:rsidRDefault="004C61B3">
      <w:pPr>
        <w:pStyle w:val="oancuaDanhsach"/>
        <w:numPr>
          <w:ilvl w:val="1"/>
          <w:numId w:val="4"/>
        </w:numPr>
        <w:tabs>
          <w:tab w:val="left" w:pos="984"/>
        </w:tabs>
        <w:rPr>
          <w:b/>
          <w:bCs/>
          <w:sz w:val="28"/>
          <w:szCs w:val="28"/>
          <w:lang w:val="vi-VN"/>
        </w:rPr>
      </w:pPr>
      <w:r w:rsidRPr="00DC4FDF">
        <w:rPr>
          <w:b/>
          <w:bCs/>
          <w:sz w:val="28"/>
          <w:szCs w:val="28"/>
          <w:lang w:val="vi-VN"/>
        </w:rPr>
        <w:t>Ứng dụng thực tiễn :</w:t>
      </w:r>
    </w:p>
    <w:p w14:paraId="1967C1BF" w14:textId="66BFE083" w:rsidR="004C61B3" w:rsidRPr="00DC4FDF" w:rsidRDefault="004C61B3" w:rsidP="004C61B3">
      <w:pPr>
        <w:tabs>
          <w:tab w:val="left" w:pos="984"/>
        </w:tabs>
        <w:rPr>
          <w:sz w:val="28"/>
          <w:szCs w:val="28"/>
          <w:lang w:val="vi-VN"/>
        </w:rPr>
      </w:pPr>
      <w:r w:rsidRPr="00DC4FDF">
        <w:rPr>
          <w:sz w:val="28"/>
          <w:szCs w:val="28"/>
          <w:lang w:val="vi-VN"/>
        </w:rPr>
        <w:tab/>
      </w:r>
      <w:proofErr w:type="spellStart"/>
      <w:r w:rsidRPr="00DC4FDF">
        <w:rPr>
          <w:sz w:val="28"/>
          <w:szCs w:val="28"/>
          <w:lang w:val="vi-VN"/>
        </w:rPr>
        <w:t>Python</w:t>
      </w:r>
      <w:proofErr w:type="spellEnd"/>
      <w:r w:rsidRPr="00DC4FDF">
        <w:rPr>
          <w:sz w:val="28"/>
          <w:szCs w:val="28"/>
          <w:lang w:val="vi-VN"/>
        </w:rPr>
        <w:t xml:space="preserve"> được ứng dụng chủ yếu trong nghiên cứu, mô phỏng và kiểm thử bảo mật, bao gồm:</w:t>
      </w:r>
    </w:p>
    <w:p w14:paraId="3C808584" w14:textId="77777777" w:rsidR="004C61B3" w:rsidRPr="00DC4FDF" w:rsidRDefault="004C61B3">
      <w:pPr>
        <w:pStyle w:val="oancuaDanhsach"/>
        <w:numPr>
          <w:ilvl w:val="0"/>
          <w:numId w:val="26"/>
        </w:numPr>
        <w:tabs>
          <w:tab w:val="left" w:pos="984"/>
        </w:tabs>
        <w:spacing w:after="0" w:line="240" w:lineRule="auto"/>
        <w:rPr>
          <w:sz w:val="28"/>
          <w:szCs w:val="28"/>
          <w:lang w:val="vi-VN"/>
        </w:rPr>
      </w:pPr>
      <w:r w:rsidRPr="00DC4FDF">
        <w:rPr>
          <w:sz w:val="28"/>
          <w:szCs w:val="28"/>
          <w:lang w:val="vi-VN"/>
        </w:rPr>
        <w:t xml:space="preserve">Mô phỏng và kiểm thử các thuật toán mã hóa (RSA, AES, ECC). </w:t>
      </w:r>
    </w:p>
    <w:p w14:paraId="298EFD95" w14:textId="77777777" w:rsidR="004C61B3" w:rsidRPr="00DC4FDF" w:rsidRDefault="004C61B3">
      <w:pPr>
        <w:pStyle w:val="oancuaDanhsach"/>
        <w:numPr>
          <w:ilvl w:val="0"/>
          <w:numId w:val="26"/>
        </w:numPr>
        <w:tabs>
          <w:tab w:val="left" w:pos="984"/>
        </w:tabs>
        <w:spacing w:after="0" w:line="240" w:lineRule="auto"/>
        <w:rPr>
          <w:sz w:val="28"/>
          <w:szCs w:val="28"/>
          <w:lang w:val="vi-VN"/>
        </w:rPr>
      </w:pPr>
      <w:r w:rsidRPr="00DC4FDF">
        <w:rPr>
          <w:sz w:val="28"/>
          <w:szCs w:val="28"/>
          <w:lang w:val="vi-VN"/>
        </w:rPr>
        <w:t>Phát triển công cụ an toàn thông tin và kiểm thử xâm nhập (</w:t>
      </w:r>
      <w:proofErr w:type="spellStart"/>
      <w:r w:rsidRPr="00DC4FDF">
        <w:rPr>
          <w:sz w:val="28"/>
          <w:szCs w:val="28"/>
          <w:lang w:val="vi-VN"/>
        </w:rPr>
        <w:t>Penetration</w:t>
      </w:r>
      <w:proofErr w:type="spellEnd"/>
      <w:r w:rsidRPr="00DC4FDF">
        <w:rPr>
          <w:sz w:val="28"/>
          <w:szCs w:val="28"/>
          <w:lang w:val="vi-VN"/>
        </w:rPr>
        <w:t xml:space="preserve"> </w:t>
      </w:r>
      <w:proofErr w:type="spellStart"/>
      <w:r w:rsidRPr="00DC4FDF">
        <w:rPr>
          <w:sz w:val="28"/>
          <w:szCs w:val="28"/>
          <w:lang w:val="vi-VN"/>
        </w:rPr>
        <w:t>Testing</w:t>
      </w:r>
      <w:proofErr w:type="spellEnd"/>
      <w:r w:rsidRPr="00DC4FDF">
        <w:rPr>
          <w:sz w:val="28"/>
          <w:szCs w:val="28"/>
          <w:lang w:val="vi-VN"/>
        </w:rPr>
        <w:t xml:space="preserve">). </w:t>
      </w:r>
    </w:p>
    <w:p w14:paraId="6DA314CB" w14:textId="77777777" w:rsidR="004C61B3" w:rsidRPr="00DC4FDF" w:rsidRDefault="004C61B3">
      <w:pPr>
        <w:pStyle w:val="oancuaDanhsach"/>
        <w:numPr>
          <w:ilvl w:val="0"/>
          <w:numId w:val="26"/>
        </w:numPr>
        <w:tabs>
          <w:tab w:val="left" w:pos="984"/>
        </w:tabs>
        <w:spacing w:after="0" w:line="240" w:lineRule="auto"/>
        <w:rPr>
          <w:sz w:val="28"/>
          <w:szCs w:val="28"/>
          <w:lang w:val="vi-VN"/>
        </w:rPr>
      </w:pPr>
      <w:r w:rsidRPr="00DC4FDF">
        <w:rPr>
          <w:sz w:val="28"/>
          <w:szCs w:val="28"/>
          <w:lang w:val="vi-VN"/>
        </w:rPr>
        <w:lastRenderedPageBreak/>
        <w:t xml:space="preserve">Phân tích mã độc và điều tra an ninh mạng. </w:t>
      </w:r>
    </w:p>
    <w:p w14:paraId="24619D85" w14:textId="77777777" w:rsidR="004C61B3" w:rsidRPr="00DC4FDF" w:rsidRDefault="004C61B3">
      <w:pPr>
        <w:pStyle w:val="oancuaDanhsach"/>
        <w:numPr>
          <w:ilvl w:val="0"/>
          <w:numId w:val="26"/>
        </w:numPr>
        <w:tabs>
          <w:tab w:val="left" w:pos="984"/>
        </w:tabs>
        <w:spacing w:after="0" w:line="240" w:lineRule="auto"/>
        <w:rPr>
          <w:sz w:val="28"/>
          <w:szCs w:val="28"/>
          <w:lang w:val="vi-VN"/>
        </w:rPr>
      </w:pPr>
      <w:r w:rsidRPr="00DC4FDF">
        <w:rPr>
          <w:sz w:val="28"/>
          <w:szCs w:val="28"/>
          <w:lang w:val="vi-VN"/>
        </w:rPr>
        <w:t xml:space="preserve">Xây dựng công cụ tự động hóa trong bảo mật. </w:t>
      </w:r>
    </w:p>
    <w:p w14:paraId="4FE4AED6" w14:textId="77777777" w:rsidR="004C61B3" w:rsidRPr="00DC4FDF" w:rsidRDefault="004C61B3">
      <w:pPr>
        <w:pStyle w:val="oancuaDanhsach"/>
        <w:numPr>
          <w:ilvl w:val="0"/>
          <w:numId w:val="26"/>
        </w:numPr>
        <w:tabs>
          <w:tab w:val="left" w:pos="984"/>
        </w:tabs>
        <w:spacing w:after="0" w:line="240" w:lineRule="auto"/>
        <w:rPr>
          <w:sz w:val="28"/>
          <w:szCs w:val="28"/>
          <w:lang w:val="vi-VN"/>
        </w:rPr>
      </w:pPr>
      <w:r w:rsidRPr="00DC4FDF">
        <w:rPr>
          <w:sz w:val="28"/>
          <w:szCs w:val="28"/>
          <w:lang w:val="vi-VN"/>
        </w:rPr>
        <w:t>Ứng dụng trong trí tuệ nhân tạo phát hiện tấn công mạng.</w:t>
      </w:r>
    </w:p>
    <w:p w14:paraId="0B031997" w14:textId="5C8137A8" w:rsidR="00BE1F37" w:rsidRPr="00DC4FDF" w:rsidRDefault="00B67A40" w:rsidP="00D4039A">
      <w:pPr>
        <w:pStyle w:val="oancuaDanhsach"/>
        <w:numPr>
          <w:ilvl w:val="3"/>
          <w:numId w:val="13"/>
        </w:numPr>
        <w:spacing w:before="60" w:after="60"/>
        <w:ind w:left="1985" w:hanging="1276"/>
        <w:jc w:val="both"/>
        <w:rPr>
          <w:b/>
          <w:bCs/>
          <w:color w:val="000000"/>
          <w:sz w:val="28"/>
          <w:szCs w:val="28"/>
          <w:lang w:val="vi-VN"/>
        </w:rPr>
      </w:pPr>
      <w:r w:rsidRPr="00DC4FDF">
        <w:rPr>
          <w:b/>
          <w:bCs/>
          <w:sz w:val="28"/>
          <w:szCs w:val="28"/>
        </w:rPr>
        <w:t xml:space="preserve">So </w:t>
      </w:r>
      <w:proofErr w:type="spellStart"/>
      <w:r w:rsidRPr="00DC4FDF">
        <w:rPr>
          <w:b/>
          <w:bCs/>
          <w:sz w:val="28"/>
          <w:szCs w:val="28"/>
        </w:rPr>
        <w:t>sánh</w:t>
      </w:r>
      <w:proofErr w:type="spellEnd"/>
      <w:r w:rsidRPr="00DC4FDF">
        <w:rPr>
          <w:b/>
          <w:bCs/>
          <w:sz w:val="28"/>
          <w:szCs w:val="28"/>
        </w:rPr>
        <w:t xml:space="preserve"> C++ </w:t>
      </w:r>
      <w:proofErr w:type="spellStart"/>
      <w:r w:rsidRPr="00DC4FDF">
        <w:rPr>
          <w:b/>
          <w:bCs/>
          <w:sz w:val="28"/>
          <w:szCs w:val="28"/>
        </w:rPr>
        <w:t>và</w:t>
      </w:r>
      <w:proofErr w:type="spellEnd"/>
      <w:r w:rsidRPr="00DC4FDF">
        <w:rPr>
          <w:b/>
          <w:bCs/>
          <w:sz w:val="28"/>
          <w:szCs w:val="28"/>
        </w:rPr>
        <w:t xml:space="preserve"> Python</w:t>
      </w:r>
    </w:p>
    <w:tbl>
      <w:tblPr>
        <w:tblStyle w:val="LiBang"/>
        <w:tblW w:w="0" w:type="auto"/>
        <w:tblLook w:val="04A0" w:firstRow="1" w:lastRow="0" w:firstColumn="1" w:lastColumn="0" w:noHBand="0" w:noVBand="1"/>
      </w:tblPr>
      <w:tblGrid>
        <w:gridCol w:w="2880"/>
        <w:gridCol w:w="2880"/>
        <w:gridCol w:w="2880"/>
      </w:tblGrid>
      <w:tr w:rsidR="00747481" w:rsidRPr="00DC4FDF" w14:paraId="1A1D5198" w14:textId="77777777" w:rsidTr="00747481">
        <w:tc>
          <w:tcPr>
            <w:tcW w:w="2880" w:type="dxa"/>
            <w:tcBorders>
              <w:top w:val="single" w:sz="4" w:space="0" w:color="auto"/>
              <w:left w:val="single" w:sz="4" w:space="0" w:color="auto"/>
              <w:bottom w:val="single" w:sz="4" w:space="0" w:color="auto"/>
              <w:right w:val="single" w:sz="4" w:space="0" w:color="auto"/>
            </w:tcBorders>
            <w:vAlign w:val="center"/>
            <w:hideMark/>
          </w:tcPr>
          <w:p w14:paraId="22014F18" w14:textId="77777777" w:rsidR="00747481" w:rsidRPr="00DC4FDF" w:rsidRDefault="00747481" w:rsidP="00747481">
            <w:pPr>
              <w:tabs>
                <w:tab w:val="left" w:pos="984"/>
              </w:tabs>
              <w:jc w:val="center"/>
              <w:rPr>
                <w:b/>
                <w:bCs/>
                <w:sz w:val="28"/>
                <w:szCs w:val="28"/>
              </w:rPr>
            </w:pPr>
            <w:proofErr w:type="spellStart"/>
            <w:r w:rsidRPr="00DC4FDF">
              <w:rPr>
                <w:b/>
                <w:bCs/>
                <w:sz w:val="28"/>
                <w:szCs w:val="28"/>
              </w:rPr>
              <w:t>Tiêu</w:t>
            </w:r>
            <w:proofErr w:type="spellEnd"/>
            <w:r w:rsidRPr="00DC4FDF">
              <w:rPr>
                <w:b/>
                <w:bCs/>
                <w:sz w:val="28"/>
                <w:szCs w:val="28"/>
              </w:rPr>
              <w:t xml:space="preserve"> </w:t>
            </w:r>
            <w:proofErr w:type="spellStart"/>
            <w:r w:rsidRPr="00DC4FDF">
              <w:rPr>
                <w:b/>
                <w:bCs/>
                <w:sz w:val="28"/>
                <w:szCs w:val="28"/>
              </w:rPr>
              <w:t>chí</w:t>
            </w:r>
            <w:proofErr w:type="spellEnd"/>
          </w:p>
        </w:tc>
        <w:tc>
          <w:tcPr>
            <w:tcW w:w="2880" w:type="dxa"/>
            <w:tcBorders>
              <w:top w:val="single" w:sz="4" w:space="0" w:color="auto"/>
              <w:left w:val="single" w:sz="4" w:space="0" w:color="auto"/>
              <w:bottom w:val="single" w:sz="4" w:space="0" w:color="auto"/>
              <w:right w:val="single" w:sz="4" w:space="0" w:color="auto"/>
            </w:tcBorders>
            <w:vAlign w:val="center"/>
            <w:hideMark/>
          </w:tcPr>
          <w:p w14:paraId="27440DF5" w14:textId="77777777" w:rsidR="00747481" w:rsidRPr="00DC4FDF" w:rsidRDefault="00747481" w:rsidP="00747481">
            <w:pPr>
              <w:tabs>
                <w:tab w:val="left" w:pos="984"/>
              </w:tabs>
              <w:jc w:val="center"/>
              <w:rPr>
                <w:b/>
                <w:bCs/>
                <w:sz w:val="28"/>
                <w:szCs w:val="28"/>
              </w:rPr>
            </w:pPr>
            <w:r w:rsidRPr="00DC4FDF">
              <w:rPr>
                <w:b/>
                <w:bCs/>
                <w:sz w:val="28"/>
                <w:szCs w:val="28"/>
              </w:rPr>
              <w:t>C++</w:t>
            </w:r>
          </w:p>
        </w:tc>
        <w:tc>
          <w:tcPr>
            <w:tcW w:w="2880" w:type="dxa"/>
            <w:tcBorders>
              <w:top w:val="single" w:sz="4" w:space="0" w:color="auto"/>
              <w:left w:val="single" w:sz="4" w:space="0" w:color="auto"/>
              <w:bottom w:val="single" w:sz="4" w:space="0" w:color="auto"/>
              <w:right w:val="single" w:sz="4" w:space="0" w:color="auto"/>
            </w:tcBorders>
            <w:vAlign w:val="center"/>
            <w:hideMark/>
          </w:tcPr>
          <w:p w14:paraId="78D8395B" w14:textId="77777777" w:rsidR="00747481" w:rsidRPr="00DC4FDF" w:rsidRDefault="00747481" w:rsidP="00747481">
            <w:pPr>
              <w:tabs>
                <w:tab w:val="left" w:pos="984"/>
              </w:tabs>
              <w:jc w:val="center"/>
              <w:rPr>
                <w:b/>
                <w:bCs/>
                <w:sz w:val="28"/>
                <w:szCs w:val="28"/>
              </w:rPr>
            </w:pPr>
            <w:r w:rsidRPr="00DC4FDF">
              <w:rPr>
                <w:b/>
                <w:bCs/>
                <w:sz w:val="28"/>
                <w:szCs w:val="28"/>
              </w:rPr>
              <w:t>Python</w:t>
            </w:r>
          </w:p>
        </w:tc>
      </w:tr>
      <w:tr w:rsidR="00747481" w:rsidRPr="00DC4FDF" w14:paraId="56231EE1" w14:textId="77777777" w:rsidTr="00747481">
        <w:tc>
          <w:tcPr>
            <w:tcW w:w="2880" w:type="dxa"/>
            <w:tcBorders>
              <w:top w:val="single" w:sz="4" w:space="0" w:color="auto"/>
              <w:left w:val="single" w:sz="4" w:space="0" w:color="auto"/>
              <w:bottom w:val="single" w:sz="4" w:space="0" w:color="auto"/>
              <w:right w:val="single" w:sz="4" w:space="0" w:color="auto"/>
            </w:tcBorders>
            <w:vAlign w:val="center"/>
            <w:hideMark/>
          </w:tcPr>
          <w:p w14:paraId="71CFFFAB" w14:textId="77777777" w:rsidR="00747481" w:rsidRPr="00DC4FDF" w:rsidRDefault="00747481" w:rsidP="00747481">
            <w:pPr>
              <w:tabs>
                <w:tab w:val="left" w:pos="984"/>
              </w:tabs>
              <w:jc w:val="center"/>
              <w:rPr>
                <w:sz w:val="28"/>
                <w:szCs w:val="28"/>
              </w:rPr>
            </w:pPr>
            <w:proofErr w:type="spellStart"/>
            <w:r w:rsidRPr="00DC4FDF">
              <w:rPr>
                <w:sz w:val="28"/>
                <w:szCs w:val="28"/>
              </w:rPr>
              <w:t>Loại</w:t>
            </w:r>
            <w:proofErr w:type="spellEnd"/>
            <w:r w:rsidRPr="00DC4FDF">
              <w:rPr>
                <w:sz w:val="28"/>
                <w:szCs w:val="28"/>
              </w:rPr>
              <w:t xml:space="preserve"> </w:t>
            </w:r>
            <w:proofErr w:type="spellStart"/>
            <w:r w:rsidRPr="00DC4FDF">
              <w:rPr>
                <w:sz w:val="28"/>
                <w:szCs w:val="28"/>
              </w:rPr>
              <w:t>ngôn</w:t>
            </w:r>
            <w:proofErr w:type="spellEnd"/>
            <w:r w:rsidRPr="00DC4FDF">
              <w:rPr>
                <w:sz w:val="28"/>
                <w:szCs w:val="28"/>
              </w:rPr>
              <w:t xml:space="preserve"> </w:t>
            </w:r>
            <w:proofErr w:type="spellStart"/>
            <w:r w:rsidRPr="00DC4FDF">
              <w:rPr>
                <w:sz w:val="28"/>
                <w:szCs w:val="28"/>
              </w:rPr>
              <w:t>ngữ</w:t>
            </w:r>
            <w:proofErr w:type="spellEnd"/>
          </w:p>
        </w:tc>
        <w:tc>
          <w:tcPr>
            <w:tcW w:w="2880" w:type="dxa"/>
            <w:tcBorders>
              <w:top w:val="single" w:sz="4" w:space="0" w:color="auto"/>
              <w:left w:val="single" w:sz="4" w:space="0" w:color="auto"/>
              <w:bottom w:val="single" w:sz="4" w:space="0" w:color="auto"/>
              <w:right w:val="single" w:sz="4" w:space="0" w:color="auto"/>
            </w:tcBorders>
            <w:vAlign w:val="center"/>
            <w:hideMark/>
          </w:tcPr>
          <w:p w14:paraId="53903FF3" w14:textId="77777777" w:rsidR="00747481" w:rsidRPr="00DC4FDF" w:rsidRDefault="00747481" w:rsidP="00747481">
            <w:pPr>
              <w:tabs>
                <w:tab w:val="left" w:pos="984"/>
              </w:tabs>
              <w:jc w:val="center"/>
              <w:rPr>
                <w:sz w:val="28"/>
                <w:szCs w:val="28"/>
              </w:rPr>
            </w:pPr>
            <w:proofErr w:type="spellStart"/>
            <w:r w:rsidRPr="00DC4FDF">
              <w:rPr>
                <w:sz w:val="28"/>
                <w:szCs w:val="28"/>
              </w:rPr>
              <w:t>Biên</w:t>
            </w:r>
            <w:proofErr w:type="spellEnd"/>
            <w:r w:rsidRPr="00DC4FDF">
              <w:rPr>
                <w:sz w:val="28"/>
                <w:szCs w:val="28"/>
              </w:rPr>
              <w:t xml:space="preserve"> </w:t>
            </w:r>
            <w:proofErr w:type="spellStart"/>
            <w:r w:rsidRPr="00DC4FDF">
              <w:rPr>
                <w:sz w:val="28"/>
                <w:szCs w:val="28"/>
              </w:rPr>
              <w:t>dịch</w:t>
            </w:r>
            <w:proofErr w:type="spellEnd"/>
            <w:r w:rsidRPr="00DC4FDF">
              <w:rPr>
                <w:sz w:val="28"/>
                <w:szCs w:val="28"/>
              </w:rPr>
              <w:t xml:space="preserve"> (Compiled)</w:t>
            </w:r>
          </w:p>
        </w:tc>
        <w:tc>
          <w:tcPr>
            <w:tcW w:w="2880" w:type="dxa"/>
            <w:tcBorders>
              <w:top w:val="single" w:sz="4" w:space="0" w:color="auto"/>
              <w:left w:val="single" w:sz="4" w:space="0" w:color="auto"/>
              <w:bottom w:val="single" w:sz="4" w:space="0" w:color="auto"/>
              <w:right w:val="single" w:sz="4" w:space="0" w:color="auto"/>
            </w:tcBorders>
            <w:vAlign w:val="center"/>
            <w:hideMark/>
          </w:tcPr>
          <w:p w14:paraId="5FF23ECB" w14:textId="629D300A" w:rsidR="00747481" w:rsidRPr="00DC4FDF" w:rsidRDefault="00747481" w:rsidP="00747481">
            <w:pPr>
              <w:tabs>
                <w:tab w:val="left" w:pos="984"/>
              </w:tabs>
              <w:jc w:val="center"/>
              <w:rPr>
                <w:sz w:val="28"/>
                <w:szCs w:val="28"/>
              </w:rPr>
            </w:pPr>
            <w:r w:rsidRPr="00DC4FDF">
              <w:rPr>
                <w:sz w:val="28"/>
                <w:szCs w:val="28"/>
              </w:rPr>
              <w:t xml:space="preserve">Thông </w:t>
            </w:r>
            <w:proofErr w:type="spellStart"/>
            <w:r w:rsidRPr="00DC4FDF">
              <w:rPr>
                <w:sz w:val="28"/>
                <w:szCs w:val="28"/>
              </w:rPr>
              <w:t>dịch</w:t>
            </w:r>
            <w:proofErr w:type="spellEnd"/>
          </w:p>
          <w:p w14:paraId="6B5FD2B3" w14:textId="77777777" w:rsidR="00747481" w:rsidRPr="00DC4FDF" w:rsidRDefault="00747481" w:rsidP="00747481">
            <w:pPr>
              <w:tabs>
                <w:tab w:val="left" w:pos="984"/>
              </w:tabs>
              <w:jc w:val="center"/>
              <w:rPr>
                <w:sz w:val="28"/>
                <w:szCs w:val="28"/>
              </w:rPr>
            </w:pPr>
            <w:r w:rsidRPr="00DC4FDF">
              <w:rPr>
                <w:sz w:val="28"/>
                <w:szCs w:val="28"/>
              </w:rPr>
              <w:t>(Interpreted)</w:t>
            </w:r>
          </w:p>
        </w:tc>
      </w:tr>
      <w:tr w:rsidR="00747481" w:rsidRPr="00DC4FDF" w14:paraId="7DD9EFEF" w14:textId="77777777" w:rsidTr="00747481">
        <w:tc>
          <w:tcPr>
            <w:tcW w:w="2880" w:type="dxa"/>
            <w:tcBorders>
              <w:top w:val="single" w:sz="4" w:space="0" w:color="auto"/>
              <w:left w:val="single" w:sz="4" w:space="0" w:color="auto"/>
              <w:bottom w:val="single" w:sz="4" w:space="0" w:color="auto"/>
              <w:right w:val="single" w:sz="4" w:space="0" w:color="auto"/>
            </w:tcBorders>
            <w:vAlign w:val="center"/>
            <w:hideMark/>
          </w:tcPr>
          <w:p w14:paraId="1C646F56" w14:textId="77777777" w:rsidR="00747481" w:rsidRPr="00DC4FDF" w:rsidRDefault="00747481" w:rsidP="00747481">
            <w:pPr>
              <w:tabs>
                <w:tab w:val="left" w:pos="984"/>
              </w:tabs>
              <w:jc w:val="center"/>
              <w:rPr>
                <w:sz w:val="28"/>
                <w:szCs w:val="28"/>
              </w:rPr>
            </w:pPr>
            <w:proofErr w:type="spellStart"/>
            <w:r w:rsidRPr="00DC4FDF">
              <w:rPr>
                <w:sz w:val="28"/>
                <w:szCs w:val="28"/>
              </w:rPr>
              <w:t>Tốc</w:t>
            </w:r>
            <w:proofErr w:type="spellEnd"/>
            <w:r w:rsidRPr="00DC4FDF">
              <w:rPr>
                <w:sz w:val="28"/>
                <w:szCs w:val="28"/>
              </w:rPr>
              <w:t xml:space="preserve"> </w:t>
            </w:r>
            <w:proofErr w:type="spellStart"/>
            <w:r w:rsidRPr="00DC4FDF">
              <w:rPr>
                <w:sz w:val="28"/>
                <w:szCs w:val="28"/>
              </w:rPr>
              <w:t>độ</w:t>
            </w:r>
            <w:proofErr w:type="spellEnd"/>
            <w:r w:rsidRPr="00DC4FDF">
              <w:rPr>
                <w:sz w:val="28"/>
                <w:szCs w:val="28"/>
              </w:rPr>
              <w:t xml:space="preserve"> </w:t>
            </w:r>
            <w:proofErr w:type="spellStart"/>
            <w:r w:rsidRPr="00DC4FDF">
              <w:rPr>
                <w:sz w:val="28"/>
                <w:szCs w:val="28"/>
              </w:rPr>
              <w:t>xử</w:t>
            </w:r>
            <w:proofErr w:type="spellEnd"/>
            <w:r w:rsidRPr="00DC4FDF">
              <w:rPr>
                <w:sz w:val="28"/>
                <w:szCs w:val="28"/>
              </w:rPr>
              <w:t xml:space="preserve"> </w:t>
            </w:r>
            <w:proofErr w:type="spellStart"/>
            <w:r w:rsidRPr="00DC4FDF">
              <w:rPr>
                <w:sz w:val="28"/>
                <w:szCs w:val="28"/>
              </w:rPr>
              <w:t>lý</w:t>
            </w:r>
            <w:proofErr w:type="spellEnd"/>
          </w:p>
        </w:tc>
        <w:tc>
          <w:tcPr>
            <w:tcW w:w="2880" w:type="dxa"/>
            <w:tcBorders>
              <w:top w:val="single" w:sz="4" w:space="0" w:color="auto"/>
              <w:left w:val="single" w:sz="4" w:space="0" w:color="auto"/>
              <w:bottom w:val="single" w:sz="4" w:space="0" w:color="auto"/>
              <w:right w:val="single" w:sz="4" w:space="0" w:color="auto"/>
            </w:tcBorders>
            <w:vAlign w:val="center"/>
            <w:hideMark/>
          </w:tcPr>
          <w:p w14:paraId="541008AA" w14:textId="4348DFF3" w:rsidR="00747481" w:rsidRPr="00DC4FDF" w:rsidRDefault="00747481" w:rsidP="00747481">
            <w:pPr>
              <w:tabs>
                <w:tab w:val="left" w:pos="984"/>
              </w:tabs>
              <w:jc w:val="center"/>
              <w:rPr>
                <w:sz w:val="28"/>
                <w:szCs w:val="28"/>
              </w:rPr>
            </w:pPr>
            <w:proofErr w:type="spellStart"/>
            <w:r w:rsidRPr="00DC4FDF">
              <w:rPr>
                <w:sz w:val="28"/>
                <w:szCs w:val="28"/>
              </w:rPr>
              <w:t>Rất</w:t>
            </w:r>
            <w:proofErr w:type="spellEnd"/>
            <w:r w:rsidRPr="00DC4FDF">
              <w:rPr>
                <w:sz w:val="28"/>
                <w:szCs w:val="28"/>
              </w:rPr>
              <w:t xml:space="preserve"> </w:t>
            </w:r>
            <w:proofErr w:type="spellStart"/>
            <w:r w:rsidRPr="00DC4FDF">
              <w:rPr>
                <w:sz w:val="28"/>
                <w:szCs w:val="28"/>
              </w:rPr>
              <w:t>cao</w:t>
            </w:r>
            <w:proofErr w:type="spellEnd"/>
            <w:r w:rsidRPr="00DC4FDF">
              <w:rPr>
                <w:sz w:val="28"/>
                <w:szCs w:val="28"/>
              </w:rPr>
              <w:t xml:space="preserve">, </w:t>
            </w:r>
            <w:proofErr w:type="spellStart"/>
            <w:r w:rsidRPr="00DC4FDF">
              <w:rPr>
                <w:sz w:val="28"/>
                <w:szCs w:val="28"/>
              </w:rPr>
              <w:t>tối</w:t>
            </w:r>
            <w:proofErr w:type="spellEnd"/>
            <w:r w:rsidRPr="00DC4FDF">
              <w:rPr>
                <w:sz w:val="28"/>
                <w:szCs w:val="28"/>
              </w:rPr>
              <w:t xml:space="preserve"> </w:t>
            </w:r>
            <w:proofErr w:type="spellStart"/>
            <w:r w:rsidRPr="00DC4FDF">
              <w:rPr>
                <w:sz w:val="28"/>
                <w:szCs w:val="28"/>
              </w:rPr>
              <w:t>ưu</w:t>
            </w:r>
            <w:proofErr w:type="spellEnd"/>
          </w:p>
          <w:p w14:paraId="0629341C" w14:textId="77777777" w:rsidR="00747481" w:rsidRPr="00DC4FDF" w:rsidRDefault="00747481" w:rsidP="00747481">
            <w:pPr>
              <w:tabs>
                <w:tab w:val="left" w:pos="984"/>
              </w:tabs>
              <w:jc w:val="center"/>
              <w:rPr>
                <w:sz w:val="28"/>
                <w:szCs w:val="28"/>
              </w:rPr>
            </w:pPr>
            <w:proofErr w:type="spellStart"/>
            <w:r w:rsidRPr="00DC4FDF">
              <w:rPr>
                <w:sz w:val="28"/>
                <w:szCs w:val="28"/>
              </w:rPr>
              <w:t>cho</w:t>
            </w:r>
            <w:proofErr w:type="spellEnd"/>
            <w:r w:rsidRPr="00DC4FDF">
              <w:rPr>
                <w:sz w:val="28"/>
                <w:szCs w:val="28"/>
              </w:rPr>
              <w:t xml:space="preserve"> </w:t>
            </w:r>
            <w:proofErr w:type="spellStart"/>
            <w:r w:rsidRPr="00DC4FDF">
              <w:rPr>
                <w:sz w:val="28"/>
                <w:szCs w:val="28"/>
              </w:rPr>
              <w:t>thuật</w:t>
            </w:r>
            <w:proofErr w:type="spellEnd"/>
            <w:r w:rsidRPr="00DC4FDF">
              <w:rPr>
                <w:sz w:val="28"/>
                <w:szCs w:val="28"/>
              </w:rPr>
              <w:t xml:space="preserve"> </w:t>
            </w:r>
            <w:proofErr w:type="spellStart"/>
            <w:r w:rsidRPr="00DC4FDF">
              <w:rPr>
                <w:sz w:val="28"/>
                <w:szCs w:val="28"/>
              </w:rPr>
              <w:t>toán</w:t>
            </w:r>
            <w:proofErr w:type="spellEnd"/>
            <w:r w:rsidRPr="00DC4FDF">
              <w:rPr>
                <w:sz w:val="28"/>
                <w:szCs w:val="28"/>
              </w:rPr>
              <w:t xml:space="preserve"> </w:t>
            </w:r>
            <w:proofErr w:type="spellStart"/>
            <w:r w:rsidRPr="00DC4FDF">
              <w:rPr>
                <w:sz w:val="28"/>
                <w:szCs w:val="28"/>
              </w:rPr>
              <w:t>mã</w:t>
            </w:r>
            <w:proofErr w:type="spellEnd"/>
            <w:r w:rsidRPr="00DC4FDF">
              <w:rPr>
                <w:sz w:val="28"/>
                <w:szCs w:val="28"/>
              </w:rPr>
              <w:t xml:space="preserve"> </w:t>
            </w:r>
            <w:proofErr w:type="spellStart"/>
            <w:r w:rsidRPr="00DC4FDF">
              <w:rPr>
                <w:sz w:val="28"/>
                <w:szCs w:val="28"/>
              </w:rPr>
              <w:t>hóa</w:t>
            </w:r>
            <w:proofErr w:type="spellEnd"/>
          </w:p>
        </w:tc>
        <w:tc>
          <w:tcPr>
            <w:tcW w:w="2880" w:type="dxa"/>
            <w:tcBorders>
              <w:top w:val="single" w:sz="4" w:space="0" w:color="auto"/>
              <w:left w:val="single" w:sz="4" w:space="0" w:color="auto"/>
              <w:bottom w:val="single" w:sz="4" w:space="0" w:color="auto"/>
              <w:right w:val="single" w:sz="4" w:space="0" w:color="auto"/>
            </w:tcBorders>
            <w:vAlign w:val="center"/>
            <w:hideMark/>
          </w:tcPr>
          <w:p w14:paraId="75C0BB2F" w14:textId="77777777" w:rsidR="00747481" w:rsidRPr="00DC4FDF" w:rsidRDefault="00747481" w:rsidP="00747481">
            <w:pPr>
              <w:tabs>
                <w:tab w:val="left" w:pos="984"/>
              </w:tabs>
              <w:jc w:val="center"/>
              <w:rPr>
                <w:sz w:val="28"/>
                <w:szCs w:val="28"/>
              </w:rPr>
            </w:pPr>
            <w:proofErr w:type="spellStart"/>
            <w:r w:rsidRPr="00DC4FDF">
              <w:rPr>
                <w:sz w:val="28"/>
                <w:szCs w:val="28"/>
              </w:rPr>
              <w:t>Thấp</w:t>
            </w:r>
            <w:proofErr w:type="spellEnd"/>
            <w:r w:rsidRPr="00DC4FDF">
              <w:rPr>
                <w:sz w:val="28"/>
                <w:szCs w:val="28"/>
              </w:rPr>
              <w:t xml:space="preserve"> </w:t>
            </w:r>
            <w:proofErr w:type="spellStart"/>
            <w:r w:rsidRPr="00DC4FDF">
              <w:rPr>
                <w:sz w:val="28"/>
                <w:szCs w:val="28"/>
              </w:rPr>
              <w:t>hơn</w:t>
            </w:r>
            <w:proofErr w:type="spellEnd"/>
            <w:r w:rsidRPr="00DC4FDF">
              <w:rPr>
                <w:sz w:val="28"/>
                <w:szCs w:val="28"/>
              </w:rPr>
              <w:t xml:space="preserve"> C++</w:t>
            </w:r>
          </w:p>
        </w:tc>
      </w:tr>
      <w:tr w:rsidR="00747481" w:rsidRPr="00DC4FDF" w14:paraId="063AD4D7" w14:textId="77777777" w:rsidTr="00747481">
        <w:tc>
          <w:tcPr>
            <w:tcW w:w="2880" w:type="dxa"/>
            <w:tcBorders>
              <w:top w:val="single" w:sz="4" w:space="0" w:color="auto"/>
              <w:left w:val="single" w:sz="4" w:space="0" w:color="auto"/>
              <w:bottom w:val="single" w:sz="4" w:space="0" w:color="auto"/>
              <w:right w:val="single" w:sz="4" w:space="0" w:color="auto"/>
            </w:tcBorders>
            <w:vAlign w:val="center"/>
            <w:hideMark/>
          </w:tcPr>
          <w:p w14:paraId="2CD69963" w14:textId="77777777" w:rsidR="00747481" w:rsidRPr="00DC4FDF" w:rsidRDefault="00747481" w:rsidP="00747481">
            <w:pPr>
              <w:tabs>
                <w:tab w:val="left" w:pos="984"/>
              </w:tabs>
              <w:jc w:val="center"/>
              <w:rPr>
                <w:sz w:val="28"/>
                <w:szCs w:val="28"/>
              </w:rPr>
            </w:pPr>
            <w:r w:rsidRPr="00DC4FDF">
              <w:rPr>
                <w:sz w:val="28"/>
                <w:szCs w:val="28"/>
              </w:rPr>
              <w:t xml:space="preserve">Hiệu </w:t>
            </w:r>
            <w:proofErr w:type="spellStart"/>
            <w:r w:rsidRPr="00DC4FDF">
              <w:rPr>
                <w:sz w:val="28"/>
                <w:szCs w:val="28"/>
              </w:rPr>
              <w:t>năng</w:t>
            </w:r>
            <w:proofErr w:type="spellEnd"/>
            <w:r w:rsidRPr="00DC4FDF">
              <w:rPr>
                <w:sz w:val="28"/>
                <w:szCs w:val="28"/>
              </w:rPr>
              <w:t xml:space="preserve"> </w:t>
            </w:r>
            <w:proofErr w:type="spellStart"/>
            <w:r w:rsidRPr="00DC4FDF">
              <w:rPr>
                <w:sz w:val="28"/>
                <w:szCs w:val="28"/>
              </w:rPr>
              <w:t>hệ</w:t>
            </w:r>
            <w:proofErr w:type="spellEnd"/>
            <w:r w:rsidRPr="00DC4FDF">
              <w:rPr>
                <w:sz w:val="28"/>
                <w:szCs w:val="28"/>
              </w:rPr>
              <w:t xml:space="preserve"> </w:t>
            </w:r>
            <w:proofErr w:type="spellStart"/>
            <w:r w:rsidRPr="00DC4FDF">
              <w:rPr>
                <w:sz w:val="28"/>
                <w:szCs w:val="28"/>
              </w:rPr>
              <w:t>thống</w:t>
            </w:r>
            <w:proofErr w:type="spellEnd"/>
          </w:p>
        </w:tc>
        <w:tc>
          <w:tcPr>
            <w:tcW w:w="2880" w:type="dxa"/>
            <w:tcBorders>
              <w:top w:val="single" w:sz="4" w:space="0" w:color="auto"/>
              <w:left w:val="single" w:sz="4" w:space="0" w:color="auto"/>
              <w:bottom w:val="single" w:sz="4" w:space="0" w:color="auto"/>
              <w:right w:val="single" w:sz="4" w:space="0" w:color="auto"/>
            </w:tcBorders>
            <w:vAlign w:val="center"/>
            <w:hideMark/>
          </w:tcPr>
          <w:p w14:paraId="3FC744A8" w14:textId="77777777" w:rsidR="00747481" w:rsidRPr="00DC4FDF" w:rsidRDefault="00747481" w:rsidP="00747481">
            <w:pPr>
              <w:tabs>
                <w:tab w:val="left" w:pos="984"/>
              </w:tabs>
              <w:jc w:val="center"/>
              <w:rPr>
                <w:sz w:val="28"/>
                <w:szCs w:val="28"/>
              </w:rPr>
            </w:pPr>
            <w:r w:rsidRPr="00DC4FDF">
              <w:rPr>
                <w:sz w:val="28"/>
                <w:szCs w:val="28"/>
              </w:rPr>
              <w:t xml:space="preserve">Cao, </w:t>
            </w:r>
            <w:proofErr w:type="spellStart"/>
            <w:r w:rsidRPr="00DC4FDF">
              <w:rPr>
                <w:sz w:val="28"/>
                <w:szCs w:val="28"/>
              </w:rPr>
              <w:t>phù</w:t>
            </w:r>
            <w:proofErr w:type="spellEnd"/>
            <w:r w:rsidRPr="00DC4FDF">
              <w:rPr>
                <w:sz w:val="28"/>
                <w:szCs w:val="28"/>
              </w:rPr>
              <w:t xml:space="preserve"> </w:t>
            </w:r>
            <w:proofErr w:type="spellStart"/>
            <w:r w:rsidRPr="00DC4FDF">
              <w:rPr>
                <w:sz w:val="28"/>
                <w:szCs w:val="28"/>
              </w:rPr>
              <w:t>hợp</w:t>
            </w:r>
            <w:proofErr w:type="spellEnd"/>
            <w:r w:rsidRPr="00DC4FDF">
              <w:rPr>
                <w:sz w:val="28"/>
                <w:szCs w:val="28"/>
              </w:rPr>
              <w:t xml:space="preserve"> </w:t>
            </w:r>
            <w:proofErr w:type="spellStart"/>
            <w:r w:rsidRPr="00DC4FDF">
              <w:rPr>
                <w:sz w:val="28"/>
                <w:szCs w:val="28"/>
              </w:rPr>
              <w:t>xử</w:t>
            </w:r>
            <w:proofErr w:type="spellEnd"/>
            <w:r w:rsidRPr="00DC4FDF">
              <w:rPr>
                <w:sz w:val="28"/>
                <w:szCs w:val="28"/>
              </w:rPr>
              <w:t xml:space="preserve"> </w:t>
            </w:r>
            <w:proofErr w:type="spellStart"/>
            <w:r w:rsidRPr="00DC4FDF">
              <w:rPr>
                <w:sz w:val="28"/>
                <w:szCs w:val="28"/>
              </w:rPr>
              <w:t>lý</w:t>
            </w:r>
            <w:proofErr w:type="spellEnd"/>
            <w:r w:rsidRPr="00DC4FDF">
              <w:rPr>
                <w:sz w:val="28"/>
                <w:szCs w:val="28"/>
              </w:rPr>
              <w:t xml:space="preserve"> </w:t>
            </w:r>
            <w:proofErr w:type="spellStart"/>
            <w:r w:rsidRPr="00DC4FDF">
              <w:rPr>
                <w:sz w:val="28"/>
                <w:szCs w:val="28"/>
              </w:rPr>
              <w:t>dữ</w:t>
            </w:r>
            <w:proofErr w:type="spellEnd"/>
            <w:r w:rsidRPr="00DC4FDF">
              <w:rPr>
                <w:sz w:val="28"/>
                <w:szCs w:val="28"/>
              </w:rPr>
              <w:t xml:space="preserve"> </w:t>
            </w:r>
            <w:proofErr w:type="spellStart"/>
            <w:r w:rsidRPr="00DC4FDF">
              <w:rPr>
                <w:sz w:val="28"/>
                <w:szCs w:val="28"/>
              </w:rPr>
              <w:t>liệu</w:t>
            </w:r>
            <w:proofErr w:type="spellEnd"/>
            <w:r w:rsidRPr="00DC4FDF">
              <w:rPr>
                <w:sz w:val="28"/>
                <w:szCs w:val="28"/>
              </w:rPr>
              <w:t xml:space="preserve"> </w:t>
            </w:r>
            <w:proofErr w:type="spellStart"/>
            <w:r w:rsidRPr="00DC4FDF">
              <w:rPr>
                <w:sz w:val="28"/>
                <w:szCs w:val="28"/>
              </w:rPr>
              <w:t>lớn</w:t>
            </w:r>
            <w:proofErr w:type="spellEnd"/>
          </w:p>
        </w:tc>
        <w:tc>
          <w:tcPr>
            <w:tcW w:w="2880" w:type="dxa"/>
            <w:tcBorders>
              <w:top w:val="single" w:sz="4" w:space="0" w:color="auto"/>
              <w:left w:val="single" w:sz="4" w:space="0" w:color="auto"/>
              <w:bottom w:val="single" w:sz="4" w:space="0" w:color="auto"/>
              <w:right w:val="single" w:sz="4" w:space="0" w:color="auto"/>
            </w:tcBorders>
            <w:vAlign w:val="center"/>
            <w:hideMark/>
          </w:tcPr>
          <w:p w14:paraId="5AA1A4C4" w14:textId="77777777" w:rsidR="00747481" w:rsidRPr="00DC4FDF" w:rsidRDefault="00747481" w:rsidP="00747481">
            <w:pPr>
              <w:tabs>
                <w:tab w:val="left" w:pos="984"/>
              </w:tabs>
              <w:jc w:val="center"/>
              <w:rPr>
                <w:sz w:val="28"/>
                <w:szCs w:val="28"/>
              </w:rPr>
            </w:pPr>
            <w:r w:rsidRPr="00DC4FDF">
              <w:rPr>
                <w:sz w:val="28"/>
                <w:szCs w:val="28"/>
              </w:rPr>
              <w:t xml:space="preserve">Trung </w:t>
            </w:r>
            <w:proofErr w:type="spellStart"/>
            <w:r w:rsidRPr="00DC4FDF">
              <w:rPr>
                <w:sz w:val="28"/>
                <w:szCs w:val="28"/>
              </w:rPr>
              <w:t>bình</w:t>
            </w:r>
            <w:proofErr w:type="spellEnd"/>
          </w:p>
        </w:tc>
      </w:tr>
      <w:tr w:rsidR="00747481" w:rsidRPr="00DC4FDF" w14:paraId="594F0E62" w14:textId="77777777" w:rsidTr="00747481">
        <w:tc>
          <w:tcPr>
            <w:tcW w:w="2880" w:type="dxa"/>
            <w:tcBorders>
              <w:top w:val="single" w:sz="4" w:space="0" w:color="auto"/>
              <w:left w:val="single" w:sz="4" w:space="0" w:color="auto"/>
              <w:bottom w:val="single" w:sz="4" w:space="0" w:color="auto"/>
              <w:right w:val="single" w:sz="4" w:space="0" w:color="auto"/>
            </w:tcBorders>
            <w:vAlign w:val="center"/>
            <w:hideMark/>
          </w:tcPr>
          <w:p w14:paraId="1A03E338" w14:textId="5DC451D4" w:rsidR="00747481" w:rsidRPr="00DC4FDF" w:rsidRDefault="00747481" w:rsidP="00747481">
            <w:pPr>
              <w:tabs>
                <w:tab w:val="left" w:pos="984"/>
              </w:tabs>
              <w:jc w:val="center"/>
              <w:rPr>
                <w:sz w:val="28"/>
                <w:szCs w:val="28"/>
              </w:rPr>
            </w:pPr>
            <w:r w:rsidRPr="00DC4FDF">
              <w:rPr>
                <w:sz w:val="28"/>
                <w:szCs w:val="28"/>
              </w:rPr>
              <w:t xml:space="preserve">Thao </w:t>
            </w:r>
            <w:proofErr w:type="spellStart"/>
            <w:r w:rsidRPr="00DC4FDF">
              <w:rPr>
                <w:sz w:val="28"/>
                <w:szCs w:val="28"/>
              </w:rPr>
              <w:t>tác</w:t>
            </w:r>
            <w:proofErr w:type="spellEnd"/>
            <w:r w:rsidRPr="00DC4FDF">
              <w:rPr>
                <w:sz w:val="28"/>
                <w:szCs w:val="28"/>
              </w:rPr>
              <w:t xml:space="preserve"> bit</w:t>
            </w:r>
          </w:p>
          <w:p w14:paraId="2230AE24" w14:textId="4F842913" w:rsidR="00747481" w:rsidRPr="00DC4FDF" w:rsidRDefault="00747481" w:rsidP="00747481">
            <w:pPr>
              <w:tabs>
                <w:tab w:val="left" w:pos="984"/>
              </w:tabs>
              <w:jc w:val="center"/>
              <w:rPr>
                <w:sz w:val="28"/>
                <w:szCs w:val="28"/>
              </w:rPr>
            </w:pPr>
            <w:r w:rsidRPr="00DC4FDF">
              <w:rPr>
                <w:sz w:val="28"/>
                <w:szCs w:val="28"/>
              </w:rPr>
              <w:t>(XOR, SHIFT, AND,</w:t>
            </w:r>
          </w:p>
          <w:p w14:paraId="409569E7" w14:textId="77777777" w:rsidR="00747481" w:rsidRPr="00DC4FDF" w:rsidRDefault="00747481" w:rsidP="00747481">
            <w:pPr>
              <w:tabs>
                <w:tab w:val="left" w:pos="984"/>
              </w:tabs>
              <w:jc w:val="center"/>
              <w:rPr>
                <w:sz w:val="28"/>
                <w:szCs w:val="28"/>
              </w:rPr>
            </w:pPr>
            <w:r w:rsidRPr="00DC4FDF">
              <w:rPr>
                <w:sz w:val="28"/>
                <w:szCs w:val="28"/>
              </w:rPr>
              <w:t>OR)</w:t>
            </w:r>
          </w:p>
        </w:tc>
        <w:tc>
          <w:tcPr>
            <w:tcW w:w="2880" w:type="dxa"/>
            <w:tcBorders>
              <w:top w:val="single" w:sz="4" w:space="0" w:color="auto"/>
              <w:left w:val="single" w:sz="4" w:space="0" w:color="auto"/>
              <w:bottom w:val="single" w:sz="4" w:space="0" w:color="auto"/>
              <w:right w:val="single" w:sz="4" w:space="0" w:color="auto"/>
            </w:tcBorders>
            <w:vAlign w:val="center"/>
            <w:hideMark/>
          </w:tcPr>
          <w:p w14:paraId="3F0CA00E" w14:textId="77777777" w:rsidR="00747481" w:rsidRPr="00DC4FDF" w:rsidRDefault="00747481" w:rsidP="00747481">
            <w:pPr>
              <w:tabs>
                <w:tab w:val="left" w:pos="984"/>
              </w:tabs>
              <w:jc w:val="center"/>
              <w:rPr>
                <w:sz w:val="28"/>
                <w:szCs w:val="28"/>
              </w:rPr>
            </w:pPr>
            <w:proofErr w:type="spellStart"/>
            <w:r w:rsidRPr="00DC4FDF">
              <w:rPr>
                <w:sz w:val="28"/>
                <w:szCs w:val="28"/>
              </w:rPr>
              <w:t>Trực</w:t>
            </w:r>
            <w:proofErr w:type="spellEnd"/>
            <w:r w:rsidRPr="00DC4FDF">
              <w:rPr>
                <w:sz w:val="28"/>
                <w:szCs w:val="28"/>
              </w:rPr>
              <w:t xml:space="preserve"> </w:t>
            </w:r>
            <w:proofErr w:type="spellStart"/>
            <w:r w:rsidRPr="00DC4FDF">
              <w:rPr>
                <w:sz w:val="28"/>
                <w:szCs w:val="28"/>
              </w:rPr>
              <w:t>tiếp</w:t>
            </w:r>
            <w:proofErr w:type="spellEnd"/>
            <w:r w:rsidRPr="00DC4FDF">
              <w:rPr>
                <w:sz w:val="28"/>
                <w:szCs w:val="28"/>
              </w:rPr>
              <w:t xml:space="preserve">, </w:t>
            </w:r>
            <w:proofErr w:type="spellStart"/>
            <w:r w:rsidRPr="00DC4FDF">
              <w:rPr>
                <w:sz w:val="28"/>
                <w:szCs w:val="28"/>
              </w:rPr>
              <w:t>rất</w:t>
            </w:r>
            <w:proofErr w:type="spellEnd"/>
            <w:r w:rsidRPr="00DC4FDF">
              <w:rPr>
                <w:sz w:val="28"/>
                <w:szCs w:val="28"/>
              </w:rPr>
              <w:t xml:space="preserve"> </w:t>
            </w:r>
            <w:proofErr w:type="spellStart"/>
            <w:r w:rsidRPr="00DC4FDF">
              <w:rPr>
                <w:sz w:val="28"/>
                <w:szCs w:val="28"/>
              </w:rPr>
              <w:t>mạnh</w:t>
            </w:r>
            <w:proofErr w:type="spellEnd"/>
          </w:p>
        </w:tc>
        <w:tc>
          <w:tcPr>
            <w:tcW w:w="2880" w:type="dxa"/>
            <w:tcBorders>
              <w:top w:val="single" w:sz="4" w:space="0" w:color="auto"/>
              <w:left w:val="single" w:sz="4" w:space="0" w:color="auto"/>
              <w:bottom w:val="single" w:sz="4" w:space="0" w:color="auto"/>
              <w:right w:val="single" w:sz="4" w:space="0" w:color="auto"/>
            </w:tcBorders>
            <w:vAlign w:val="center"/>
            <w:hideMark/>
          </w:tcPr>
          <w:p w14:paraId="62650A75" w14:textId="77777777" w:rsidR="00747481" w:rsidRPr="00DC4FDF" w:rsidRDefault="00747481" w:rsidP="00747481">
            <w:pPr>
              <w:tabs>
                <w:tab w:val="left" w:pos="984"/>
              </w:tabs>
              <w:jc w:val="center"/>
              <w:rPr>
                <w:sz w:val="28"/>
                <w:szCs w:val="28"/>
              </w:rPr>
            </w:pPr>
            <w:proofErr w:type="spellStart"/>
            <w:r w:rsidRPr="00DC4FDF">
              <w:rPr>
                <w:sz w:val="28"/>
                <w:szCs w:val="28"/>
              </w:rPr>
              <w:t>Hạn</w:t>
            </w:r>
            <w:proofErr w:type="spellEnd"/>
            <w:r w:rsidRPr="00DC4FDF">
              <w:rPr>
                <w:sz w:val="28"/>
                <w:szCs w:val="28"/>
              </w:rPr>
              <w:t xml:space="preserve"> </w:t>
            </w:r>
            <w:proofErr w:type="spellStart"/>
            <w:r w:rsidRPr="00DC4FDF">
              <w:rPr>
                <w:sz w:val="28"/>
                <w:szCs w:val="28"/>
              </w:rPr>
              <w:t>chế</w:t>
            </w:r>
            <w:proofErr w:type="spellEnd"/>
            <w:r w:rsidRPr="00DC4FDF">
              <w:rPr>
                <w:sz w:val="28"/>
                <w:szCs w:val="28"/>
              </w:rPr>
              <w:t xml:space="preserve"> </w:t>
            </w:r>
            <w:proofErr w:type="spellStart"/>
            <w:r w:rsidRPr="00DC4FDF">
              <w:rPr>
                <w:sz w:val="28"/>
                <w:szCs w:val="28"/>
              </w:rPr>
              <w:t>hơn</w:t>
            </w:r>
            <w:proofErr w:type="spellEnd"/>
            <w:r w:rsidRPr="00DC4FDF">
              <w:rPr>
                <w:sz w:val="28"/>
                <w:szCs w:val="28"/>
              </w:rPr>
              <w:t xml:space="preserve">, </w:t>
            </w:r>
            <w:proofErr w:type="spellStart"/>
            <w:r w:rsidRPr="00DC4FDF">
              <w:rPr>
                <w:sz w:val="28"/>
                <w:szCs w:val="28"/>
              </w:rPr>
              <w:t>gián</w:t>
            </w:r>
            <w:proofErr w:type="spellEnd"/>
            <w:r w:rsidRPr="00DC4FDF">
              <w:rPr>
                <w:sz w:val="28"/>
                <w:szCs w:val="28"/>
              </w:rPr>
              <w:t xml:space="preserve"> </w:t>
            </w:r>
            <w:proofErr w:type="spellStart"/>
            <w:r w:rsidRPr="00DC4FDF">
              <w:rPr>
                <w:sz w:val="28"/>
                <w:szCs w:val="28"/>
              </w:rPr>
              <w:t>tiếp</w:t>
            </w:r>
            <w:proofErr w:type="spellEnd"/>
          </w:p>
        </w:tc>
      </w:tr>
      <w:tr w:rsidR="00747481" w:rsidRPr="00DC4FDF" w14:paraId="43335D51" w14:textId="77777777" w:rsidTr="00747481">
        <w:tc>
          <w:tcPr>
            <w:tcW w:w="2880" w:type="dxa"/>
            <w:tcBorders>
              <w:top w:val="single" w:sz="4" w:space="0" w:color="auto"/>
              <w:left w:val="single" w:sz="4" w:space="0" w:color="auto"/>
              <w:bottom w:val="single" w:sz="4" w:space="0" w:color="auto"/>
              <w:right w:val="single" w:sz="4" w:space="0" w:color="auto"/>
            </w:tcBorders>
            <w:vAlign w:val="center"/>
            <w:hideMark/>
          </w:tcPr>
          <w:p w14:paraId="48E7A450" w14:textId="1C28AFCC" w:rsidR="00747481" w:rsidRPr="00DC4FDF" w:rsidRDefault="00747481" w:rsidP="00747481">
            <w:pPr>
              <w:tabs>
                <w:tab w:val="left" w:pos="984"/>
              </w:tabs>
              <w:jc w:val="center"/>
              <w:rPr>
                <w:sz w:val="28"/>
                <w:szCs w:val="28"/>
              </w:rPr>
            </w:pPr>
            <w:proofErr w:type="spellStart"/>
            <w:r w:rsidRPr="00DC4FDF">
              <w:rPr>
                <w:sz w:val="28"/>
                <w:szCs w:val="28"/>
              </w:rPr>
              <w:t>Số</w:t>
            </w:r>
            <w:proofErr w:type="spellEnd"/>
            <w:r w:rsidRPr="00DC4FDF">
              <w:rPr>
                <w:sz w:val="28"/>
                <w:szCs w:val="28"/>
              </w:rPr>
              <w:t xml:space="preserve"> </w:t>
            </w:r>
            <w:proofErr w:type="spellStart"/>
            <w:r w:rsidRPr="00DC4FDF">
              <w:rPr>
                <w:sz w:val="28"/>
                <w:szCs w:val="28"/>
              </w:rPr>
              <w:t>học</w:t>
            </w:r>
            <w:proofErr w:type="spellEnd"/>
            <w:r w:rsidRPr="00DC4FDF">
              <w:rPr>
                <w:sz w:val="28"/>
                <w:szCs w:val="28"/>
              </w:rPr>
              <w:t xml:space="preserve"> </w:t>
            </w:r>
            <w:proofErr w:type="spellStart"/>
            <w:r w:rsidRPr="00DC4FDF">
              <w:rPr>
                <w:sz w:val="28"/>
                <w:szCs w:val="28"/>
              </w:rPr>
              <w:t>lớn</w:t>
            </w:r>
            <w:proofErr w:type="spellEnd"/>
          </w:p>
          <w:p w14:paraId="79975B50" w14:textId="77777777" w:rsidR="00747481" w:rsidRPr="00DC4FDF" w:rsidRDefault="00747481" w:rsidP="00747481">
            <w:pPr>
              <w:tabs>
                <w:tab w:val="left" w:pos="984"/>
              </w:tabs>
              <w:jc w:val="center"/>
              <w:rPr>
                <w:sz w:val="28"/>
                <w:szCs w:val="28"/>
              </w:rPr>
            </w:pPr>
            <w:r w:rsidRPr="00DC4FDF">
              <w:rPr>
                <w:sz w:val="28"/>
                <w:szCs w:val="28"/>
              </w:rPr>
              <w:t>(Big Integer)</w:t>
            </w:r>
          </w:p>
        </w:tc>
        <w:tc>
          <w:tcPr>
            <w:tcW w:w="2880" w:type="dxa"/>
            <w:tcBorders>
              <w:top w:val="single" w:sz="4" w:space="0" w:color="auto"/>
              <w:left w:val="single" w:sz="4" w:space="0" w:color="auto"/>
              <w:bottom w:val="single" w:sz="4" w:space="0" w:color="auto"/>
              <w:right w:val="single" w:sz="4" w:space="0" w:color="auto"/>
            </w:tcBorders>
            <w:vAlign w:val="center"/>
            <w:hideMark/>
          </w:tcPr>
          <w:p w14:paraId="3E970C7D" w14:textId="5FECDC2E" w:rsidR="00747481" w:rsidRPr="00DC4FDF" w:rsidRDefault="00747481" w:rsidP="00747481">
            <w:pPr>
              <w:tabs>
                <w:tab w:val="left" w:pos="984"/>
              </w:tabs>
              <w:jc w:val="center"/>
              <w:rPr>
                <w:sz w:val="28"/>
                <w:szCs w:val="28"/>
              </w:rPr>
            </w:pPr>
            <w:proofErr w:type="spellStart"/>
            <w:r w:rsidRPr="00DC4FDF">
              <w:rPr>
                <w:sz w:val="28"/>
                <w:szCs w:val="28"/>
              </w:rPr>
              <w:t>Cần</w:t>
            </w:r>
            <w:proofErr w:type="spellEnd"/>
            <w:r w:rsidRPr="00DC4FDF">
              <w:rPr>
                <w:sz w:val="28"/>
                <w:szCs w:val="28"/>
              </w:rPr>
              <w:t xml:space="preserve"> </w:t>
            </w:r>
            <w:proofErr w:type="spellStart"/>
            <w:r w:rsidRPr="00DC4FDF">
              <w:rPr>
                <w:sz w:val="28"/>
                <w:szCs w:val="28"/>
              </w:rPr>
              <w:t>thư</w:t>
            </w:r>
            <w:proofErr w:type="spellEnd"/>
            <w:r w:rsidRPr="00DC4FDF">
              <w:rPr>
                <w:sz w:val="28"/>
                <w:szCs w:val="28"/>
              </w:rPr>
              <w:t xml:space="preserve"> </w:t>
            </w:r>
            <w:proofErr w:type="spellStart"/>
            <w:r w:rsidRPr="00DC4FDF">
              <w:rPr>
                <w:sz w:val="28"/>
                <w:szCs w:val="28"/>
              </w:rPr>
              <w:t>viện</w:t>
            </w:r>
            <w:proofErr w:type="spellEnd"/>
          </w:p>
          <w:p w14:paraId="43C6FE23" w14:textId="77777777" w:rsidR="00747481" w:rsidRPr="00DC4FDF" w:rsidRDefault="00747481" w:rsidP="00747481">
            <w:pPr>
              <w:tabs>
                <w:tab w:val="left" w:pos="984"/>
              </w:tabs>
              <w:jc w:val="center"/>
              <w:rPr>
                <w:sz w:val="28"/>
                <w:szCs w:val="28"/>
              </w:rPr>
            </w:pPr>
            <w:r w:rsidRPr="00DC4FDF">
              <w:rPr>
                <w:sz w:val="28"/>
                <w:szCs w:val="28"/>
              </w:rPr>
              <w:t>(GMP, Crypto++)</w:t>
            </w:r>
          </w:p>
        </w:tc>
        <w:tc>
          <w:tcPr>
            <w:tcW w:w="2880" w:type="dxa"/>
            <w:tcBorders>
              <w:top w:val="single" w:sz="4" w:space="0" w:color="auto"/>
              <w:left w:val="single" w:sz="4" w:space="0" w:color="auto"/>
              <w:bottom w:val="single" w:sz="4" w:space="0" w:color="auto"/>
              <w:right w:val="single" w:sz="4" w:space="0" w:color="auto"/>
            </w:tcBorders>
            <w:vAlign w:val="center"/>
            <w:hideMark/>
          </w:tcPr>
          <w:p w14:paraId="44105FAE" w14:textId="77777777" w:rsidR="00747481" w:rsidRPr="00DC4FDF" w:rsidRDefault="00747481" w:rsidP="00747481">
            <w:pPr>
              <w:tabs>
                <w:tab w:val="left" w:pos="984"/>
              </w:tabs>
              <w:jc w:val="center"/>
              <w:rPr>
                <w:sz w:val="28"/>
                <w:szCs w:val="28"/>
              </w:rPr>
            </w:pPr>
            <w:proofErr w:type="spellStart"/>
            <w:r w:rsidRPr="00DC4FDF">
              <w:rPr>
                <w:sz w:val="28"/>
                <w:szCs w:val="28"/>
              </w:rPr>
              <w:t>Hỗ</w:t>
            </w:r>
            <w:proofErr w:type="spellEnd"/>
            <w:r w:rsidRPr="00DC4FDF">
              <w:rPr>
                <w:sz w:val="28"/>
                <w:szCs w:val="28"/>
              </w:rPr>
              <w:t xml:space="preserve"> </w:t>
            </w:r>
            <w:proofErr w:type="spellStart"/>
            <w:r w:rsidRPr="00DC4FDF">
              <w:rPr>
                <w:sz w:val="28"/>
                <w:szCs w:val="28"/>
              </w:rPr>
              <w:t>trợ</w:t>
            </w:r>
            <w:proofErr w:type="spellEnd"/>
            <w:r w:rsidRPr="00DC4FDF">
              <w:rPr>
                <w:sz w:val="28"/>
                <w:szCs w:val="28"/>
              </w:rPr>
              <w:t xml:space="preserve"> </w:t>
            </w:r>
            <w:proofErr w:type="spellStart"/>
            <w:r w:rsidRPr="00DC4FDF">
              <w:rPr>
                <w:sz w:val="28"/>
                <w:szCs w:val="28"/>
              </w:rPr>
              <w:t>sẵn</w:t>
            </w:r>
            <w:proofErr w:type="spellEnd"/>
            <w:r w:rsidRPr="00DC4FDF">
              <w:rPr>
                <w:sz w:val="28"/>
                <w:szCs w:val="28"/>
              </w:rPr>
              <w:t xml:space="preserve"> (int)</w:t>
            </w:r>
          </w:p>
        </w:tc>
      </w:tr>
      <w:tr w:rsidR="00747481" w:rsidRPr="00DC4FDF" w14:paraId="7675B20F" w14:textId="77777777" w:rsidTr="00747481">
        <w:tc>
          <w:tcPr>
            <w:tcW w:w="2880" w:type="dxa"/>
            <w:tcBorders>
              <w:top w:val="single" w:sz="4" w:space="0" w:color="auto"/>
              <w:left w:val="single" w:sz="4" w:space="0" w:color="auto"/>
              <w:bottom w:val="single" w:sz="4" w:space="0" w:color="auto"/>
              <w:right w:val="single" w:sz="4" w:space="0" w:color="auto"/>
            </w:tcBorders>
            <w:vAlign w:val="center"/>
            <w:hideMark/>
          </w:tcPr>
          <w:p w14:paraId="248FD4BA" w14:textId="77777777" w:rsidR="00747481" w:rsidRPr="00DC4FDF" w:rsidRDefault="00747481" w:rsidP="00747481">
            <w:pPr>
              <w:tabs>
                <w:tab w:val="left" w:pos="984"/>
              </w:tabs>
              <w:jc w:val="center"/>
              <w:rPr>
                <w:sz w:val="28"/>
                <w:szCs w:val="28"/>
              </w:rPr>
            </w:pPr>
            <w:proofErr w:type="spellStart"/>
            <w:r w:rsidRPr="00DC4FDF">
              <w:rPr>
                <w:sz w:val="28"/>
                <w:szCs w:val="28"/>
              </w:rPr>
              <w:t>Mức</w:t>
            </w:r>
            <w:proofErr w:type="spellEnd"/>
            <w:r w:rsidRPr="00DC4FDF">
              <w:rPr>
                <w:sz w:val="28"/>
                <w:szCs w:val="28"/>
              </w:rPr>
              <w:t xml:space="preserve"> </w:t>
            </w:r>
            <w:proofErr w:type="spellStart"/>
            <w:r w:rsidRPr="00DC4FDF">
              <w:rPr>
                <w:sz w:val="28"/>
                <w:szCs w:val="28"/>
              </w:rPr>
              <w:t>độ</w:t>
            </w:r>
            <w:proofErr w:type="spellEnd"/>
            <w:r w:rsidRPr="00DC4FDF">
              <w:rPr>
                <w:sz w:val="28"/>
                <w:szCs w:val="28"/>
              </w:rPr>
              <w:t xml:space="preserve"> </w:t>
            </w:r>
            <w:proofErr w:type="spellStart"/>
            <w:r w:rsidRPr="00DC4FDF">
              <w:rPr>
                <w:sz w:val="28"/>
                <w:szCs w:val="28"/>
              </w:rPr>
              <w:t>kiểm</w:t>
            </w:r>
            <w:proofErr w:type="spellEnd"/>
            <w:r w:rsidRPr="00DC4FDF">
              <w:rPr>
                <w:sz w:val="28"/>
                <w:szCs w:val="28"/>
              </w:rPr>
              <w:t xml:space="preserve"> </w:t>
            </w:r>
            <w:proofErr w:type="spellStart"/>
            <w:r w:rsidRPr="00DC4FDF">
              <w:rPr>
                <w:sz w:val="28"/>
                <w:szCs w:val="28"/>
              </w:rPr>
              <w:t>soát</w:t>
            </w:r>
            <w:proofErr w:type="spellEnd"/>
            <w:r w:rsidRPr="00DC4FDF">
              <w:rPr>
                <w:sz w:val="28"/>
                <w:szCs w:val="28"/>
              </w:rPr>
              <w:t xml:space="preserve"> </w:t>
            </w:r>
            <w:proofErr w:type="spellStart"/>
            <w:r w:rsidRPr="00DC4FDF">
              <w:rPr>
                <w:sz w:val="28"/>
                <w:szCs w:val="28"/>
              </w:rPr>
              <w:t>hệ</w:t>
            </w:r>
            <w:proofErr w:type="spellEnd"/>
            <w:r w:rsidRPr="00DC4FDF">
              <w:rPr>
                <w:sz w:val="28"/>
                <w:szCs w:val="28"/>
              </w:rPr>
              <w:t xml:space="preserve"> </w:t>
            </w:r>
            <w:proofErr w:type="spellStart"/>
            <w:r w:rsidRPr="00DC4FDF">
              <w:rPr>
                <w:sz w:val="28"/>
                <w:szCs w:val="28"/>
              </w:rPr>
              <w:t>thống</w:t>
            </w:r>
            <w:proofErr w:type="spellEnd"/>
          </w:p>
        </w:tc>
        <w:tc>
          <w:tcPr>
            <w:tcW w:w="2880" w:type="dxa"/>
            <w:tcBorders>
              <w:top w:val="single" w:sz="4" w:space="0" w:color="auto"/>
              <w:left w:val="single" w:sz="4" w:space="0" w:color="auto"/>
              <w:bottom w:val="single" w:sz="4" w:space="0" w:color="auto"/>
              <w:right w:val="single" w:sz="4" w:space="0" w:color="auto"/>
            </w:tcBorders>
            <w:vAlign w:val="center"/>
            <w:hideMark/>
          </w:tcPr>
          <w:p w14:paraId="3CE0B76A" w14:textId="77777777" w:rsidR="00747481" w:rsidRPr="00DC4FDF" w:rsidRDefault="00747481" w:rsidP="00747481">
            <w:pPr>
              <w:tabs>
                <w:tab w:val="left" w:pos="984"/>
              </w:tabs>
              <w:jc w:val="center"/>
              <w:rPr>
                <w:sz w:val="28"/>
                <w:szCs w:val="28"/>
              </w:rPr>
            </w:pPr>
            <w:r w:rsidRPr="00DC4FDF">
              <w:rPr>
                <w:sz w:val="28"/>
                <w:szCs w:val="28"/>
              </w:rPr>
              <w:t>Cao (memory, CPU)</w:t>
            </w:r>
          </w:p>
        </w:tc>
        <w:tc>
          <w:tcPr>
            <w:tcW w:w="2880" w:type="dxa"/>
            <w:tcBorders>
              <w:top w:val="single" w:sz="4" w:space="0" w:color="auto"/>
              <w:left w:val="single" w:sz="4" w:space="0" w:color="auto"/>
              <w:bottom w:val="single" w:sz="4" w:space="0" w:color="auto"/>
              <w:right w:val="single" w:sz="4" w:space="0" w:color="auto"/>
            </w:tcBorders>
            <w:vAlign w:val="center"/>
            <w:hideMark/>
          </w:tcPr>
          <w:p w14:paraId="13E9412A" w14:textId="77777777" w:rsidR="00747481" w:rsidRPr="00DC4FDF" w:rsidRDefault="00747481" w:rsidP="00747481">
            <w:pPr>
              <w:tabs>
                <w:tab w:val="left" w:pos="984"/>
              </w:tabs>
              <w:jc w:val="center"/>
              <w:rPr>
                <w:sz w:val="28"/>
                <w:szCs w:val="28"/>
              </w:rPr>
            </w:pPr>
            <w:proofErr w:type="spellStart"/>
            <w:r w:rsidRPr="00DC4FDF">
              <w:rPr>
                <w:sz w:val="28"/>
                <w:szCs w:val="28"/>
              </w:rPr>
              <w:t>Thấp</w:t>
            </w:r>
            <w:proofErr w:type="spellEnd"/>
            <w:r w:rsidRPr="00DC4FDF">
              <w:rPr>
                <w:sz w:val="28"/>
                <w:szCs w:val="28"/>
              </w:rPr>
              <w:t xml:space="preserve"> </w:t>
            </w:r>
            <w:proofErr w:type="spellStart"/>
            <w:r w:rsidRPr="00DC4FDF">
              <w:rPr>
                <w:sz w:val="28"/>
                <w:szCs w:val="28"/>
              </w:rPr>
              <w:t>hơn</w:t>
            </w:r>
            <w:proofErr w:type="spellEnd"/>
          </w:p>
        </w:tc>
      </w:tr>
      <w:tr w:rsidR="00747481" w:rsidRPr="00DC4FDF" w14:paraId="54BBCB24" w14:textId="77777777" w:rsidTr="00747481">
        <w:tc>
          <w:tcPr>
            <w:tcW w:w="2880" w:type="dxa"/>
            <w:tcBorders>
              <w:top w:val="single" w:sz="4" w:space="0" w:color="auto"/>
              <w:left w:val="single" w:sz="4" w:space="0" w:color="auto"/>
              <w:bottom w:val="single" w:sz="4" w:space="0" w:color="auto"/>
              <w:right w:val="single" w:sz="4" w:space="0" w:color="auto"/>
            </w:tcBorders>
            <w:vAlign w:val="center"/>
            <w:hideMark/>
          </w:tcPr>
          <w:p w14:paraId="1C3CE66F" w14:textId="77777777" w:rsidR="00747481" w:rsidRPr="00DC4FDF" w:rsidRDefault="00747481" w:rsidP="00747481">
            <w:pPr>
              <w:tabs>
                <w:tab w:val="left" w:pos="984"/>
              </w:tabs>
              <w:jc w:val="center"/>
              <w:rPr>
                <w:sz w:val="28"/>
                <w:szCs w:val="28"/>
              </w:rPr>
            </w:pPr>
            <w:proofErr w:type="spellStart"/>
            <w:r w:rsidRPr="00DC4FDF">
              <w:rPr>
                <w:sz w:val="28"/>
                <w:szCs w:val="28"/>
              </w:rPr>
              <w:t>Độ</w:t>
            </w:r>
            <w:proofErr w:type="spellEnd"/>
            <w:r w:rsidRPr="00DC4FDF">
              <w:rPr>
                <w:sz w:val="28"/>
                <w:szCs w:val="28"/>
              </w:rPr>
              <w:t xml:space="preserve"> </w:t>
            </w:r>
            <w:proofErr w:type="spellStart"/>
            <w:r w:rsidRPr="00DC4FDF">
              <w:rPr>
                <w:sz w:val="28"/>
                <w:szCs w:val="28"/>
              </w:rPr>
              <w:t>phức</w:t>
            </w:r>
            <w:proofErr w:type="spellEnd"/>
            <w:r w:rsidRPr="00DC4FDF">
              <w:rPr>
                <w:sz w:val="28"/>
                <w:szCs w:val="28"/>
              </w:rPr>
              <w:t xml:space="preserve"> </w:t>
            </w:r>
            <w:proofErr w:type="spellStart"/>
            <w:r w:rsidRPr="00DC4FDF">
              <w:rPr>
                <w:sz w:val="28"/>
                <w:szCs w:val="28"/>
              </w:rPr>
              <w:t>tạp</w:t>
            </w:r>
            <w:proofErr w:type="spellEnd"/>
            <w:r w:rsidRPr="00DC4FDF">
              <w:rPr>
                <w:sz w:val="28"/>
                <w:szCs w:val="28"/>
              </w:rPr>
              <w:t xml:space="preserve"> </w:t>
            </w:r>
            <w:proofErr w:type="spellStart"/>
            <w:r w:rsidRPr="00DC4FDF">
              <w:rPr>
                <w:sz w:val="28"/>
                <w:szCs w:val="28"/>
              </w:rPr>
              <w:t>lập</w:t>
            </w:r>
            <w:proofErr w:type="spellEnd"/>
            <w:r w:rsidRPr="00DC4FDF">
              <w:rPr>
                <w:sz w:val="28"/>
                <w:szCs w:val="28"/>
              </w:rPr>
              <w:t xml:space="preserve"> </w:t>
            </w:r>
            <w:proofErr w:type="spellStart"/>
            <w:r w:rsidRPr="00DC4FDF">
              <w:rPr>
                <w:sz w:val="28"/>
                <w:szCs w:val="28"/>
              </w:rPr>
              <w:t>trình</w:t>
            </w:r>
            <w:proofErr w:type="spellEnd"/>
          </w:p>
        </w:tc>
        <w:tc>
          <w:tcPr>
            <w:tcW w:w="2880" w:type="dxa"/>
            <w:tcBorders>
              <w:top w:val="single" w:sz="4" w:space="0" w:color="auto"/>
              <w:left w:val="single" w:sz="4" w:space="0" w:color="auto"/>
              <w:bottom w:val="single" w:sz="4" w:space="0" w:color="auto"/>
              <w:right w:val="single" w:sz="4" w:space="0" w:color="auto"/>
            </w:tcBorders>
            <w:vAlign w:val="center"/>
            <w:hideMark/>
          </w:tcPr>
          <w:p w14:paraId="6760E2E6" w14:textId="77777777" w:rsidR="00747481" w:rsidRPr="00DC4FDF" w:rsidRDefault="00747481" w:rsidP="00747481">
            <w:pPr>
              <w:tabs>
                <w:tab w:val="left" w:pos="984"/>
              </w:tabs>
              <w:jc w:val="center"/>
              <w:rPr>
                <w:sz w:val="28"/>
                <w:szCs w:val="28"/>
              </w:rPr>
            </w:pPr>
            <w:r w:rsidRPr="00DC4FDF">
              <w:rPr>
                <w:sz w:val="28"/>
                <w:szCs w:val="28"/>
              </w:rPr>
              <w:t>Cao</w:t>
            </w:r>
          </w:p>
        </w:tc>
        <w:tc>
          <w:tcPr>
            <w:tcW w:w="2880" w:type="dxa"/>
            <w:tcBorders>
              <w:top w:val="single" w:sz="4" w:space="0" w:color="auto"/>
              <w:left w:val="single" w:sz="4" w:space="0" w:color="auto"/>
              <w:bottom w:val="single" w:sz="4" w:space="0" w:color="auto"/>
              <w:right w:val="single" w:sz="4" w:space="0" w:color="auto"/>
            </w:tcBorders>
            <w:vAlign w:val="center"/>
            <w:hideMark/>
          </w:tcPr>
          <w:p w14:paraId="0AED82B3" w14:textId="77777777" w:rsidR="00747481" w:rsidRPr="00DC4FDF" w:rsidRDefault="00747481" w:rsidP="00747481">
            <w:pPr>
              <w:tabs>
                <w:tab w:val="left" w:pos="984"/>
              </w:tabs>
              <w:jc w:val="center"/>
              <w:rPr>
                <w:sz w:val="28"/>
                <w:szCs w:val="28"/>
              </w:rPr>
            </w:pPr>
            <w:proofErr w:type="spellStart"/>
            <w:r w:rsidRPr="00DC4FDF">
              <w:rPr>
                <w:sz w:val="28"/>
                <w:szCs w:val="28"/>
              </w:rPr>
              <w:t>Thấp</w:t>
            </w:r>
            <w:proofErr w:type="spellEnd"/>
            <w:r w:rsidRPr="00DC4FDF">
              <w:rPr>
                <w:sz w:val="28"/>
                <w:szCs w:val="28"/>
              </w:rPr>
              <w:t xml:space="preserve">, </w:t>
            </w:r>
            <w:proofErr w:type="spellStart"/>
            <w:r w:rsidRPr="00DC4FDF">
              <w:rPr>
                <w:sz w:val="28"/>
                <w:szCs w:val="28"/>
              </w:rPr>
              <w:t>dễ</w:t>
            </w:r>
            <w:proofErr w:type="spellEnd"/>
            <w:r w:rsidRPr="00DC4FDF">
              <w:rPr>
                <w:sz w:val="28"/>
                <w:szCs w:val="28"/>
              </w:rPr>
              <w:t xml:space="preserve"> </w:t>
            </w:r>
            <w:proofErr w:type="spellStart"/>
            <w:r w:rsidRPr="00DC4FDF">
              <w:rPr>
                <w:sz w:val="28"/>
                <w:szCs w:val="28"/>
              </w:rPr>
              <w:t>học</w:t>
            </w:r>
            <w:proofErr w:type="spellEnd"/>
          </w:p>
        </w:tc>
      </w:tr>
      <w:tr w:rsidR="00747481" w:rsidRPr="00DC4FDF" w14:paraId="6DE7D569" w14:textId="77777777" w:rsidTr="00747481">
        <w:tc>
          <w:tcPr>
            <w:tcW w:w="2880" w:type="dxa"/>
            <w:tcBorders>
              <w:top w:val="single" w:sz="4" w:space="0" w:color="auto"/>
              <w:left w:val="single" w:sz="4" w:space="0" w:color="auto"/>
              <w:bottom w:val="single" w:sz="4" w:space="0" w:color="auto"/>
              <w:right w:val="single" w:sz="4" w:space="0" w:color="auto"/>
            </w:tcBorders>
            <w:vAlign w:val="center"/>
            <w:hideMark/>
          </w:tcPr>
          <w:p w14:paraId="436D142C" w14:textId="77777777" w:rsidR="00747481" w:rsidRPr="00DC4FDF" w:rsidRDefault="00747481" w:rsidP="00747481">
            <w:pPr>
              <w:tabs>
                <w:tab w:val="left" w:pos="984"/>
              </w:tabs>
              <w:jc w:val="center"/>
              <w:rPr>
                <w:sz w:val="28"/>
                <w:szCs w:val="28"/>
              </w:rPr>
            </w:pPr>
            <w:r w:rsidRPr="00DC4FDF">
              <w:rPr>
                <w:sz w:val="28"/>
                <w:szCs w:val="28"/>
              </w:rPr>
              <w:t xml:space="preserve">Thư </w:t>
            </w:r>
            <w:proofErr w:type="spellStart"/>
            <w:r w:rsidRPr="00DC4FDF">
              <w:rPr>
                <w:sz w:val="28"/>
                <w:szCs w:val="28"/>
              </w:rPr>
              <w:t>viện</w:t>
            </w:r>
            <w:proofErr w:type="spellEnd"/>
            <w:r w:rsidRPr="00DC4FDF">
              <w:rPr>
                <w:sz w:val="28"/>
                <w:szCs w:val="28"/>
              </w:rPr>
              <w:t xml:space="preserve"> </w:t>
            </w:r>
            <w:proofErr w:type="spellStart"/>
            <w:r w:rsidRPr="00DC4FDF">
              <w:rPr>
                <w:sz w:val="28"/>
                <w:szCs w:val="28"/>
              </w:rPr>
              <w:t>mật</w:t>
            </w:r>
            <w:proofErr w:type="spellEnd"/>
            <w:r w:rsidRPr="00DC4FDF">
              <w:rPr>
                <w:sz w:val="28"/>
                <w:szCs w:val="28"/>
              </w:rPr>
              <w:t xml:space="preserve"> </w:t>
            </w:r>
            <w:proofErr w:type="spellStart"/>
            <w:r w:rsidRPr="00DC4FDF">
              <w:rPr>
                <w:sz w:val="28"/>
                <w:szCs w:val="28"/>
              </w:rPr>
              <w:t>mã</w:t>
            </w:r>
            <w:proofErr w:type="spellEnd"/>
          </w:p>
        </w:tc>
        <w:tc>
          <w:tcPr>
            <w:tcW w:w="2880" w:type="dxa"/>
            <w:tcBorders>
              <w:top w:val="single" w:sz="4" w:space="0" w:color="auto"/>
              <w:left w:val="single" w:sz="4" w:space="0" w:color="auto"/>
              <w:bottom w:val="single" w:sz="4" w:space="0" w:color="auto"/>
              <w:right w:val="single" w:sz="4" w:space="0" w:color="auto"/>
            </w:tcBorders>
            <w:vAlign w:val="center"/>
            <w:hideMark/>
          </w:tcPr>
          <w:p w14:paraId="4AABABA2" w14:textId="77777777" w:rsidR="00747481" w:rsidRPr="00DC4FDF" w:rsidRDefault="00747481" w:rsidP="00747481">
            <w:pPr>
              <w:tabs>
                <w:tab w:val="left" w:pos="984"/>
              </w:tabs>
              <w:jc w:val="center"/>
              <w:rPr>
                <w:sz w:val="28"/>
                <w:szCs w:val="28"/>
              </w:rPr>
            </w:pPr>
            <w:r w:rsidRPr="00DC4FDF">
              <w:rPr>
                <w:sz w:val="28"/>
                <w:szCs w:val="28"/>
              </w:rPr>
              <w:t>OpenSSL, Crypto++</w:t>
            </w:r>
          </w:p>
        </w:tc>
        <w:tc>
          <w:tcPr>
            <w:tcW w:w="2880" w:type="dxa"/>
            <w:tcBorders>
              <w:top w:val="single" w:sz="4" w:space="0" w:color="auto"/>
              <w:left w:val="single" w:sz="4" w:space="0" w:color="auto"/>
              <w:bottom w:val="single" w:sz="4" w:space="0" w:color="auto"/>
              <w:right w:val="single" w:sz="4" w:space="0" w:color="auto"/>
            </w:tcBorders>
            <w:vAlign w:val="center"/>
            <w:hideMark/>
          </w:tcPr>
          <w:p w14:paraId="36E442EA" w14:textId="77777777" w:rsidR="00747481" w:rsidRPr="00DC4FDF" w:rsidRDefault="00747481" w:rsidP="00747481">
            <w:pPr>
              <w:tabs>
                <w:tab w:val="left" w:pos="984"/>
              </w:tabs>
              <w:jc w:val="center"/>
              <w:rPr>
                <w:sz w:val="28"/>
                <w:szCs w:val="28"/>
              </w:rPr>
            </w:pPr>
            <w:proofErr w:type="spellStart"/>
            <w:r w:rsidRPr="00DC4FDF">
              <w:rPr>
                <w:sz w:val="28"/>
                <w:szCs w:val="28"/>
              </w:rPr>
              <w:t>PyCryptodome</w:t>
            </w:r>
            <w:proofErr w:type="spellEnd"/>
            <w:r w:rsidRPr="00DC4FDF">
              <w:rPr>
                <w:sz w:val="28"/>
                <w:szCs w:val="28"/>
              </w:rPr>
              <w:t>, Cryptography</w:t>
            </w:r>
          </w:p>
        </w:tc>
      </w:tr>
      <w:tr w:rsidR="00747481" w:rsidRPr="00DC4FDF" w14:paraId="1ABF61D3" w14:textId="77777777" w:rsidTr="00747481">
        <w:tc>
          <w:tcPr>
            <w:tcW w:w="2880" w:type="dxa"/>
            <w:tcBorders>
              <w:top w:val="single" w:sz="4" w:space="0" w:color="auto"/>
              <w:left w:val="single" w:sz="4" w:space="0" w:color="auto"/>
              <w:bottom w:val="single" w:sz="4" w:space="0" w:color="auto"/>
              <w:right w:val="single" w:sz="4" w:space="0" w:color="auto"/>
            </w:tcBorders>
            <w:vAlign w:val="center"/>
            <w:hideMark/>
          </w:tcPr>
          <w:p w14:paraId="71F30524" w14:textId="77777777" w:rsidR="00747481" w:rsidRPr="00DC4FDF" w:rsidRDefault="00747481" w:rsidP="00747481">
            <w:pPr>
              <w:tabs>
                <w:tab w:val="left" w:pos="984"/>
              </w:tabs>
              <w:jc w:val="center"/>
              <w:rPr>
                <w:sz w:val="28"/>
                <w:szCs w:val="28"/>
              </w:rPr>
            </w:pPr>
            <w:proofErr w:type="spellStart"/>
            <w:r w:rsidRPr="00DC4FDF">
              <w:rPr>
                <w:sz w:val="28"/>
                <w:szCs w:val="28"/>
              </w:rPr>
              <w:t>Ứng</w:t>
            </w:r>
            <w:proofErr w:type="spellEnd"/>
            <w:r w:rsidRPr="00DC4FDF">
              <w:rPr>
                <w:sz w:val="28"/>
                <w:szCs w:val="28"/>
              </w:rPr>
              <w:t xml:space="preserve"> </w:t>
            </w:r>
            <w:proofErr w:type="spellStart"/>
            <w:r w:rsidRPr="00DC4FDF">
              <w:rPr>
                <w:sz w:val="28"/>
                <w:szCs w:val="28"/>
              </w:rPr>
              <w:t>dụng</w:t>
            </w:r>
            <w:proofErr w:type="spellEnd"/>
            <w:r w:rsidRPr="00DC4FDF">
              <w:rPr>
                <w:sz w:val="28"/>
                <w:szCs w:val="28"/>
              </w:rPr>
              <w:t xml:space="preserve"> </w:t>
            </w:r>
            <w:proofErr w:type="spellStart"/>
            <w:r w:rsidRPr="00DC4FDF">
              <w:rPr>
                <w:sz w:val="28"/>
                <w:szCs w:val="28"/>
              </w:rPr>
              <w:t>chính</w:t>
            </w:r>
            <w:proofErr w:type="spellEnd"/>
          </w:p>
        </w:tc>
        <w:tc>
          <w:tcPr>
            <w:tcW w:w="2880" w:type="dxa"/>
            <w:tcBorders>
              <w:top w:val="single" w:sz="4" w:space="0" w:color="auto"/>
              <w:left w:val="single" w:sz="4" w:space="0" w:color="auto"/>
              <w:bottom w:val="single" w:sz="4" w:space="0" w:color="auto"/>
              <w:right w:val="single" w:sz="4" w:space="0" w:color="auto"/>
            </w:tcBorders>
            <w:vAlign w:val="center"/>
            <w:hideMark/>
          </w:tcPr>
          <w:p w14:paraId="13193AC7" w14:textId="1CC7BDF5" w:rsidR="00747481" w:rsidRPr="00DC4FDF" w:rsidRDefault="00747481" w:rsidP="00747481">
            <w:pPr>
              <w:tabs>
                <w:tab w:val="left" w:pos="984"/>
              </w:tabs>
              <w:jc w:val="center"/>
              <w:rPr>
                <w:sz w:val="28"/>
                <w:szCs w:val="28"/>
              </w:rPr>
            </w:pPr>
            <w:proofErr w:type="spellStart"/>
            <w:r w:rsidRPr="00DC4FDF">
              <w:rPr>
                <w:sz w:val="28"/>
                <w:szCs w:val="28"/>
              </w:rPr>
              <w:t>Triển</w:t>
            </w:r>
            <w:proofErr w:type="spellEnd"/>
            <w:r w:rsidRPr="00DC4FDF">
              <w:rPr>
                <w:sz w:val="28"/>
                <w:szCs w:val="28"/>
              </w:rPr>
              <w:t xml:space="preserve"> </w:t>
            </w:r>
            <w:proofErr w:type="spellStart"/>
            <w:r w:rsidRPr="00DC4FDF">
              <w:rPr>
                <w:sz w:val="28"/>
                <w:szCs w:val="28"/>
              </w:rPr>
              <w:t>khai</w:t>
            </w:r>
            <w:proofErr w:type="spellEnd"/>
            <w:r w:rsidRPr="00DC4FDF">
              <w:rPr>
                <w:sz w:val="28"/>
                <w:szCs w:val="28"/>
              </w:rPr>
              <w:t xml:space="preserve"> </w:t>
            </w:r>
            <w:proofErr w:type="spellStart"/>
            <w:r w:rsidRPr="00DC4FDF">
              <w:rPr>
                <w:sz w:val="28"/>
                <w:szCs w:val="28"/>
              </w:rPr>
              <w:t>thực</w:t>
            </w:r>
            <w:proofErr w:type="spellEnd"/>
            <w:r w:rsidRPr="00DC4FDF">
              <w:rPr>
                <w:sz w:val="28"/>
                <w:szCs w:val="28"/>
              </w:rPr>
              <w:t xml:space="preserve"> </w:t>
            </w:r>
            <w:proofErr w:type="spellStart"/>
            <w:r w:rsidRPr="00DC4FDF">
              <w:rPr>
                <w:sz w:val="28"/>
                <w:szCs w:val="28"/>
              </w:rPr>
              <w:t>tế</w:t>
            </w:r>
            <w:proofErr w:type="spellEnd"/>
          </w:p>
          <w:p w14:paraId="49F0B225" w14:textId="77777777" w:rsidR="00747481" w:rsidRPr="00DC4FDF" w:rsidRDefault="00747481" w:rsidP="00747481">
            <w:pPr>
              <w:tabs>
                <w:tab w:val="left" w:pos="984"/>
              </w:tabs>
              <w:jc w:val="center"/>
              <w:rPr>
                <w:sz w:val="28"/>
                <w:szCs w:val="28"/>
              </w:rPr>
            </w:pPr>
            <w:r w:rsidRPr="00DC4FDF">
              <w:rPr>
                <w:sz w:val="28"/>
                <w:szCs w:val="28"/>
              </w:rPr>
              <w:t>(AES, TLS, VPN)</w:t>
            </w:r>
          </w:p>
        </w:tc>
        <w:tc>
          <w:tcPr>
            <w:tcW w:w="2880" w:type="dxa"/>
            <w:tcBorders>
              <w:top w:val="single" w:sz="4" w:space="0" w:color="auto"/>
              <w:left w:val="single" w:sz="4" w:space="0" w:color="auto"/>
              <w:bottom w:val="single" w:sz="4" w:space="0" w:color="auto"/>
              <w:right w:val="single" w:sz="4" w:space="0" w:color="auto"/>
            </w:tcBorders>
            <w:vAlign w:val="center"/>
            <w:hideMark/>
          </w:tcPr>
          <w:p w14:paraId="31EF04B7" w14:textId="35CF3366" w:rsidR="00747481" w:rsidRPr="00DC4FDF" w:rsidRDefault="00747481" w:rsidP="00747481">
            <w:pPr>
              <w:tabs>
                <w:tab w:val="left" w:pos="984"/>
              </w:tabs>
              <w:jc w:val="center"/>
              <w:rPr>
                <w:sz w:val="28"/>
                <w:szCs w:val="28"/>
              </w:rPr>
            </w:pPr>
            <w:proofErr w:type="spellStart"/>
            <w:r w:rsidRPr="00DC4FDF">
              <w:rPr>
                <w:sz w:val="28"/>
                <w:szCs w:val="28"/>
              </w:rPr>
              <w:t>Nghiên</w:t>
            </w:r>
            <w:proofErr w:type="spellEnd"/>
            <w:r w:rsidRPr="00DC4FDF">
              <w:rPr>
                <w:sz w:val="28"/>
                <w:szCs w:val="28"/>
              </w:rPr>
              <w:t xml:space="preserve"> </w:t>
            </w:r>
            <w:proofErr w:type="spellStart"/>
            <w:r w:rsidRPr="00DC4FDF">
              <w:rPr>
                <w:sz w:val="28"/>
                <w:szCs w:val="28"/>
              </w:rPr>
              <w:t>cứu</w:t>
            </w:r>
            <w:proofErr w:type="spellEnd"/>
            <w:r w:rsidRPr="00DC4FDF">
              <w:rPr>
                <w:sz w:val="28"/>
                <w:szCs w:val="28"/>
              </w:rPr>
              <w:t>,</w:t>
            </w:r>
          </w:p>
          <w:p w14:paraId="3994C110" w14:textId="77777777" w:rsidR="00747481" w:rsidRPr="00DC4FDF" w:rsidRDefault="00747481" w:rsidP="00747481">
            <w:pPr>
              <w:tabs>
                <w:tab w:val="left" w:pos="984"/>
              </w:tabs>
              <w:jc w:val="center"/>
              <w:rPr>
                <w:sz w:val="28"/>
                <w:szCs w:val="28"/>
              </w:rPr>
            </w:pPr>
            <w:proofErr w:type="spellStart"/>
            <w:r w:rsidRPr="00DC4FDF">
              <w:rPr>
                <w:sz w:val="28"/>
                <w:szCs w:val="28"/>
              </w:rPr>
              <w:t>mô</w:t>
            </w:r>
            <w:proofErr w:type="spellEnd"/>
            <w:r w:rsidRPr="00DC4FDF">
              <w:rPr>
                <w:sz w:val="28"/>
                <w:szCs w:val="28"/>
              </w:rPr>
              <w:t xml:space="preserve"> </w:t>
            </w:r>
            <w:proofErr w:type="spellStart"/>
            <w:r w:rsidRPr="00DC4FDF">
              <w:rPr>
                <w:sz w:val="28"/>
                <w:szCs w:val="28"/>
              </w:rPr>
              <w:t>phỏng</w:t>
            </w:r>
            <w:proofErr w:type="spellEnd"/>
            <w:r w:rsidRPr="00DC4FDF">
              <w:rPr>
                <w:sz w:val="28"/>
                <w:szCs w:val="28"/>
              </w:rPr>
              <w:t xml:space="preserve"> RSA, ECC</w:t>
            </w:r>
          </w:p>
        </w:tc>
      </w:tr>
      <w:tr w:rsidR="00747481" w:rsidRPr="00DC4FDF" w14:paraId="27258F37" w14:textId="77777777" w:rsidTr="00747481">
        <w:tc>
          <w:tcPr>
            <w:tcW w:w="2880" w:type="dxa"/>
            <w:tcBorders>
              <w:top w:val="single" w:sz="4" w:space="0" w:color="auto"/>
              <w:left w:val="single" w:sz="4" w:space="0" w:color="auto"/>
              <w:bottom w:val="single" w:sz="4" w:space="0" w:color="auto"/>
              <w:right w:val="single" w:sz="4" w:space="0" w:color="auto"/>
            </w:tcBorders>
            <w:vAlign w:val="center"/>
            <w:hideMark/>
          </w:tcPr>
          <w:p w14:paraId="3B189B6B" w14:textId="77777777" w:rsidR="00747481" w:rsidRPr="00DC4FDF" w:rsidRDefault="00747481" w:rsidP="00747481">
            <w:pPr>
              <w:tabs>
                <w:tab w:val="left" w:pos="984"/>
              </w:tabs>
              <w:jc w:val="center"/>
              <w:rPr>
                <w:sz w:val="28"/>
                <w:szCs w:val="28"/>
              </w:rPr>
            </w:pPr>
            <w:r w:rsidRPr="00DC4FDF">
              <w:rPr>
                <w:sz w:val="28"/>
                <w:szCs w:val="28"/>
              </w:rPr>
              <w:t xml:space="preserve">Vai </w:t>
            </w:r>
            <w:proofErr w:type="spellStart"/>
            <w:r w:rsidRPr="00DC4FDF">
              <w:rPr>
                <w:sz w:val="28"/>
                <w:szCs w:val="28"/>
              </w:rPr>
              <w:t>trò</w:t>
            </w:r>
            <w:proofErr w:type="spellEnd"/>
            <w:r w:rsidRPr="00DC4FDF">
              <w:rPr>
                <w:sz w:val="28"/>
                <w:szCs w:val="28"/>
              </w:rPr>
              <w:t xml:space="preserve"> </w:t>
            </w:r>
            <w:proofErr w:type="spellStart"/>
            <w:r w:rsidRPr="00DC4FDF">
              <w:rPr>
                <w:sz w:val="28"/>
                <w:szCs w:val="28"/>
              </w:rPr>
              <w:t>trong</w:t>
            </w:r>
            <w:proofErr w:type="spellEnd"/>
            <w:r w:rsidRPr="00DC4FDF">
              <w:rPr>
                <w:sz w:val="28"/>
                <w:szCs w:val="28"/>
              </w:rPr>
              <w:t xml:space="preserve"> </w:t>
            </w:r>
            <w:proofErr w:type="spellStart"/>
            <w:r w:rsidRPr="00DC4FDF">
              <w:rPr>
                <w:sz w:val="28"/>
                <w:szCs w:val="28"/>
              </w:rPr>
              <w:t>mật</w:t>
            </w:r>
            <w:proofErr w:type="spellEnd"/>
            <w:r w:rsidRPr="00DC4FDF">
              <w:rPr>
                <w:sz w:val="28"/>
                <w:szCs w:val="28"/>
              </w:rPr>
              <w:t xml:space="preserve"> </w:t>
            </w:r>
            <w:proofErr w:type="spellStart"/>
            <w:r w:rsidRPr="00DC4FDF">
              <w:rPr>
                <w:sz w:val="28"/>
                <w:szCs w:val="28"/>
              </w:rPr>
              <w:t>mã</w:t>
            </w:r>
            <w:proofErr w:type="spellEnd"/>
          </w:p>
        </w:tc>
        <w:tc>
          <w:tcPr>
            <w:tcW w:w="2880" w:type="dxa"/>
            <w:tcBorders>
              <w:top w:val="single" w:sz="4" w:space="0" w:color="auto"/>
              <w:left w:val="single" w:sz="4" w:space="0" w:color="auto"/>
              <w:bottom w:val="single" w:sz="4" w:space="0" w:color="auto"/>
              <w:right w:val="single" w:sz="4" w:space="0" w:color="auto"/>
            </w:tcBorders>
            <w:vAlign w:val="center"/>
            <w:hideMark/>
          </w:tcPr>
          <w:p w14:paraId="3A0F2174" w14:textId="68F3B043" w:rsidR="00747481" w:rsidRPr="00DC4FDF" w:rsidRDefault="00747481" w:rsidP="00747481">
            <w:pPr>
              <w:tabs>
                <w:tab w:val="left" w:pos="984"/>
              </w:tabs>
              <w:jc w:val="center"/>
              <w:rPr>
                <w:sz w:val="28"/>
                <w:szCs w:val="28"/>
              </w:rPr>
            </w:pPr>
            <w:proofErr w:type="spellStart"/>
            <w:r w:rsidRPr="00DC4FDF">
              <w:rPr>
                <w:sz w:val="28"/>
                <w:szCs w:val="28"/>
              </w:rPr>
              <w:t>Tối</w:t>
            </w:r>
            <w:proofErr w:type="spellEnd"/>
            <w:r w:rsidRPr="00DC4FDF">
              <w:rPr>
                <w:sz w:val="28"/>
                <w:szCs w:val="28"/>
              </w:rPr>
              <w:t xml:space="preserve"> </w:t>
            </w:r>
            <w:proofErr w:type="spellStart"/>
            <w:r w:rsidRPr="00DC4FDF">
              <w:rPr>
                <w:sz w:val="28"/>
                <w:szCs w:val="28"/>
              </w:rPr>
              <w:t>ưu</w:t>
            </w:r>
            <w:proofErr w:type="spellEnd"/>
            <w:r w:rsidRPr="00DC4FDF">
              <w:rPr>
                <w:sz w:val="28"/>
                <w:szCs w:val="28"/>
              </w:rPr>
              <w:t xml:space="preserve"> </w:t>
            </w:r>
            <w:proofErr w:type="spellStart"/>
            <w:r w:rsidRPr="00DC4FDF">
              <w:rPr>
                <w:sz w:val="28"/>
                <w:szCs w:val="28"/>
              </w:rPr>
              <w:t>hệ</w:t>
            </w:r>
            <w:proofErr w:type="spellEnd"/>
            <w:r w:rsidRPr="00DC4FDF">
              <w:rPr>
                <w:sz w:val="28"/>
                <w:szCs w:val="28"/>
              </w:rPr>
              <w:t xml:space="preserve"> </w:t>
            </w:r>
            <w:proofErr w:type="spellStart"/>
            <w:r w:rsidRPr="00DC4FDF">
              <w:rPr>
                <w:sz w:val="28"/>
                <w:szCs w:val="28"/>
              </w:rPr>
              <w:t>thống</w:t>
            </w:r>
            <w:proofErr w:type="spellEnd"/>
          </w:p>
          <w:p w14:paraId="718320DA" w14:textId="77777777" w:rsidR="00747481" w:rsidRPr="00DC4FDF" w:rsidRDefault="00747481" w:rsidP="00747481">
            <w:pPr>
              <w:tabs>
                <w:tab w:val="left" w:pos="984"/>
              </w:tabs>
              <w:jc w:val="center"/>
              <w:rPr>
                <w:sz w:val="28"/>
                <w:szCs w:val="28"/>
              </w:rPr>
            </w:pPr>
            <w:proofErr w:type="spellStart"/>
            <w:r w:rsidRPr="00DC4FDF">
              <w:rPr>
                <w:sz w:val="28"/>
                <w:szCs w:val="28"/>
              </w:rPr>
              <w:t>thực</w:t>
            </w:r>
            <w:proofErr w:type="spellEnd"/>
            <w:r w:rsidRPr="00DC4FDF">
              <w:rPr>
                <w:sz w:val="28"/>
                <w:szCs w:val="28"/>
              </w:rPr>
              <w:t xml:space="preserve"> </w:t>
            </w:r>
            <w:proofErr w:type="spellStart"/>
            <w:r w:rsidRPr="00DC4FDF">
              <w:rPr>
                <w:sz w:val="28"/>
                <w:szCs w:val="28"/>
              </w:rPr>
              <w:t>tế</w:t>
            </w:r>
            <w:proofErr w:type="spellEnd"/>
          </w:p>
        </w:tc>
        <w:tc>
          <w:tcPr>
            <w:tcW w:w="2880" w:type="dxa"/>
            <w:tcBorders>
              <w:top w:val="single" w:sz="4" w:space="0" w:color="auto"/>
              <w:left w:val="single" w:sz="4" w:space="0" w:color="auto"/>
              <w:bottom w:val="single" w:sz="4" w:space="0" w:color="auto"/>
              <w:right w:val="single" w:sz="4" w:space="0" w:color="auto"/>
            </w:tcBorders>
            <w:vAlign w:val="center"/>
            <w:hideMark/>
          </w:tcPr>
          <w:p w14:paraId="4E90307F" w14:textId="67BDDCDE" w:rsidR="00747481" w:rsidRPr="00DC4FDF" w:rsidRDefault="00747481" w:rsidP="00747481">
            <w:pPr>
              <w:tabs>
                <w:tab w:val="left" w:pos="984"/>
              </w:tabs>
              <w:jc w:val="center"/>
              <w:rPr>
                <w:sz w:val="28"/>
                <w:szCs w:val="28"/>
              </w:rPr>
            </w:pPr>
            <w:proofErr w:type="spellStart"/>
            <w:r w:rsidRPr="00DC4FDF">
              <w:rPr>
                <w:sz w:val="28"/>
                <w:szCs w:val="28"/>
              </w:rPr>
              <w:t>Phát</w:t>
            </w:r>
            <w:proofErr w:type="spellEnd"/>
            <w:r w:rsidRPr="00DC4FDF">
              <w:rPr>
                <w:sz w:val="28"/>
                <w:szCs w:val="28"/>
              </w:rPr>
              <w:t xml:space="preserve"> </w:t>
            </w:r>
            <w:proofErr w:type="spellStart"/>
            <w:r w:rsidRPr="00DC4FDF">
              <w:rPr>
                <w:sz w:val="28"/>
                <w:szCs w:val="28"/>
              </w:rPr>
              <w:t>triển</w:t>
            </w:r>
            <w:proofErr w:type="spellEnd"/>
            <w:r w:rsidRPr="00DC4FDF">
              <w:rPr>
                <w:sz w:val="28"/>
                <w:szCs w:val="28"/>
              </w:rPr>
              <w:t xml:space="preserve"> </w:t>
            </w:r>
            <w:proofErr w:type="spellStart"/>
            <w:r w:rsidRPr="00DC4FDF">
              <w:rPr>
                <w:sz w:val="28"/>
                <w:szCs w:val="28"/>
              </w:rPr>
              <w:t>và</w:t>
            </w:r>
            <w:proofErr w:type="spellEnd"/>
            <w:r w:rsidRPr="00DC4FDF">
              <w:rPr>
                <w:sz w:val="28"/>
                <w:szCs w:val="28"/>
              </w:rPr>
              <w:t xml:space="preserve"> </w:t>
            </w:r>
            <w:proofErr w:type="spellStart"/>
            <w:r w:rsidRPr="00DC4FDF">
              <w:rPr>
                <w:sz w:val="28"/>
                <w:szCs w:val="28"/>
              </w:rPr>
              <w:t>thử</w:t>
            </w:r>
            <w:proofErr w:type="spellEnd"/>
          </w:p>
          <w:p w14:paraId="0CA16828" w14:textId="77777777" w:rsidR="00747481" w:rsidRPr="00DC4FDF" w:rsidRDefault="00747481" w:rsidP="00747481">
            <w:pPr>
              <w:tabs>
                <w:tab w:val="left" w:pos="984"/>
              </w:tabs>
              <w:jc w:val="center"/>
              <w:rPr>
                <w:sz w:val="28"/>
                <w:szCs w:val="28"/>
              </w:rPr>
            </w:pPr>
            <w:proofErr w:type="spellStart"/>
            <w:r w:rsidRPr="00DC4FDF">
              <w:rPr>
                <w:sz w:val="28"/>
                <w:szCs w:val="28"/>
              </w:rPr>
              <w:t>nghiệm</w:t>
            </w:r>
            <w:proofErr w:type="spellEnd"/>
            <w:r w:rsidRPr="00DC4FDF">
              <w:rPr>
                <w:sz w:val="28"/>
                <w:szCs w:val="28"/>
              </w:rPr>
              <w:t xml:space="preserve"> </w:t>
            </w:r>
            <w:proofErr w:type="spellStart"/>
            <w:r w:rsidRPr="00DC4FDF">
              <w:rPr>
                <w:sz w:val="28"/>
                <w:szCs w:val="28"/>
              </w:rPr>
              <w:t>thuật</w:t>
            </w:r>
            <w:proofErr w:type="spellEnd"/>
            <w:r w:rsidRPr="00DC4FDF">
              <w:rPr>
                <w:sz w:val="28"/>
                <w:szCs w:val="28"/>
              </w:rPr>
              <w:t xml:space="preserve"> </w:t>
            </w:r>
            <w:proofErr w:type="spellStart"/>
            <w:r w:rsidRPr="00DC4FDF">
              <w:rPr>
                <w:sz w:val="28"/>
                <w:szCs w:val="28"/>
              </w:rPr>
              <w:t>toán</w:t>
            </w:r>
            <w:proofErr w:type="spellEnd"/>
          </w:p>
        </w:tc>
      </w:tr>
    </w:tbl>
    <w:p w14:paraId="63EB7EB3" w14:textId="77777777" w:rsidR="00CF2D05" w:rsidRPr="00DC4FDF" w:rsidRDefault="00CF2D05" w:rsidP="00CF2D05">
      <w:pPr>
        <w:spacing w:before="60" w:after="60"/>
        <w:jc w:val="both"/>
        <w:rPr>
          <w:b/>
          <w:bCs/>
          <w:color w:val="000000"/>
          <w:sz w:val="28"/>
          <w:szCs w:val="28"/>
          <w:lang w:val="vi-VN"/>
        </w:rPr>
      </w:pPr>
    </w:p>
    <w:p w14:paraId="7F21562E" w14:textId="77777777" w:rsidR="00402CDC" w:rsidRPr="00DC4FDF" w:rsidRDefault="004653B4" w:rsidP="00E8112E">
      <w:pPr>
        <w:pStyle w:val="oancuaDanhsach"/>
        <w:numPr>
          <w:ilvl w:val="3"/>
          <w:numId w:val="13"/>
        </w:numPr>
        <w:spacing w:before="60" w:after="60"/>
        <w:ind w:left="1985" w:hanging="1134"/>
        <w:jc w:val="both"/>
        <w:rPr>
          <w:b/>
          <w:bCs/>
          <w:color w:val="000000"/>
          <w:sz w:val="28"/>
          <w:szCs w:val="28"/>
          <w:lang w:val="vi-VN"/>
        </w:rPr>
      </w:pPr>
      <w:r w:rsidRPr="00DC4FDF">
        <w:rPr>
          <w:b/>
          <w:bCs/>
          <w:sz w:val="28"/>
          <w:szCs w:val="28"/>
          <w:lang w:val="vi-VN"/>
        </w:rPr>
        <w:t xml:space="preserve">Các thư viện hỗ trợ thao tác </w:t>
      </w:r>
      <w:proofErr w:type="spellStart"/>
      <w:r w:rsidRPr="00DC4FDF">
        <w:rPr>
          <w:b/>
          <w:bCs/>
          <w:sz w:val="28"/>
          <w:szCs w:val="28"/>
          <w:lang w:val="vi-VN"/>
        </w:rPr>
        <w:t>bit</w:t>
      </w:r>
      <w:proofErr w:type="spellEnd"/>
      <w:r w:rsidRPr="00DC4FDF">
        <w:rPr>
          <w:b/>
          <w:bCs/>
          <w:sz w:val="28"/>
          <w:szCs w:val="28"/>
          <w:lang w:val="vi-VN"/>
        </w:rPr>
        <w:t xml:space="preserve"> và số học nhị phân</w:t>
      </w:r>
    </w:p>
    <w:p w14:paraId="547C2651" w14:textId="21C744FA" w:rsidR="00860646" w:rsidRPr="00DC4FDF" w:rsidRDefault="00BF5268" w:rsidP="00E8112E">
      <w:pPr>
        <w:pStyle w:val="oancuaDanhsach"/>
        <w:numPr>
          <w:ilvl w:val="0"/>
          <w:numId w:val="16"/>
        </w:numPr>
        <w:spacing w:before="60" w:after="60"/>
        <w:ind w:left="567" w:hanging="567"/>
        <w:jc w:val="both"/>
        <w:rPr>
          <w:b/>
          <w:bCs/>
          <w:color w:val="000000"/>
          <w:sz w:val="28"/>
          <w:szCs w:val="28"/>
          <w:lang w:val="vi-VN"/>
        </w:rPr>
      </w:pPr>
      <w:r w:rsidRPr="00DC4FDF">
        <w:rPr>
          <w:b/>
          <w:bCs/>
          <w:color w:val="000000"/>
          <w:sz w:val="28"/>
          <w:szCs w:val="28"/>
          <w:lang w:val="vi-VN"/>
        </w:rPr>
        <w:t>Ngôn ngữ C+</w:t>
      </w:r>
      <w:r w:rsidR="00607F5E" w:rsidRPr="00DC4FDF">
        <w:rPr>
          <w:b/>
          <w:bCs/>
          <w:color w:val="000000"/>
          <w:sz w:val="28"/>
          <w:szCs w:val="28"/>
          <w:lang w:val="vi-VN"/>
        </w:rPr>
        <w:t>+</w:t>
      </w:r>
    </w:p>
    <w:p w14:paraId="7C535CCF" w14:textId="695741C1" w:rsidR="00607F5E" w:rsidRPr="00DC4FDF" w:rsidRDefault="005A17F7" w:rsidP="00E8112E">
      <w:pPr>
        <w:pStyle w:val="oancuaDanhsach"/>
        <w:numPr>
          <w:ilvl w:val="1"/>
          <w:numId w:val="16"/>
        </w:numPr>
        <w:spacing w:before="60" w:after="60"/>
        <w:ind w:left="851" w:hanging="851"/>
        <w:jc w:val="both"/>
        <w:rPr>
          <w:b/>
          <w:bCs/>
          <w:color w:val="000000"/>
          <w:sz w:val="28"/>
          <w:szCs w:val="28"/>
          <w:lang w:val="vi-VN"/>
        </w:rPr>
      </w:pPr>
      <w:r w:rsidRPr="00DC4FDF">
        <w:rPr>
          <w:b/>
          <w:bCs/>
          <w:color w:val="000000"/>
          <w:sz w:val="28"/>
          <w:szCs w:val="28"/>
        </w:rPr>
        <w:t>Thư</w:t>
      </w:r>
      <w:r w:rsidRPr="00DC4FDF">
        <w:rPr>
          <w:b/>
          <w:bCs/>
          <w:color w:val="000000"/>
          <w:sz w:val="28"/>
          <w:szCs w:val="28"/>
          <w:lang w:val="vi-VN"/>
        </w:rPr>
        <w:t xml:space="preserve"> viện chuẩn </w:t>
      </w:r>
      <w:r w:rsidR="00680612" w:rsidRPr="00DC4FDF">
        <w:rPr>
          <w:b/>
          <w:bCs/>
          <w:color w:val="000000"/>
          <w:sz w:val="28"/>
          <w:szCs w:val="28"/>
          <w:lang w:val="vi-VN"/>
        </w:rPr>
        <w:t>STL</w:t>
      </w:r>
    </w:p>
    <w:p w14:paraId="6C6427DB" w14:textId="6EE1E4CC" w:rsidR="009445E6" w:rsidRPr="00DC4FDF" w:rsidRDefault="00464572" w:rsidP="00351C93">
      <w:pPr>
        <w:spacing w:before="60" w:after="60"/>
        <w:ind w:left="624" w:firstLine="369"/>
        <w:jc w:val="both"/>
        <w:rPr>
          <w:b/>
          <w:bCs/>
          <w:color w:val="000000"/>
          <w:sz w:val="28"/>
          <w:szCs w:val="28"/>
          <w:lang w:val="vi-VN"/>
        </w:rPr>
      </w:pPr>
      <w:proofErr w:type="spellStart"/>
      <w:r w:rsidRPr="00DC4FDF">
        <w:rPr>
          <w:b/>
          <w:bCs/>
          <w:color w:val="000000"/>
          <w:sz w:val="28"/>
          <w:szCs w:val="28"/>
          <w:lang w:val="vi-VN"/>
        </w:rPr>
        <w:t>Bitset</w:t>
      </w:r>
      <w:proofErr w:type="spellEnd"/>
    </w:p>
    <w:p w14:paraId="0397446D" w14:textId="77777777" w:rsidR="00BA00E2" w:rsidRPr="00DC4FDF" w:rsidRDefault="00BA00E2">
      <w:pPr>
        <w:pStyle w:val="oancuaDanhsach"/>
        <w:numPr>
          <w:ilvl w:val="0"/>
          <w:numId w:val="27"/>
        </w:numPr>
        <w:tabs>
          <w:tab w:val="left" w:pos="984"/>
        </w:tabs>
        <w:spacing w:after="0" w:line="240" w:lineRule="auto"/>
        <w:rPr>
          <w:sz w:val="28"/>
          <w:szCs w:val="28"/>
          <w:lang w:val="vi-VN"/>
        </w:rPr>
      </w:pPr>
      <w:r w:rsidRPr="00DC4FDF">
        <w:rPr>
          <w:sz w:val="28"/>
          <w:szCs w:val="28"/>
          <w:lang w:val="vi-VN"/>
        </w:rPr>
        <w:t xml:space="preserve">Biểu diễn và thao tác trên chuỗi </w:t>
      </w:r>
      <w:proofErr w:type="spellStart"/>
      <w:r w:rsidRPr="00DC4FDF">
        <w:rPr>
          <w:sz w:val="28"/>
          <w:szCs w:val="28"/>
          <w:lang w:val="vi-VN"/>
        </w:rPr>
        <w:t>bit</w:t>
      </w:r>
      <w:proofErr w:type="spellEnd"/>
      <w:r w:rsidRPr="00DC4FDF">
        <w:rPr>
          <w:sz w:val="28"/>
          <w:szCs w:val="28"/>
          <w:lang w:val="vi-VN"/>
        </w:rPr>
        <w:t xml:space="preserve"> cố định. </w:t>
      </w:r>
    </w:p>
    <w:p w14:paraId="5D28C158" w14:textId="77777777" w:rsidR="00BA00E2" w:rsidRPr="00DC4FDF" w:rsidRDefault="00BA00E2">
      <w:pPr>
        <w:pStyle w:val="oancuaDanhsach"/>
        <w:numPr>
          <w:ilvl w:val="0"/>
          <w:numId w:val="27"/>
        </w:numPr>
        <w:tabs>
          <w:tab w:val="left" w:pos="984"/>
        </w:tabs>
        <w:spacing w:after="0" w:line="240" w:lineRule="auto"/>
        <w:rPr>
          <w:sz w:val="28"/>
          <w:szCs w:val="28"/>
          <w:lang w:val="vi-VN"/>
        </w:rPr>
      </w:pPr>
      <w:r w:rsidRPr="00DC4FDF">
        <w:rPr>
          <w:sz w:val="28"/>
          <w:szCs w:val="28"/>
          <w:lang w:val="vi-VN"/>
        </w:rPr>
        <w:t xml:space="preserve">Hỗ trợ các phép toán: AND, OR, XOR, NOT, SHIFT. </w:t>
      </w:r>
    </w:p>
    <w:p w14:paraId="7F8E2C33" w14:textId="77777777" w:rsidR="00BA00E2" w:rsidRPr="00DC4FDF" w:rsidRDefault="00BA00E2">
      <w:pPr>
        <w:pStyle w:val="oancuaDanhsach"/>
        <w:numPr>
          <w:ilvl w:val="0"/>
          <w:numId w:val="27"/>
        </w:numPr>
        <w:tabs>
          <w:tab w:val="left" w:pos="984"/>
        </w:tabs>
        <w:spacing w:after="0" w:line="240" w:lineRule="auto"/>
        <w:rPr>
          <w:sz w:val="28"/>
          <w:szCs w:val="28"/>
          <w:lang w:val="vi-VN"/>
        </w:rPr>
      </w:pPr>
      <w:r w:rsidRPr="00DC4FDF">
        <w:rPr>
          <w:sz w:val="28"/>
          <w:szCs w:val="28"/>
          <w:lang w:val="vi-VN"/>
        </w:rPr>
        <w:t>Dùng để mô phỏng và xử lý dữ liệu nhị phân hiệu quả.</w:t>
      </w:r>
    </w:p>
    <w:p w14:paraId="0C429B90" w14:textId="181C4C2C" w:rsidR="00BA00E2" w:rsidRPr="00DC4FDF" w:rsidRDefault="00351C93" w:rsidP="00BA00E2">
      <w:pPr>
        <w:tabs>
          <w:tab w:val="left" w:pos="984"/>
        </w:tabs>
        <w:ind w:left="360"/>
        <w:rPr>
          <w:sz w:val="28"/>
          <w:szCs w:val="28"/>
          <w:lang w:val="vi-VN"/>
        </w:rPr>
      </w:pPr>
      <w:r w:rsidRPr="00DC4FDF">
        <w:rPr>
          <w:sz w:val="28"/>
          <w:szCs w:val="28"/>
          <w:lang w:val="vi-VN"/>
        </w:rPr>
        <w:tab/>
      </w:r>
      <w:proofErr w:type="spellStart"/>
      <w:r w:rsidR="00BA00E2" w:rsidRPr="00DC4FDF">
        <w:rPr>
          <w:sz w:val="28"/>
          <w:szCs w:val="28"/>
        </w:rPr>
        <w:t>Ví</w:t>
      </w:r>
      <w:proofErr w:type="spellEnd"/>
      <w:r w:rsidR="00BA00E2" w:rsidRPr="00DC4FDF">
        <w:rPr>
          <w:sz w:val="28"/>
          <w:szCs w:val="28"/>
        </w:rPr>
        <w:t xml:space="preserve"> </w:t>
      </w:r>
      <w:proofErr w:type="spellStart"/>
      <w:proofErr w:type="gramStart"/>
      <w:r w:rsidR="00BA00E2" w:rsidRPr="00DC4FDF">
        <w:rPr>
          <w:sz w:val="28"/>
          <w:szCs w:val="28"/>
        </w:rPr>
        <w:t>dụ</w:t>
      </w:r>
      <w:proofErr w:type="spellEnd"/>
      <w:r w:rsidR="00BA00E2" w:rsidRPr="00DC4FDF">
        <w:rPr>
          <w:sz w:val="28"/>
          <w:szCs w:val="28"/>
        </w:rPr>
        <w:t xml:space="preserve"> :</w:t>
      </w:r>
      <w:proofErr w:type="gramEnd"/>
    </w:p>
    <w:p w14:paraId="704EF16C" w14:textId="1F90BCBD" w:rsidR="00AF0227" w:rsidRPr="00DC4FDF" w:rsidRDefault="00AF0227" w:rsidP="00BA00E2">
      <w:pPr>
        <w:tabs>
          <w:tab w:val="left" w:pos="984"/>
        </w:tabs>
        <w:ind w:left="360"/>
        <w:rPr>
          <w:sz w:val="28"/>
          <w:szCs w:val="28"/>
          <w:lang w:val="vi-VN"/>
        </w:rPr>
      </w:pPr>
      <w:r w:rsidRPr="00DC4FDF">
        <w:rPr>
          <w:noProof/>
          <w:sz w:val="28"/>
          <w:szCs w:val="28"/>
          <w:lang w:val="vi-VN"/>
        </w:rPr>
        <w:drawing>
          <wp:inline distT="0" distB="0" distL="0" distR="0" wp14:anchorId="0EA565EC" wp14:editId="067D8109">
            <wp:extent cx="5791835" cy="1923805"/>
            <wp:effectExtent l="0" t="0" r="0" b="635"/>
            <wp:docPr id="442847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847965" name=""/>
                    <pic:cNvPicPr/>
                  </pic:nvPicPr>
                  <pic:blipFill>
                    <a:blip r:embed="rId33"/>
                    <a:stretch>
                      <a:fillRect/>
                    </a:stretch>
                  </pic:blipFill>
                  <pic:spPr>
                    <a:xfrm>
                      <a:off x="0" y="0"/>
                      <a:ext cx="5791835" cy="1923805"/>
                    </a:xfrm>
                    <a:prstGeom prst="rect">
                      <a:avLst/>
                    </a:prstGeom>
                  </pic:spPr>
                </pic:pic>
              </a:graphicData>
            </a:graphic>
          </wp:inline>
        </w:drawing>
      </w:r>
    </w:p>
    <w:p w14:paraId="05CA4AF1" w14:textId="06D94B48" w:rsidR="00AF0227" w:rsidRPr="00DC4FDF" w:rsidRDefault="00CA6FC2" w:rsidP="00BA00E2">
      <w:pPr>
        <w:tabs>
          <w:tab w:val="left" w:pos="984"/>
        </w:tabs>
        <w:ind w:left="360"/>
        <w:rPr>
          <w:b/>
          <w:bCs/>
          <w:sz w:val="28"/>
          <w:szCs w:val="28"/>
          <w:lang w:val="vi-VN"/>
        </w:rPr>
      </w:pPr>
      <w:r w:rsidRPr="00DC4FDF">
        <w:rPr>
          <w:sz w:val="28"/>
          <w:szCs w:val="28"/>
          <w:lang w:val="vi-VN"/>
        </w:rPr>
        <w:tab/>
      </w:r>
      <w:proofErr w:type="spellStart"/>
      <w:r w:rsidRPr="00DC4FDF">
        <w:rPr>
          <w:b/>
          <w:bCs/>
          <w:sz w:val="28"/>
          <w:szCs w:val="28"/>
          <w:lang w:val="vi-VN"/>
        </w:rPr>
        <w:t>Iostream</w:t>
      </w:r>
      <w:proofErr w:type="spellEnd"/>
      <w:r w:rsidRPr="00DC4FDF">
        <w:rPr>
          <w:b/>
          <w:bCs/>
          <w:sz w:val="28"/>
          <w:szCs w:val="28"/>
          <w:lang w:val="vi-VN"/>
        </w:rPr>
        <w:t xml:space="preserve">, </w:t>
      </w:r>
      <w:proofErr w:type="spellStart"/>
      <w:r w:rsidRPr="00DC4FDF">
        <w:rPr>
          <w:b/>
          <w:bCs/>
          <w:sz w:val="28"/>
          <w:szCs w:val="28"/>
          <w:lang w:val="vi-VN"/>
        </w:rPr>
        <w:t>cstdint</w:t>
      </w:r>
      <w:proofErr w:type="spellEnd"/>
    </w:p>
    <w:p w14:paraId="43E104C6" w14:textId="77777777" w:rsidR="00351C93" w:rsidRPr="00DC4FDF" w:rsidRDefault="00351C93">
      <w:pPr>
        <w:pStyle w:val="oancuaDanhsach"/>
        <w:numPr>
          <w:ilvl w:val="0"/>
          <w:numId w:val="28"/>
        </w:numPr>
        <w:tabs>
          <w:tab w:val="left" w:pos="984"/>
        </w:tabs>
        <w:spacing w:after="0" w:line="240" w:lineRule="auto"/>
        <w:rPr>
          <w:sz w:val="28"/>
          <w:szCs w:val="28"/>
          <w:lang w:val="vi-VN"/>
        </w:rPr>
      </w:pPr>
      <w:r w:rsidRPr="00DC4FDF">
        <w:rPr>
          <w:sz w:val="28"/>
          <w:szCs w:val="28"/>
          <w:lang w:val="vi-VN"/>
        </w:rPr>
        <w:t xml:space="preserve">Hỗ trợ kiểu dữ liệu số nguyên kích thước cố định (int8, int32, int64). </w:t>
      </w:r>
    </w:p>
    <w:p w14:paraId="2A80FC05" w14:textId="77777777" w:rsidR="00351C93" w:rsidRPr="00DC4FDF" w:rsidRDefault="00351C93">
      <w:pPr>
        <w:pStyle w:val="oancuaDanhsach"/>
        <w:numPr>
          <w:ilvl w:val="0"/>
          <w:numId w:val="28"/>
        </w:numPr>
        <w:tabs>
          <w:tab w:val="left" w:pos="984"/>
        </w:tabs>
        <w:spacing w:after="0" w:line="240" w:lineRule="auto"/>
        <w:rPr>
          <w:sz w:val="28"/>
          <w:szCs w:val="28"/>
          <w:lang w:val="vi-VN"/>
        </w:rPr>
      </w:pPr>
      <w:r w:rsidRPr="00DC4FDF">
        <w:rPr>
          <w:sz w:val="28"/>
          <w:szCs w:val="28"/>
          <w:lang w:val="vi-VN"/>
        </w:rPr>
        <w:t>Quan trọng trong xử lý dữ liệu nhị phân chính xác.</w:t>
      </w:r>
    </w:p>
    <w:p w14:paraId="3151085C" w14:textId="10A30283" w:rsidR="00351C93" w:rsidRPr="00DC4FDF" w:rsidRDefault="00351C93" w:rsidP="00351C93">
      <w:pPr>
        <w:tabs>
          <w:tab w:val="left" w:pos="984"/>
        </w:tabs>
        <w:ind w:left="360"/>
        <w:rPr>
          <w:sz w:val="28"/>
          <w:szCs w:val="28"/>
          <w:lang w:val="vi-VN"/>
        </w:rPr>
      </w:pPr>
      <w:r w:rsidRPr="00DC4FDF">
        <w:rPr>
          <w:sz w:val="28"/>
          <w:szCs w:val="28"/>
          <w:lang w:val="vi-VN"/>
        </w:rPr>
        <w:tab/>
      </w:r>
      <w:proofErr w:type="spellStart"/>
      <w:r w:rsidRPr="00DC4FDF">
        <w:rPr>
          <w:sz w:val="28"/>
          <w:szCs w:val="28"/>
        </w:rPr>
        <w:t>Ví</w:t>
      </w:r>
      <w:proofErr w:type="spellEnd"/>
      <w:r w:rsidRPr="00DC4FDF">
        <w:rPr>
          <w:sz w:val="28"/>
          <w:szCs w:val="28"/>
        </w:rPr>
        <w:t xml:space="preserve"> </w:t>
      </w:r>
      <w:proofErr w:type="spellStart"/>
      <w:proofErr w:type="gramStart"/>
      <w:r w:rsidRPr="00DC4FDF">
        <w:rPr>
          <w:sz w:val="28"/>
          <w:szCs w:val="28"/>
        </w:rPr>
        <w:t>dụ</w:t>
      </w:r>
      <w:proofErr w:type="spellEnd"/>
      <w:r w:rsidRPr="00DC4FDF">
        <w:rPr>
          <w:sz w:val="28"/>
          <w:szCs w:val="28"/>
        </w:rPr>
        <w:t xml:space="preserve"> :</w:t>
      </w:r>
      <w:proofErr w:type="gramEnd"/>
    </w:p>
    <w:p w14:paraId="56EDE82A" w14:textId="7FF07D5A" w:rsidR="004E7E27" w:rsidRPr="00DC4FDF" w:rsidRDefault="004E7E27" w:rsidP="00351C93">
      <w:pPr>
        <w:tabs>
          <w:tab w:val="left" w:pos="984"/>
        </w:tabs>
        <w:ind w:left="360"/>
        <w:rPr>
          <w:sz w:val="28"/>
          <w:szCs w:val="28"/>
          <w:lang w:val="vi-VN"/>
        </w:rPr>
      </w:pPr>
      <w:r w:rsidRPr="00DC4FDF">
        <w:rPr>
          <w:noProof/>
          <w:sz w:val="28"/>
          <w:szCs w:val="28"/>
          <w:lang w:val="vi-VN"/>
        </w:rPr>
        <w:drawing>
          <wp:inline distT="0" distB="0" distL="0" distR="0" wp14:anchorId="4805EDB1" wp14:editId="7C714865">
            <wp:extent cx="5791835" cy="1788910"/>
            <wp:effectExtent l="0" t="0" r="0" b="1905"/>
            <wp:docPr id="134057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57671" name=""/>
                    <pic:cNvPicPr/>
                  </pic:nvPicPr>
                  <pic:blipFill>
                    <a:blip r:embed="rId34"/>
                    <a:stretch>
                      <a:fillRect/>
                    </a:stretch>
                  </pic:blipFill>
                  <pic:spPr>
                    <a:xfrm>
                      <a:off x="0" y="0"/>
                      <a:ext cx="5791835" cy="1788910"/>
                    </a:xfrm>
                    <a:prstGeom prst="rect">
                      <a:avLst/>
                    </a:prstGeom>
                  </pic:spPr>
                </pic:pic>
              </a:graphicData>
            </a:graphic>
          </wp:inline>
        </w:drawing>
      </w:r>
    </w:p>
    <w:p w14:paraId="32AC2217" w14:textId="77777777" w:rsidR="00CA6FC2" w:rsidRPr="00DC4FDF" w:rsidRDefault="00CA6FC2" w:rsidP="00BA00E2">
      <w:pPr>
        <w:tabs>
          <w:tab w:val="left" w:pos="984"/>
        </w:tabs>
        <w:ind w:left="360"/>
        <w:rPr>
          <w:sz w:val="28"/>
          <w:szCs w:val="28"/>
          <w:lang w:val="vi-VN"/>
        </w:rPr>
      </w:pPr>
    </w:p>
    <w:p w14:paraId="54DE0A42" w14:textId="77777777" w:rsidR="00026F30" w:rsidRPr="00DC4FDF" w:rsidRDefault="00026F30" w:rsidP="00026F30">
      <w:pPr>
        <w:spacing w:before="60" w:after="60"/>
        <w:ind w:firstLine="720"/>
        <w:jc w:val="both"/>
        <w:rPr>
          <w:b/>
          <w:bCs/>
          <w:color w:val="000000"/>
          <w:sz w:val="28"/>
          <w:szCs w:val="28"/>
          <w:lang w:val="vi-VN"/>
        </w:rPr>
      </w:pPr>
    </w:p>
    <w:p w14:paraId="620C7F99" w14:textId="7A4E3324" w:rsidR="00464572" w:rsidRPr="00DC4FDF" w:rsidRDefault="00E25885" w:rsidP="00E8112E">
      <w:pPr>
        <w:pStyle w:val="oancuaDanhsach"/>
        <w:numPr>
          <w:ilvl w:val="1"/>
          <w:numId w:val="16"/>
        </w:numPr>
        <w:spacing w:before="60" w:after="60"/>
        <w:ind w:left="851" w:hanging="851"/>
        <w:jc w:val="both"/>
        <w:rPr>
          <w:b/>
          <w:bCs/>
          <w:color w:val="000000"/>
          <w:sz w:val="28"/>
          <w:szCs w:val="28"/>
          <w:lang w:val="vi-VN"/>
        </w:rPr>
      </w:pPr>
      <w:r w:rsidRPr="00DC4FDF">
        <w:rPr>
          <w:b/>
          <w:bCs/>
          <w:color w:val="000000"/>
          <w:sz w:val="28"/>
          <w:szCs w:val="28"/>
          <w:lang w:val="vi-VN"/>
        </w:rPr>
        <w:lastRenderedPageBreak/>
        <w:t>Thư viện số học lớn</w:t>
      </w:r>
    </w:p>
    <w:p w14:paraId="20017A64" w14:textId="08D52465" w:rsidR="00A91453" w:rsidRPr="00DC4FDF" w:rsidRDefault="00A91453" w:rsidP="00A91453">
      <w:pPr>
        <w:spacing w:before="60" w:after="60"/>
        <w:ind w:left="414" w:firstLine="720"/>
        <w:jc w:val="both"/>
        <w:rPr>
          <w:b/>
          <w:bCs/>
          <w:color w:val="000000"/>
          <w:sz w:val="28"/>
          <w:szCs w:val="28"/>
          <w:lang w:val="vi-VN"/>
        </w:rPr>
      </w:pPr>
      <w:r w:rsidRPr="00DC4FDF">
        <w:rPr>
          <w:b/>
          <w:bCs/>
          <w:color w:val="000000"/>
          <w:sz w:val="28"/>
          <w:szCs w:val="28"/>
          <w:lang w:val="vi-VN"/>
        </w:rPr>
        <w:t>GMP</w:t>
      </w:r>
    </w:p>
    <w:p w14:paraId="151F6BF6" w14:textId="77777777" w:rsidR="0067108D" w:rsidRPr="00DC4FDF" w:rsidRDefault="0067108D">
      <w:pPr>
        <w:pStyle w:val="oancuaDanhsach"/>
        <w:numPr>
          <w:ilvl w:val="0"/>
          <w:numId w:val="29"/>
        </w:numPr>
        <w:tabs>
          <w:tab w:val="left" w:pos="984"/>
        </w:tabs>
        <w:spacing w:after="0" w:line="240" w:lineRule="auto"/>
        <w:rPr>
          <w:sz w:val="28"/>
          <w:szCs w:val="28"/>
          <w:lang w:val="vi-VN"/>
        </w:rPr>
      </w:pPr>
      <w:r w:rsidRPr="00DC4FDF">
        <w:rPr>
          <w:sz w:val="28"/>
          <w:szCs w:val="28"/>
          <w:lang w:val="vi-VN"/>
        </w:rPr>
        <w:t xml:space="preserve">Hỗ trợ số nguyên lớn không giới hạn. </w:t>
      </w:r>
    </w:p>
    <w:p w14:paraId="717D7DB4" w14:textId="77777777" w:rsidR="0067108D" w:rsidRPr="00DC4FDF" w:rsidRDefault="0067108D">
      <w:pPr>
        <w:pStyle w:val="oancuaDanhsach"/>
        <w:numPr>
          <w:ilvl w:val="0"/>
          <w:numId w:val="29"/>
        </w:numPr>
        <w:tabs>
          <w:tab w:val="left" w:pos="984"/>
        </w:tabs>
        <w:spacing w:after="0" w:line="240" w:lineRule="auto"/>
        <w:rPr>
          <w:sz w:val="28"/>
          <w:szCs w:val="28"/>
          <w:lang w:val="vi-VN"/>
        </w:rPr>
      </w:pPr>
      <w:r w:rsidRPr="00DC4FDF">
        <w:rPr>
          <w:sz w:val="28"/>
          <w:szCs w:val="28"/>
          <w:lang w:val="vi-VN"/>
        </w:rPr>
        <w:t xml:space="preserve">Dùng trong RSA, ECC và các thuật toán mật mã khóa công khai. </w:t>
      </w:r>
    </w:p>
    <w:p w14:paraId="764C4B36" w14:textId="77777777" w:rsidR="0067108D" w:rsidRPr="00DC4FDF" w:rsidRDefault="0067108D">
      <w:pPr>
        <w:pStyle w:val="oancuaDanhsach"/>
        <w:numPr>
          <w:ilvl w:val="0"/>
          <w:numId w:val="29"/>
        </w:numPr>
        <w:tabs>
          <w:tab w:val="left" w:pos="984"/>
        </w:tabs>
        <w:spacing w:after="0" w:line="240" w:lineRule="auto"/>
        <w:rPr>
          <w:sz w:val="28"/>
          <w:szCs w:val="28"/>
          <w:lang w:val="vi-VN"/>
        </w:rPr>
      </w:pPr>
      <w:r w:rsidRPr="00DC4FDF">
        <w:rPr>
          <w:sz w:val="28"/>
          <w:szCs w:val="28"/>
          <w:lang w:val="vi-VN"/>
        </w:rPr>
        <w:t xml:space="preserve">Thực hiện phép toán </w:t>
      </w:r>
      <w:proofErr w:type="spellStart"/>
      <w:r w:rsidRPr="00DC4FDF">
        <w:rPr>
          <w:sz w:val="28"/>
          <w:szCs w:val="28"/>
          <w:lang w:val="vi-VN"/>
        </w:rPr>
        <w:t>modulo</w:t>
      </w:r>
      <w:proofErr w:type="spellEnd"/>
      <w:r w:rsidRPr="00DC4FDF">
        <w:rPr>
          <w:sz w:val="28"/>
          <w:szCs w:val="28"/>
          <w:lang w:val="vi-VN"/>
        </w:rPr>
        <w:t>, lũy thừa nhanh.</w:t>
      </w:r>
    </w:p>
    <w:p w14:paraId="72781E19" w14:textId="67EE5B50" w:rsidR="00A91453" w:rsidRPr="00DC4FDF" w:rsidRDefault="0067108D" w:rsidP="0067108D">
      <w:pPr>
        <w:spacing w:before="60" w:after="60"/>
        <w:ind w:left="414" w:firstLine="720"/>
        <w:jc w:val="both"/>
        <w:rPr>
          <w:sz w:val="28"/>
          <w:szCs w:val="28"/>
          <w:lang w:val="vi-VN"/>
        </w:rPr>
      </w:pPr>
      <w:proofErr w:type="spellStart"/>
      <w:r w:rsidRPr="00DC4FDF">
        <w:rPr>
          <w:sz w:val="28"/>
          <w:szCs w:val="28"/>
        </w:rPr>
        <w:t>Ví</w:t>
      </w:r>
      <w:proofErr w:type="spellEnd"/>
      <w:r w:rsidRPr="00DC4FDF">
        <w:rPr>
          <w:sz w:val="28"/>
          <w:szCs w:val="28"/>
        </w:rPr>
        <w:t xml:space="preserve"> </w:t>
      </w:r>
      <w:proofErr w:type="spellStart"/>
      <w:proofErr w:type="gramStart"/>
      <w:r w:rsidRPr="00DC4FDF">
        <w:rPr>
          <w:sz w:val="28"/>
          <w:szCs w:val="28"/>
        </w:rPr>
        <w:t>dụ</w:t>
      </w:r>
      <w:proofErr w:type="spellEnd"/>
      <w:r w:rsidRPr="00DC4FDF">
        <w:rPr>
          <w:sz w:val="28"/>
          <w:szCs w:val="28"/>
        </w:rPr>
        <w:t xml:space="preserve"> :</w:t>
      </w:r>
      <w:proofErr w:type="gramEnd"/>
      <w:r w:rsidRPr="00DC4FDF">
        <w:rPr>
          <w:sz w:val="28"/>
          <w:szCs w:val="28"/>
        </w:rPr>
        <w:t xml:space="preserve">  </w:t>
      </w:r>
    </w:p>
    <w:p w14:paraId="1D18364D" w14:textId="44E7D6CE" w:rsidR="0080144C" w:rsidRPr="00DC4FDF" w:rsidRDefault="0080144C" w:rsidP="0080144C">
      <w:pPr>
        <w:spacing w:before="60" w:after="60"/>
        <w:jc w:val="both"/>
        <w:rPr>
          <w:b/>
          <w:bCs/>
          <w:color w:val="000000"/>
          <w:sz w:val="28"/>
          <w:szCs w:val="28"/>
          <w:lang w:val="vi-VN"/>
        </w:rPr>
      </w:pPr>
      <w:r w:rsidRPr="00DC4FDF">
        <w:rPr>
          <w:noProof/>
          <w:sz w:val="28"/>
          <w:szCs w:val="28"/>
        </w:rPr>
        <w:drawing>
          <wp:inline distT="0" distB="0" distL="0" distR="0" wp14:anchorId="0D286479" wp14:editId="20527572">
            <wp:extent cx="5791835" cy="2006104"/>
            <wp:effectExtent l="0" t="0" r="0" b="0"/>
            <wp:docPr id="1171256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56389" name=""/>
                    <pic:cNvPicPr/>
                  </pic:nvPicPr>
                  <pic:blipFill>
                    <a:blip r:embed="rId35"/>
                    <a:stretch>
                      <a:fillRect/>
                    </a:stretch>
                  </pic:blipFill>
                  <pic:spPr>
                    <a:xfrm>
                      <a:off x="0" y="0"/>
                      <a:ext cx="5791835" cy="2006104"/>
                    </a:xfrm>
                    <a:prstGeom prst="rect">
                      <a:avLst/>
                    </a:prstGeom>
                  </pic:spPr>
                </pic:pic>
              </a:graphicData>
            </a:graphic>
          </wp:inline>
        </w:drawing>
      </w:r>
    </w:p>
    <w:p w14:paraId="314B42B3" w14:textId="6BFD58AC" w:rsidR="009B2E60" w:rsidRPr="00DC4FDF" w:rsidRDefault="00A43E7B" w:rsidP="004C73F7">
      <w:pPr>
        <w:spacing w:before="60" w:after="60"/>
        <w:ind w:firstLine="1134"/>
        <w:jc w:val="both"/>
        <w:rPr>
          <w:b/>
          <w:bCs/>
          <w:color w:val="000000"/>
          <w:sz w:val="28"/>
          <w:szCs w:val="28"/>
          <w:lang w:val="vi-VN"/>
        </w:rPr>
      </w:pPr>
      <w:proofErr w:type="spellStart"/>
      <w:r w:rsidRPr="00DC4FDF">
        <w:rPr>
          <w:b/>
          <w:bCs/>
          <w:color w:val="000000"/>
          <w:sz w:val="28"/>
          <w:szCs w:val="28"/>
          <w:lang w:val="vi-VN"/>
        </w:rPr>
        <w:t>Crypto</w:t>
      </w:r>
      <w:proofErr w:type="spellEnd"/>
      <w:r w:rsidRPr="00DC4FDF">
        <w:rPr>
          <w:b/>
          <w:bCs/>
          <w:color w:val="000000"/>
          <w:sz w:val="28"/>
          <w:szCs w:val="28"/>
          <w:lang w:val="vi-VN"/>
        </w:rPr>
        <w:t>++</w:t>
      </w:r>
    </w:p>
    <w:p w14:paraId="2BF1B89E" w14:textId="77777777" w:rsidR="004C73F7" w:rsidRPr="00DC4FDF" w:rsidRDefault="004C73F7">
      <w:pPr>
        <w:pStyle w:val="oancuaDanhsach"/>
        <w:numPr>
          <w:ilvl w:val="0"/>
          <w:numId w:val="30"/>
        </w:numPr>
        <w:tabs>
          <w:tab w:val="left" w:pos="984"/>
        </w:tabs>
        <w:spacing w:after="0" w:line="240" w:lineRule="auto"/>
        <w:rPr>
          <w:sz w:val="28"/>
          <w:szCs w:val="28"/>
          <w:lang w:val="vi-VN"/>
        </w:rPr>
      </w:pPr>
      <w:r w:rsidRPr="00DC4FDF">
        <w:rPr>
          <w:sz w:val="28"/>
          <w:szCs w:val="28"/>
          <w:lang w:val="vi-VN"/>
        </w:rPr>
        <w:t xml:space="preserve">Thư viện mật mã C++ phổ biến. </w:t>
      </w:r>
    </w:p>
    <w:p w14:paraId="73444443" w14:textId="77777777" w:rsidR="004C73F7" w:rsidRPr="00DC4FDF" w:rsidRDefault="004C73F7">
      <w:pPr>
        <w:pStyle w:val="oancuaDanhsach"/>
        <w:numPr>
          <w:ilvl w:val="0"/>
          <w:numId w:val="30"/>
        </w:numPr>
        <w:tabs>
          <w:tab w:val="left" w:pos="984"/>
        </w:tabs>
        <w:spacing w:after="0" w:line="240" w:lineRule="auto"/>
        <w:rPr>
          <w:sz w:val="28"/>
          <w:szCs w:val="28"/>
          <w:lang w:val="vi-VN"/>
        </w:rPr>
      </w:pPr>
      <w:r w:rsidRPr="00DC4FDF">
        <w:rPr>
          <w:sz w:val="28"/>
          <w:szCs w:val="28"/>
          <w:lang w:val="vi-VN"/>
        </w:rPr>
        <w:t xml:space="preserve">Hỗ trợ sẵn AES, RSA, SHA, </w:t>
      </w:r>
      <w:proofErr w:type="spellStart"/>
      <w:r w:rsidRPr="00DC4FDF">
        <w:rPr>
          <w:sz w:val="28"/>
          <w:szCs w:val="28"/>
          <w:lang w:val="vi-VN"/>
        </w:rPr>
        <w:t>ElGamal</w:t>
      </w:r>
      <w:proofErr w:type="spellEnd"/>
      <w:r w:rsidRPr="00DC4FDF">
        <w:rPr>
          <w:sz w:val="28"/>
          <w:szCs w:val="28"/>
          <w:lang w:val="vi-VN"/>
        </w:rPr>
        <w:t xml:space="preserve">. </w:t>
      </w:r>
    </w:p>
    <w:p w14:paraId="1CFBA764" w14:textId="77777777" w:rsidR="004C73F7" w:rsidRPr="00DC4FDF" w:rsidRDefault="004C73F7">
      <w:pPr>
        <w:pStyle w:val="oancuaDanhsach"/>
        <w:numPr>
          <w:ilvl w:val="0"/>
          <w:numId w:val="30"/>
        </w:numPr>
        <w:tabs>
          <w:tab w:val="left" w:pos="984"/>
        </w:tabs>
        <w:spacing w:after="0" w:line="240" w:lineRule="auto"/>
        <w:rPr>
          <w:sz w:val="28"/>
          <w:szCs w:val="28"/>
          <w:lang w:val="vi-VN"/>
        </w:rPr>
      </w:pPr>
      <w:r w:rsidRPr="00DC4FDF">
        <w:rPr>
          <w:sz w:val="28"/>
          <w:szCs w:val="28"/>
          <w:lang w:val="vi-VN"/>
        </w:rPr>
        <w:t xml:space="preserve">Có tối ưu thao tác </w:t>
      </w:r>
      <w:proofErr w:type="spellStart"/>
      <w:r w:rsidRPr="00DC4FDF">
        <w:rPr>
          <w:sz w:val="28"/>
          <w:szCs w:val="28"/>
          <w:lang w:val="vi-VN"/>
        </w:rPr>
        <w:t>bit</w:t>
      </w:r>
      <w:proofErr w:type="spellEnd"/>
      <w:r w:rsidRPr="00DC4FDF">
        <w:rPr>
          <w:sz w:val="28"/>
          <w:szCs w:val="28"/>
          <w:lang w:val="vi-VN"/>
        </w:rPr>
        <w:t xml:space="preserve"> và số học nhị phân.</w:t>
      </w:r>
    </w:p>
    <w:p w14:paraId="7D517447" w14:textId="13A082C5" w:rsidR="004C73F7" w:rsidRPr="00DC4FDF" w:rsidRDefault="004C73F7" w:rsidP="004C73F7">
      <w:pPr>
        <w:tabs>
          <w:tab w:val="left" w:pos="1134"/>
        </w:tabs>
        <w:rPr>
          <w:sz w:val="28"/>
          <w:szCs w:val="28"/>
          <w:lang w:val="vi-VN"/>
        </w:rPr>
      </w:pPr>
      <w:r w:rsidRPr="00DC4FDF">
        <w:rPr>
          <w:sz w:val="28"/>
          <w:szCs w:val="28"/>
          <w:lang w:val="vi-VN"/>
        </w:rPr>
        <w:tab/>
      </w:r>
      <w:proofErr w:type="spellStart"/>
      <w:r w:rsidRPr="00DC4FDF">
        <w:rPr>
          <w:sz w:val="28"/>
          <w:szCs w:val="28"/>
        </w:rPr>
        <w:t>Ví</w:t>
      </w:r>
      <w:proofErr w:type="spellEnd"/>
      <w:r w:rsidRPr="00DC4FDF">
        <w:rPr>
          <w:sz w:val="28"/>
          <w:szCs w:val="28"/>
        </w:rPr>
        <w:t xml:space="preserve"> </w:t>
      </w:r>
      <w:proofErr w:type="spellStart"/>
      <w:proofErr w:type="gramStart"/>
      <w:r w:rsidRPr="00DC4FDF">
        <w:rPr>
          <w:sz w:val="28"/>
          <w:szCs w:val="28"/>
        </w:rPr>
        <w:t>dụ</w:t>
      </w:r>
      <w:proofErr w:type="spellEnd"/>
      <w:r w:rsidRPr="00DC4FDF">
        <w:rPr>
          <w:sz w:val="28"/>
          <w:szCs w:val="28"/>
        </w:rPr>
        <w:t xml:space="preserve"> :</w:t>
      </w:r>
      <w:proofErr w:type="gramEnd"/>
    </w:p>
    <w:p w14:paraId="2165A356" w14:textId="5337CC98" w:rsidR="00761C5C" w:rsidRPr="00DC4FDF" w:rsidRDefault="00761C5C" w:rsidP="004C73F7">
      <w:pPr>
        <w:tabs>
          <w:tab w:val="left" w:pos="1134"/>
        </w:tabs>
        <w:rPr>
          <w:sz w:val="28"/>
          <w:szCs w:val="28"/>
          <w:lang w:val="vi-VN"/>
        </w:rPr>
      </w:pPr>
      <w:r w:rsidRPr="00DC4FDF">
        <w:rPr>
          <w:noProof/>
          <w:sz w:val="28"/>
          <w:szCs w:val="28"/>
        </w:rPr>
        <w:drawing>
          <wp:inline distT="0" distB="0" distL="0" distR="0" wp14:anchorId="1EB0BF75" wp14:editId="76A121D0">
            <wp:extent cx="5791835" cy="1535208"/>
            <wp:effectExtent l="0" t="0" r="0" b="8255"/>
            <wp:docPr id="667166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66035" name=""/>
                    <pic:cNvPicPr/>
                  </pic:nvPicPr>
                  <pic:blipFill>
                    <a:blip r:embed="rId36"/>
                    <a:stretch>
                      <a:fillRect/>
                    </a:stretch>
                  </pic:blipFill>
                  <pic:spPr>
                    <a:xfrm>
                      <a:off x="0" y="0"/>
                      <a:ext cx="5791835" cy="1535208"/>
                    </a:xfrm>
                    <a:prstGeom prst="rect">
                      <a:avLst/>
                    </a:prstGeom>
                  </pic:spPr>
                </pic:pic>
              </a:graphicData>
            </a:graphic>
          </wp:inline>
        </w:drawing>
      </w:r>
    </w:p>
    <w:p w14:paraId="5D180D8E" w14:textId="0B5976B5" w:rsidR="00BE5ADD" w:rsidRPr="00DC4FDF" w:rsidRDefault="00BE5ADD" w:rsidP="00402CDC">
      <w:pPr>
        <w:pStyle w:val="oancuaDanhsach"/>
        <w:tabs>
          <w:tab w:val="left" w:pos="1134"/>
        </w:tabs>
        <w:ind w:left="432"/>
        <w:rPr>
          <w:sz w:val="28"/>
          <w:szCs w:val="28"/>
          <w:lang w:val="vi-VN"/>
        </w:rPr>
      </w:pPr>
    </w:p>
    <w:p w14:paraId="2911C07D" w14:textId="30B604F4" w:rsidR="00402CDC" w:rsidRPr="00DC4FDF" w:rsidRDefault="00402CDC" w:rsidP="00E8112E">
      <w:pPr>
        <w:pStyle w:val="oancuaDanhsach"/>
        <w:numPr>
          <w:ilvl w:val="0"/>
          <w:numId w:val="16"/>
        </w:numPr>
        <w:tabs>
          <w:tab w:val="left" w:pos="984"/>
        </w:tabs>
        <w:ind w:left="567" w:hanging="567"/>
        <w:rPr>
          <w:b/>
          <w:bCs/>
          <w:sz w:val="28"/>
          <w:szCs w:val="28"/>
        </w:rPr>
      </w:pPr>
      <w:r w:rsidRPr="00DC4FDF">
        <w:rPr>
          <w:b/>
          <w:bCs/>
          <w:sz w:val="28"/>
          <w:szCs w:val="28"/>
          <w:lang w:val="vi-VN"/>
        </w:rPr>
        <w:t xml:space="preserve">  </w:t>
      </w:r>
      <w:proofErr w:type="spellStart"/>
      <w:r w:rsidRPr="00DC4FDF">
        <w:rPr>
          <w:b/>
          <w:bCs/>
          <w:sz w:val="28"/>
          <w:szCs w:val="28"/>
        </w:rPr>
        <w:t>Ngôn</w:t>
      </w:r>
      <w:proofErr w:type="spellEnd"/>
      <w:r w:rsidRPr="00DC4FDF">
        <w:rPr>
          <w:b/>
          <w:bCs/>
          <w:sz w:val="28"/>
          <w:szCs w:val="28"/>
        </w:rPr>
        <w:t xml:space="preserve"> </w:t>
      </w:r>
      <w:proofErr w:type="spellStart"/>
      <w:r w:rsidRPr="00DC4FDF">
        <w:rPr>
          <w:b/>
          <w:bCs/>
          <w:sz w:val="28"/>
          <w:szCs w:val="28"/>
        </w:rPr>
        <w:t>ngữ</w:t>
      </w:r>
      <w:proofErr w:type="spellEnd"/>
      <w:r w:rsidRPr="00DC4FDF">
        <w:rPr>
          <w:b/>
          <w:bCs/>
          <w:sz w:val="28"/>
          <w:szCs w:val="28"/>
        </w:rPr>
        <w:t xml:space="preserve"> Python</w:t>
      </w:r>
    </w:p>
    <w:p w14:paraId="6CA6521F" w14:textId="1E966B44" w:rsidR="00402CDC" w:rsidRPr="00DC4FDF" w:rsidRDefault="00815340" w:rsidP="00E8112E">
      <w:pPr>
        <w:pStyle w:val="oancuaDanhsach"/>
        <w:numPr>
          <w:ilvl w:val="1"/>
          <w:numId w:val="16"/>
        </w:numPr>
        <w:tabs>
          <w:tab w:val="left" w:pos="984"/>
        </w:tabs>
        <w:ind w:left="851" w:hanging="851"/>
        <w:rPr>
          <w:b/>
          <w:bCs/>
          <w:sz w:val="28"/>
          <w:szCs w:val="28"/>
          <w:lang w:val="vi-VN"/>
        </w:rPr>
      </w:pPr>
      <w:r w:rsidRPr="00DC4FDF">
        <w:rPr>
          <w:b/>
          <w:bCs/>
          <w:sz w:val="28"/>
          <w:szCs w:val="28"/>
          <w:lang w:val="vi-VN"/>
        </w:rPr>
        <w:t xml:space="preserve">Thư viện xử lý </w:t>
      </w:r>
      <w:proofErr w:type="spellStart"/>
      <w:r w:rsidRPr="00DC4FDF">
        <w:rPr>
          <w:b/>
          <w:bCs/>
          <w:sz w:val="28"/>
          <w:szCs w:val="28"/>
          <w:lang w:val="vi-VN"/>
        </w:rPr>
        <w:t>bit</w:t>
      </w:r>
      <w:proofErr w:type="spellEnd"/>
    </w:p>
    <w:p w14:paraId="06DBBD58" w14:textId="4C13B617" w:rsidR="00815340" w:rsidRPr="00DC4FDF" w:rsidRDefault="00815340" w:rsidP="00815340">
      <w:pPr>
        <w:tabs>
          <w:tab w:val="left" w:pos="984"/>
        </w:tabs>
        <w:rPr>
          <w:b/>
          <w:bCs/>
          <w:sz w:val="28"/>
          <w:szCs w:val="28"/>
          <w:lang w:val="vi-VN"/>
        </w:rPr>
      </w:pPr>
      <w:r w:rsidRPr="00DC4FDF">
        <w:rPr>
          <w:b/>
          <w:bCs/>
          <w:sz w:val="28"/>
          <w:szCs w:val="28"/>
          <w:lang w:val="vi-VN"/>
        </w:rPr>
        <w:tab/>
      </w:r>
      <w:proofErr w:type="spellStart"/>
      <w:r w:rsidR="00FE77D6" w:rsidRPr="00DC4FDF">
        <w:rPr>
          <w:b/>
          <w:bCs/>
          <w:sz w:val="28"/>
          <w:szCs w:val="28"/>
          <w:lang w:val="vi-VN"/>
        </w:rPr>
        <w:t>Bitarray</w:t>
      </w:r>
      <w:proofErr w:type="spellEnd"/>
    </w:p>
    <w:p w14:paraId="3BEB7AB6" w14:textId="77777777" w:rsidR="00FC3091" w:rsidRPr="00DC4FDF" w:rsidRDefault="00FC3091">
      <w:pPr>
        <w:pStyle w:val="oancuaDanhsach"/>
        <w:numPr>
          <w:ilvl w:val="0"/>
          <w:numId w:val="31"/>
        </w:numPr>
        <w:tabs>
          <w:tab w:val="left" w:pos="984"/>
        </w:tabs>
        <w:spacing w:after="0" w:line="240" w:lineRule="auto"/>
        <w:rPr>
          <w:sz w:val="28"/>
          <w:szCs w:val="28"/>
          <w:lang w:val="vi-VN"/>
        </w:rPr>
      </w:pPr>
      <w:r w:rsidRPr="00DC4FDF">
        <w:rPr>
          <w:sz w:val="28"/>
          <w:szCs w:val="28"/>
          <w:lang w:val="vi-VN"/>
        </w:rPr>
        <w:t xml:space="preserve">Lưu trữ và xử lý mảng </w:t>
      </w:r>
      <w:proofErr w:type="spellStart"/>
      <w:r w:rsidRPr="00DC4FDF">
        <w:rPr>
          <w:sz w:val="28"/>
          <w:szCs w:val="28"/>
          <w:lang w:val="vi-VN"/>
        </w:rPr>
        <w:t>bit</w:t>
      </w:r>
      <w:proofErr w:type="spellEnd"/>
      <w:r w:rsidRPr="00DC4FDF">
        <w:rPr>
          <w:sz w:val="28"/>
          <w:szCs w:val="28"/>
          <w:lang w:val="vi-VN"/>
        </w:rPr>
        <w:t xml:space="preserve"> hiệu quả. </w:t>
      </w:r>
    </w:p>
    <w:p w14:paraId="53CF6BF6" w14:textId="77777777" w:rsidR="00FC3091" w:rsidRPr="00DC4FDF" w:rsidRDefault="00FC3091">
      <w:pPr>
        <w:pStyle w:val="oancuaDanhsach"/>
        <w:numPr>
          <w:ilvl w:val="0"/>
          <w:numId w:val="31"/>
        </w:numPr>
        <w:tabs>
          <w:tab w:val="left" w:pos="984"/>
        </w:tabs>
        <w:spacing w:after="0" w:line="240" w:lineRule="auto"/>
        <w:rPr>
          <w:sz w:val="28"/>
          <w:szCs w:val="28"/>
          <w:lang w:val="vi-VN"/>
        </w:rPr>
      </w:pPr>
      <w:r w:rsidRPr="00DC4FDF">
        <w:rPr>
          <w:sz w:val="28"/>
          <w:szCs w:val="28"/>
          <w:lang w:val="vi-VN"/>
        </w:rPr>
        <w:t xml:space="preserve">Hỗ trợ XOR, AND, OR, SHIFT. </w:t>
      </w:r>
    </w:p>
    <w:p w14:paraId="576DA005" w14:textId="77777777" w:rsidR="00FC3091" w:rsidRPr="00DC4FDF" w:rsidRDefault="00FC3091">
      <w:pPr>
        <w:pStyle w:val="oancuaDanhsach"/>
        <w:numPr>
          <w:ilvl w:val="0"/>
          <w:numId w:val="31"/>
        </w:numPr>
        <w:tabs>
          <w:tab w:val="left" w:pos="984"/>
        </w:tabs>
        <w:spacing w:after="0" w:line="240" w:lineRule="auto"/>
        <w:rPr>
          <w:sz w:val="28"/>
          <w:szCs w:val="28"/>
          <w:lang w:val="vi-VN"/>
        </w:rPr>
      </w:pPr>
      <w:r w:rsidRPr="00DC4FDF">
        <w:rPr>
          <w:sz w:val="28"/>
          <w:szCs w:val="28"/>
          <w:lang w:val="vi-VN"/>
        </w:rPr>
        <w:lastRenderedPageBreak/>
        <w:t xml:space="preserve">Tối ưu bộ nhớ hơn so với </w:t>
      </w:r>
      <w:proofErr w:type="spellStart"/>
      <w:r w:rsidRPr="00DC4FDF">
        <w:rPr>
          <w:sz w:val="28"/>
          <w:szCs w:val="28"/>
          <w:lang w:val="vi-VN"/>
        </w:rPr>
        <w:t>list</w:t>
      </w:r>
      <w:proofErr w:type="spellEnd"/>
      <w:r w:rsidRPr="00DC4FDF">
        <w:rPr>
          <w:sz w:val="28"/>
          <w:szCs w:val="28"/>
          <w:lang w:val="vi-VN"/>
        </w:rPr>
        <w:t xml:space="preserve"> thông thường. </w:t>
      </w:r>
    </w:p>
    <w:p w14:paraId="23A0CFFC" w14:textId="1F969BE1" w:rsidR="00FC3091" w:rsidRPr="00DC4FDF" w:rsidRDefault="0008227D" w:rsidP="00FC3091">
      <w:pPr>
        <w:tabs>
          <w:tab w:val="left" w:pos="984"/>
        </w:tabs>
        <w:rPr>
          <w:sz w:val="28"/>
          <w:szCs w:val="28"/>
          <w:lang w:val="vi-VN"/>
        </w:rPr>
      </w:pPr>
      <w:r w:rsidRPr="00DC4FDF">
        <w:rPr>
          <w:sz w:val="28"/>
          <w:szCs w:val="28"/>
          <w:lang w:val="vi-VN"/>
        </w:rPr>
        <w:tab/>
      </w:r>
      <w:proofErr w:type="spellStart"/>
      <w:r w:rsidR="00FC3091" w:rsidRPr="00DC4FDF">
        <w:rPr>
          <w:sz w:val="28"/>
          <w:szCs w:val="28"/>
        </w:rPr>
        <w:t>Ví</w:t>
      </w:r>
      <w:proofErr w:type="spellEnd"/>
      <w:r w:rsidR="00FC3091" w:rsidRPr="00DC4FDF">
        <w:rPr>
          <w:sz w:val="28"/>
          <w:szCs w:val="28"/>
        </w:rPr>
        <w:t xml:space="preserve"> </w:t>
      </w:r>
      <w:proofErr w:type="spellStart"/>
      <w:proofErr w:type="gramStart"/>
      <w:r w:rsidR="00FC3091" w:rsidRPr="00DC4FDF">
        <w:rPr>
          <w:sz w:val="28"/>
          <w:szCs w:val="28"/>
        </w:rPr>
        <w:t>dụ</w:t>
      </w:r>
      <w:proofErr w:type="spellEnd"/>
      <w:r w:rsidR="00FC3091" w:rsidRPr="00DC4FDF">
        <w:rPr>
          <w:sz w:val="28"/>
          <w:szCs w:val="28"/>
        </w:rPr>
        <w:t xml:space="preserve"> :</w:t>
      </w:r>
      <w:proofErr w:type="gramEnd"/>
    </w:p>
    <w:p w14:paraId="3B6CBD12" w14:textId="559E2E8F" w:rsidR="00AC2D53" w:rsidRPr="00DC4FDF" w:rsidRDefault="00AC2D53" w:rsidP="00FC3091">
      <w:pPr>
        <w:tabs>
          <w:tab w:val="left" w:pos="984"/>
        </w:tabs>
        <w:rPr>
          <w:sz w:val="28"/>
          <w:szCs w:val="28"/>
          <w:lang w:val="vi-VN"/>
        </w:rPr>
      </w:pPr>
      <w:r w:rsidRPr="00DC4FDF">
        <w:rPr>
          <w:noProof/>
          <w:sz w:val="28"/>
          <w:szCs w:val="28"/>
          <w:lang w:val="vi-VN"/>
        </w:rPr>
        <w:drawing>
          <wp:inline distT="0" distB="0" distL="0" distR="0" wp14:anchorId="306D07AE" wp14:editId="187CF8D9">
            <wp:extent cx="5791835" cy="1499318"/>
            <wp:effectExtent l="0" t="0" r="0" b="5715"/>
            <wp:docPr id="1738203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203678" name=""/>
                    <pic:cNvPicPr/>
                  </pic:nvPicPr>
                  <pic:blipFill>
                    <a:blip r:embed="rId37"/>
                    <a:stretch>
                      <a:fillRect/>
                    </a:stretch>
                  </pic:blipFill>
                  <pic:spPr>
                    <a:xfrm>
                      <a:off x="0" y="0"/>
                      <a:ext cx="5791835" cy="1499318"/>
                    </a:xfrm>
                    <a:prstGeom prst="rect">
                      <a:avLst/>
                    </a:prstGeom>
                  </pic:spPr>
                </pic:pic>
              </a:graphicData>
            </a:graphic>
          </wp:inline>
        </w:drawing>
      </w:r>
    </w:p>
    <w:p w14:paraId="2511D8AB" w14:textId="53340DD3" w:rsidR="000B008C" w:rsidRPr="00DC4FDF" w:rsidRDefault="000B008C" w:rsidP="00FC3091">
      <w:pPr>
        <w:tabs>
          <w:tab w:val="left" w:pos="984"/>
        </w:tabs>
        <w:rPr>
          <w:b/>
          <w:bCs/>
          <w:sz w:val="28"/>
          <w:szCs w:val="28"/>
          <w:lang w:val="vi-VN"/>
        </w:rPr>
      </w:pPr>
      <w:r w:rsidRPr="00DC4FDF">
        <w:rPr>
          <w:sz w:val="28"/>
          <w:szCs w:val="28"/>
          <w:lang w:val="vi-VN"/>
        </w:rPr>
        <w:tab/>
      </w:r>
      <w:proofErr w:type="spellStart"/>
      <w:r w:rsidRPr="00DC4FDF">
        <w:rPr>
          <w:b/>
          <w:bCs/>
          <w:sz w:val="28"/>
          <w:szCs w:val="28"/>
          <w:lang w:val="vi-VN"/>
        </w:rPr>
        <w:t>Bitstring</w:t>
      </w:r>
      <w:proofErr w:type="spellEnd"/>
    </w:p>
    <w:p w14:paraId="4820C413" w14:textId="77777777" w:rsidR="0008227D" w:rsidRPr="00DC4FDF" w:rsidRDefault="0008227D">
      <w:pPr>
        <w:pStyle w:val="oancuaDanhsach"/>
        <w:numPr>
          <w:ilvl w:val="0"/>
          <w:numId w:val="17"/>
        </w:numPr>
        <w:tabs>
          <w:tab w:val="left" w:pos="984"/>
        </w:tabs>
        <w:spacing w:after="0" w:line="240" w:lineRule="auto"/>
        <w:rPr>
          <w:sz w:val="28"/>
          <w:szCs w:val="28"/>
          <w:lang w:val="vi-VN"/>
        </w:rPr>
      </w:pPr>
      <w:r w:rsidRPr="00DC4FDF">
        <w:rPr>
          <w:sz w:val="28"/>
          <w:szCs w:val="28"/>
          <w:lang w:val="vi-VN"/>
        </w:rPr>
        <w:t xml:space="preserve">Hỗ trợ thao tác dữ liệu nhị phân cấp thấp. </w:t>
      </w:r>
    </w:p>
    <w:p w14:paraId="2C0ED61C" w14:textId="77777777" w:rsidR="0008227D" w:rsidRPr="00DC4FDF" w:rsidRDefault="0008227D">
      <w:pPr>
        <w:pStyle w:val="oancuaDanhsach"/>
        <w:numPr>
          <w:ilvl w:val="0"/>
          <w:numId w:val="17"/>
        </w:numPr>
        <w:tabs>
          <w:tab w:val="left" w:pos="984"/>
        </w:tabs>
        <w:spacing w:after="0" w:line="240" w:lineRule="auto"/>
        <w:rPr>
          <w:sz w:val="28"/>
          <w:szCs w:val="28"/>
          <w:lang w:val="vi-VN"/>
        </w:rPr>
      </w:pPr>
      <w:r w:rsidRPr="00DC4FDF">
        <w:rPr>
          <w:sz w:val="28"/>
          <w:szCs w:val="28"/>
          <w:lang w:val="vi-VN"/>
        </w:rPr>
        <w:t xml:space="preserve">Dùng để đọc/ghi và phân tích dữ liệu </w:t>
      </w:r>
      <w:proofErr w:type="spellStart"/>
      <w:r w:rsidRPr="00DC4FDF">
        <w:rPr>
          <w:sz w:val="28"/>
          <w:szCs w:val="28"/>
          <w:lang w:val="vi-VN"/>
        </w:rPr>
        <w:t>bit</w:t>
      </w:r>
      <w:proofErr w:type="spellEnd"/>
      <w:r w:rsidRPr="00DC4FDF">
        <w:rPr>
          <w:sz w:val="28"/>
          <w:szCs w:val="28"/>
          <w:lang w:val="vi-VN"/>
        </w:rPr>
        <w:t>.</w:t>
      </w:r>
    </w:p>
    <w:p w14:paraId="5038B568" w14:textId="03493B59" w:rsidR="0008227D" w:rsidRPr="00DC4FDF" w:rsidRDefault="0008227D" w:rsidP="0008227D">
      <w:pPr>
        <w:tabs>
          <w:tab w:val="left" w:pos="984"/>
        </w:tabs>
        <w:rPr>
          <w:sz w:val="28"/>
          <w:szCs w:val="28"/>
          <w:lang w:val="vi-VN"/>
        </w:rPr>
      </w:pPr>
      <w:r w:rsidRPr="00DC4FDF">
        <w:rPr>
          <w:sz w:val="28"/>
          <w:szCs w:val="28"/>
          <w:lang w:val="vi-VN"/>
        </w:rPr>
        <w:tab/>
      </w:r>
      <w:proofErr w:type="spellStart"/>
      <w:r w:rsidRPr="00DC4FDF">
        <w:rPr>
          <w:sz w:val="28"/>
          <w:szCs w:val="28"/>
        </w:rPr>
        <w:t>Ví</w:t>
      </w:r>
      <w:proofErr w:type="spellEnd"/>
      <w:r w:rsidRPr="00DC4FDF">
        <w:rPr>
          <w:sz w:val="28"/>
          <w:szCs w:val="28"/>
        </w:rPr>
        <w:t xml:space="preserve"> </w:t>
      </w:r>
      <w:proofErr w:type="spellStart"/>
      <w:proofErr w:type="gramStart"/>
      <w:r w:rsidRPr="00DC4FDF">
        <w:rPr>
          <w:sz w:val="28"/>
          <w:szCs w:val="28"/>
        </w:rPr>
        <w:t>dụ</w:t>
      </w:r>
      <w:proofErr w:type="spellEnd"/>
      <w:r w:rsidRPr="00DC4FDF">
        <w:rPr>
          <w:sz w:val="28"/>
          <w:szCs w:val="28"/>
        </w:rPr>
        <w:t xml:space="preserve"> :</w:t>
      </w:r>
      <w:proofErr w:type="gramEnd"/>
    </w:p>
    <w:p w14:paraId="7801A0AC" w14:textId="717DEA6E" w:rsidR="00314478" w:rsidRPr="00DC4FDF" w:rsidRDefault="00314478" w:rsidP="0008227D">
      <w:pPr>
        <w:tabs>
          <w:tab w:val="left" w:pos="984"/>
        </w:tabs>
        <w:rPr>
          <w:sz w:val="28"/>
          <w:szCs w:val="28"/>
          <w:lang w:val="vi-VN"/>
        </w:rPr>
      </w:pPr>
      <w:r w:rsidRPr="00DC4FDF">
        <w:rPr>
          <w:noProof/>
          <w:sz w:val="28"/>
          <w:szCs w:val="28"/>
          <w:lang w:val="vi-VN"/>
        </w:rPr>
        <w:drawing>
          <wp:inline distT="0" distB="0" distL="0" distR="0" wp14:anchorId="06977939" wp14:editId="6514EA03">
            <wp:extent cx="5791835" cy="1562434"/>
            <wp:effectExtent l="0" t="0" r="0" b="0"/>
            <wp:docPr id="1256991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991781" name=""/>
                    <pic:cNvPicPr/>
                  </pic:nvPicPr>
                  <pic:blipFill>
                    <a:blip r:embed="rId38"/>
                    <a:stretch>
                      <a:fillRect/>
                    </a:stretch>
                  </pic:blipFill>
                  <pic:spPr>
                    <a:xfrm>
                      <a:off x="0" y="0"/>
                      <a:ext cx="5791835" cy="1562434"/>
                    </a:xfrm>
                    <a:prstGeom prst="rect">
                      <a:avLst/>
                    </a:prstGeom>
                  </pic:spPr>
                </pic:pic>
              </a:graphicData>
            </a:graphic>
          </wp:inline>
        </w:drawing>
      </w:r>
    </w:p>
    <w:p w14:paraId="07386FD7" w14:textId="35999DFD" w:rsidR="000B008C" w:rsidRPr="00DC4FDF" w:rsidRDefault="006B6DBC" w:rsidP="00E8112E">
      <w:pPr>
        <w:pStyle w:val="oancuaDanhsach"/>
        <w:numPr>
          <w:ilvl w:val="1"/>
          <w:numId w:val="16"/>
        </w:numPr>
        <w:tabs>
          <w:tab w:val="left" w:pos="984"/>
        </w:tabs>
        <w:ind w:left="851" w:hanging="851"/>
        <w:rPr>
          <w:b/>
          <w:bCs/>
          <w:sz w:val="28"/>
          <w:szCs w:val="28"/>
          <w:lang w:val="vi-VN"/>
        </w:rPr>
      </w:pPr>
      <w:r w:rsidRPr="00DC4FDF">
        <w:rPr>
          <w:b/>
          <w:bCs/>
          <w:sz w:val="28"/>
          <w:szCs w:val="28"/>
          <w:lang w:val="vi-VN"/>
        </w:rPr>
        <w:t>Thư viện số học và mật mã</w:t>
      </w:r>
    </w:p>
    <w:p w14:paraId="7E463794" w14:textId="3BBFE1E2" w:rsidR="006B6DBC" w:rsidRPr="00DC4FDF" w:rsidRDefault="00FF7EA7" w:rsidP="00FF7EA7">
      <w:pPr>
        <w:tabs>
          <w:tab w:val="left" w:pos="984"/>
        </w:tabs>
        <w:rPr>
          <w:b/>
          <w:bCs/>
          <w:sz w:val="28"/>
          <w:szCs w:val="28"/>
          <w:lang w:val="vi-VN"/>
        </w:rPr>
      </w:pPr>
      <w:r w:rsidRPr="00DC4FDF">
        <w:rPr>
          <w:b/>
          <w:bCs/>
          <w:sz w:val="28"/>
          <w:szCs w:val="28"/>
          <w:lang w:val="vi-VN"/>
        </w:rPr>
        <w:tab/>
      </w:r>
      <w:proofErr w:type="spellStart"/>
      <w:r w:rsidR="00834E28" w:rsidRPr="00DC4FDF">
        <w:rPr>
          <w:b/>
          <w:bCs/>
          <w:sz w:val="28"/>
          <w:szCs w:val="28"/>
          <w:lang w:val="vi-VN"/>
        </w:rPr>
        <w:t>int</w:t>
      </w:r>
      <w:proofErr w:type="spellEnd"/>
      <w:r w:rsidR="00834E28" w:rsidRPr="00DC4FDF">
        <w:rPr>
          <w:b/>
          <w:bCs/>
          <w:sz w:val="28"/>
          <w:szCs w:val="28"/>
          <w:lang w:val="vi-VN"/>
        </w:rPr>
        <w:t xml:space="preserve"> (tích hợp sẵn)</w:t>
      </w:r>
    </w:p>
    <w:p w14:paraId="72730A82" w14:textId="77777777" w:rsidR="00FF7EA7" w:rsidRPr="00DC4FDF" w:rsidRDefault="00FF7EA7">
      <w:pPr>
        <w:pStyle w:val="oancuaDanhsach"/>
        <w:numPr>
          <w:ilvl w:val="0"/>
          <w:numId w:val="18"/>
        </w:numPr>
        <w:tabs>
          <w:tab w:val="left" w:pos="984"/>
        </w:tabs>
        <w:spacing w:after="0" w:line="240" w:lineRule="auto"/>
        <w:rPr>
          <w:sz w:val="28"/>
          <w:szCs w:val="28"/>
          <w:lang w:val="vi-VN"/>
        </w:rPr>
      </w:pPr>
      <w:r w:rsidRPr="00DC4FDF">
        <w:rPr>
          <w:sz w:val="28"/>
          <w:szCs w:val="28"/>
          <w:lang w:val="vi-VN"/>
        </w:rPr>
        <w:t xml:space="preserve">Hỗ trợ số nguyên lớn không giới hạn. </w:t>
      </w:r>
    </w:p>
    <w:p w14:paraId="42670AC6" w14:textId="77777777" w:rsidR="00FF7EA7" w:rsidRPr="00DC4FDF" w:rsidRDefault="00FF7EA7">
      <w:pPr>
        <w:pStyle w:val="oancuaDanhsach"/>
        <w:numPr>
          <w:ilvl w:val="0"/>
          <w:numId w:val="18"/>
        </w:numPr>
        <w:tabs>
          <w:tab w:val="left" w:pos="984"/>
        </w:tabs>
        <w:spacing w:after="0" w:line="240" w:lineRule="auto"/>
        <w:rPr>
          <w:sz w:val="28"/>
          <w:szCs w:val="28"/>
          <w:lang w:val="vi-VN"/>
        </w:rPr>
      </w:pPr>
      <w:r w:rsidRPr="00DC4FDF">
        <w:rPr>
          <w:sz w:val="28"/>
          <w:szCs w:val="28"/>
          <w:lang w:val="vi-VN"/>
        </w:rPr>
        <w:t xml:space="preserve">Phù hợp trực tiếp cho RSA, ECC. </w:t>
      </w:r>
    </w:p>
    <w:p w14:paraId="061516FD" w14:textId="61B89B11" w:rsidR="00FF7EA7" w:rsidRPr="00DC4FDF" w:rsidRDefault="00FF7EA7" w:rsidP="00FF7EA7">
      <w:pPr>
        <w:tabs>
          <w:tab w:val="left" w:pos="984"/>
        </w:tabs>
        <w:rPr>
          <w:sz w:val="28"/>
          <w:szCs w:val="28"/>
          <w:lang w:val="vi-VN"/>
        </w:rPr>
      </w:pPr>
      <w:r w:rsidRPr="00DC4FDF">
        <w:rPr>
          <w:sz w:val="28"/>
          <w:szCs w:val="28"/>
          <w:lang w:val="vi-VN"/>
        </w:rPr>
        <w:tab/>
      </w:r>
      <w:proofErr w:type="spellStart"/>
      <w:r w:rsidRPr="00DC4FDF">
        <w:rPr>
          <w:sz w:val="28"/>
          <w:szCs w:val="28"/>
        </w:rPr>
        <w:t>Ví</w:t>
      </w:r>
      <w:proofErr w:type="spellEnd"/>
      <w:r w:rsidRPr="00DC4FDF">
        <w:rPr>
          <w:sz w:val="28"/>
          <w:szCs w:val="28"/>
        </w:rPr>
        <w:t xml:space="preserve"> </w:t>
      </w:r>
      <w:proofErr w:type="spellStart"/>
      <w:proofErr w:type="gramStart"/>
      <w:r w:rsidRPr="00DC4FDF">
        <w:rPr>
          <w:sz w:val="28"/>
          <w:szCs w:val="28"/>
        </w:rPr>
        <w:t>dụ</w:t>
      </w:r>
      <w:proofErr w:type="spellEnd"/>
      <w:r w:rsidRPr="00DC4FDF">
        <w:rPr>
          <w:sz w:val="28"/>
          <w:szCs w:val="28"/>
        </w:rPr>
        <w:t xml:space="preserve"> :</w:t>
      </w:r>
      <w:proofErr w:type="gramEnd"/>
    </w:p>
    <w:p w14:paraId="476D60CA" w14:textId="77777777" w:rsidR="00A8765D" w:rsidRPr="00DC4FDF" w:rsidRDefault="009F3262" w:rsidP="00A8765D">
      <w:pPr>
        <w:tabs>
          <w:tab w:val="left" w:pos="984"/>
        </w:tabs>
        <w:rPr>
          <w:sz w:val="28"/>
          <w:szCs w:val="28"/>
          <w:lang w:val="vi-VN"/>
        </w:rPr>
      </w:pPr>
      <w:r w:rsidRPr="00DC4FDF">
        <w:rPr>
          <w:noProof/>
          <w:sz w:val="28"/>
          <w:szCs w:val="28"/>
          <w:lang w:val="vi-VN"/>
        </w:rPr>
        <w:drawing>
          <wp:inline distT="0" distB="0" distL="0" distR="0" wp14:anchorId="3093B448" wp14:editId="4274F504">
            <wp:extent cx="5791835" cy="1494368"/>
            <wp:effectExtent l="0" t="0" r="0" b="0"/>
            <wp:docPr id="773867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867363" name=""/>
                    <pic:cNvPicPr/>
                  </pic:nvPicPr>
                  <pic:blipFill>
                    <a:blip r:embed="rId39"/>
                    <a:stretch>
                      <a:fillRect/>
                    </a:stretch>
                  </pic:blipFill>
                  <pic:spPr>
                    <a:xfrm>
                      <a:off x="0" y="0"/>
                      <a:ext cx="5791835" cy="1494368"/>
                    </a:xfrm>
                    <a:prstGeom prst="rect">
                      <a:avLst/>
                    </a:prstGeom>
                  </pic:spPr>
                </pic:pic>
              </a:graphicData>
            </a:graphic>
          </wp:inline>
        </w:drawing>
      </w:r>
    </w:p>
    <w:p w14:paraId="5181AEAE" w14:textId="4A26F6FB" w:rsidR="00A8765D" w:rsidRPr="00DC4FDF" w:rsidRDefault="00A8765D" w:rsidP="00A8765D">
      <w:pPr>
        <w:tabs>
          <w:tab w:val="left" w:pos="984"/>
        </w:tabs>
        <w:rPr>
          <w:sz w:val="28"/>
          <w:szCs w:val="28"/>
          <w:lang w:val="vi-VN"/>
        </w:rPr>
      </w:pPr>
      <w:r w:rsidRPr="00DC4FDF">
        <w:rPr>
          <w:sz w:val="28"/>
          <w:szCs w:val="28"/>
          <w:lang w:val="vi-VN"/>
        </w:rPr>
        <w:lastRenderedPageBreak/>
        <w:tab/>
      </w:r>
      <w:proofErr w:type="spellStart"/>
      <w:r w:rsidRPr="00DC4FDF">
        <w:rPr>
          <w:b/>
          <w:bCs/>
          <w:sz w:val="28"/>
          <w:szCs w:val="28"/>
          <w:lang w:val="vi-VN"/>
        </w:rPr>
        <w:t>SymPy</w:t>
      </w:r>
      <w:proofErr w:type="spellEnd"/>
    </w:p>
    <w:p w14:paraId="77171962" w14:textId="77777777" w:rsidR="00A8765D" w:rsidRPr="00DC4FDF" w:rsidRDefault="00A8765D">
      <w:pPr>
        <w:pStyle w:val="oancuaDanhsach"/>
        <w:numPr>
          <w:ilvl w:val="0"/>
          <w:numId w:val="19"/>
        </w:numPr>
        <w:tabs>
          <w:tab w:val="left" w:pos="984"/>
        </w:tabs>
        <w:spacing w:after="0" w:line="240" w:lineRule="auto"/>
        <w:rPr>
          <w:sz w:val="28"/>
          <w:szCs w:val="28"/>
          <w:lang w:val="vi-VN"/>
        </w:rPr>
      </w:pPr>
      <w:r w:rsidRPr="00DC4FDF">
        <w:rPr>
          <w:sz w:val="28"/>
          <w:szCs w:val="28"/>
          <w:lang w:val="vi-VN"/>
        </w:rPr>
        <w:t xml:space="preserve">Hỗ trợ toán học ký hiệu và số học mô-đun. </w:t>
      </w:r>
    </w:p>
    <w:p w14:paraId="4C35BA77" w14:textId="77777777" w:rsidR="00A8765D" w:rsidRPr="00DC4FDF" w:rsidRDefault="00A8765D">
      <w:pPr>
        <w:pStyle w:val="oancuaDanhsach"/>
        <w:numPr>
          <w:ilvl w:val="0"/>
          <w:numId w:val="19"/>
        </w:numPr>
        <w:tabs>
          <w:tab w:val="left" w:pos="984"/>
        </w:tabs>
        <w:spacing w:after="0" w:line="240" w:lineRule="auto"/>
        <w:rPr>
          <w:sz w:val="28"/>
          <w:szCs w:val="28"/>
          <w:lang w:val="vi-VN"/>
        </w:rPr>
      </w:pPr>
      <w:r w:rsidRPr="00DC4FDF">
        <w:rPr>
          <w:sz w:val="28"/>
          <w:szCs w:val="28"/>
          <w:lang w:val="vi-VN"/>
        </w:rPr>
        <w:t xml:space="preserve">Dùng trong nghiên cứu mật mã. </w:t>
      </w:r>
    </w:p>
    <w:p w14:paraId="443F366E" w14:textId="21C52472" w:rsidR="00A8765D" w:rsidRPr="00DC4FDF" w:rsidRDefault="00A8765D" w:rsidP="00A8765D">
      <w:pPr>
        <w:tabs>
          <w:tab w:val="left" w:pos="984"/>
        </w:tabs>
        <w:rPr>
          <w:sz w:val="28"/>
          <w:szCs w:val="28"/>
        </w:rPr>
      </w:pPr>
      <w:r w:rsidRPr="00DC4FDF">
        <w:rPr>
          <w:sz w:val="28"/>
          <w:szCs w:val="28"/>
          <w:lang w:val="vi-VN"/>
        </w:rPr>
        <w:tab/>
      </w:r>
      <w:proofErr w:type="spellStart"/>
      <w:r w:rsidRPr="00DC4FDF">
        <w:rPr>
          <w:sz w:val="28"/>
          <w:szCs w:val="28"/>
        </w:rPr>
        <w:t>Ví</w:t>
      </w:r>
      <w:proofErr w:type="spellEnd"/>
      <w:r w:rsidRPr="00DC4FDF">
        <w:rPr>
          <w:sz w:val="28"/>
          <w:szCs w:val="28"/>
        </w:rPr>
        <w:t xml:space="preserve"> </w:t>
      </w:r>
      <w:proofErr w:type="spellStart"/>
      <w:proofErr w:type="gramStart"/>
      <w:r w:rsidRPr="00DC4FDF">
        <w:rPr>
          <w:sz w:val="28"/>
          <w:szCs w:val="28"/>
        </w:rPr>
        <w:t>dụ</w:t>
      </w:r>
      <w:proofErr w:type="spellEnd"/>
      <w:r w:rsidRPr="00DC4FDF">
        <w:rPr>
          <w:sz w:val="28"/>
          <w:szCs w:val="28"/>
        </w:rPr>
        <w:t xml:space="preserve"> :</w:t>
      </w:r>
      <w:proofErr w:type="gramEnd"/>
    </w:p>
    <w:p w14:paraId="2A9940F0" w14:textId="77777777" w:rsidR="00A8765D" w:rsidRPr="00DC4FDF" w:rsidRDefault="00A8765D" w:rsidP="00A8765D">
      <w:pPr>
        <w:tabs>
          <w:tab w:val="left" w:pos="984"/>
        </w:tabs>
        <w:rPr>
          <w:sz w:val="28"/>
          <w:szCs w:val="28"/>
          <w:lang w:val="vi-VN"/>
        </w:rPr>
      </w:pPr>
      <w:r w:rsidRPr="00DC4FDF">
        <w:rPr>
          <w:noProof/>
          <w:sz w:val="28"/>
          <w:szCs w:val="28"/>
          <w:lang w:val="vi-VN"/>
        </w:rPr>
        <w:drawing>
          <wp:inline distT="0" distB="0" distL="0" distR="0" wp14:anchorId="278DB25A" wp14:editId="01FFECE8">
            <wp:extent cx="5943600" cy="1383665"/>
            <wp:effectExtent l="0" t="0" r="0" b="6985"/>
            <wp:docPr id="1540986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86917" name=""/>
                    <pic:cNvPicPr/>
                  </pic:nvPicPr>
                  <pic:blipFill>
                    <a:blip r:embed="rId40"/>
                    <a:stretch>
                      <a:fillRect/>
                    </a:stretch>
                  </pic:blipFill>
                  <pic:spPr>
                    <a:xfrm>
                      <a:off x="0" y="0"/>
                      <a:ext cx="5943600" cy="1383665"/>
                    </a:xfrm>
                    <a:prstGeom prst="rect">
                      <a:avLst/>
                    </a:prstGeom>
                  </pic:spPr>
                </pic:pic>
              </a:graphicData>
            </a:graphic>
          </wp:inline>
        </w:drawing>
      </w:r>
    </w:p>
    <w:p w14:paraId="59E83188" w14:textId="545D1406" w:rsidR="00A8765D" w:rsidRPr="00DC4FDF" w:rsidRDefault="00A8765D" w:rsidP="00A8765D">
      <w:pPr>
        <w:tabs>
          <w:tab w:val="left" w:pos="984"/>
        </w:tabs>
        <w:rPr>
          <w:sz w:val="28"/>
          <w:szCs w:val="28"/>
          <w:lang w:val="vi-VN"/>
        </w:rPr>
      </w:pPr>
      <w:r w:rsidRPr="00DC4FDF">
        <w:rPr>
          <w:sz w:val="28"/>
          <w:szCs w:val="28"/>
          <w:lang w:val="vi-VN"/>
        </w:rPr>
        <w:tab/>
      </w:r>
      <w:proofErr w:type="spellStart"/>
      <w:r w:rsidRPr="00DC4FDF">
        <w:rPr>
          <w:b/>
          <w:bCs/>
          <w:sz w:val="28"/>
          <w:szCs w:val="28"/>
          <w:lang w:val="vi-VN"/>
        </w:rPr>
        <w:t>PyCryptodome</w:t>
      </w:r>
      <w:proofErr w:type="spellEnd"/>
    </w:p>
    <w:p w14:paraId="3BC11429" w14:textId="77777777" w:rsidR="00A8765D" w:rsidRPr="00DC4FDF" w:rsidRDefault="00A8765D">
      <w:pPr>
        <w:pStyle w:val="oancuaDanhsach"/>
        <w:numPr>
          <w:ilvl w:val="0"/>
          <w:numId w:val="20"/>
        </w:numPr>
        <w:tabs>
          <w:tab w:val="left" w:pos="984"/>
        </w:tabs>
        <w:spacing w:after="0" w:line="240" w:lineRule="auto"/>
        <w:rPr>
          <w:sz w:val="28"/>
          <w:szCs w:val="28"/>
          <w:lang w:val="vi-VN"/>
        </w:rPr>
      </w:pPr>
      <w:r w:rsidRPr="00DC4FDF">
        <w:rPr>
          <w:sz w:val="28"/>
          <w:szCs w:val="28"/>
          <w:lang w:val="vi-VN"/>
        </w:rPr>
        <w:t xml:space="preserve">Thư viện mật mã mạnh của </w:t>
      </w:r>
      <w:proofErr w:type="spellStart"/>
      <w:r w:rsidRPr="00DC4FDF">
        <w:rPr>
          <w:sz w:val="28"/>
          <w:szCs w:val="28"/>
          <w:lang w:val="vi-VN"/>
        </w:rPr>
        <w:t>Python</w:t>
      </w:r>
      <w:proofErr w:type="spellEnd"/>
      <w:r w:rsidRPr="00DC4FDF">
        <w:rPr>
          <w:sz w:val="28"/>
          <w:szCs w:val="28"/>
          <w:lang w:val="vi-VN"/>
        </w:rPr>
        <w:t xml:space="preserve">. </w:t>
      </w:r>
    </w:p>
    <w:p w14:paraId="792F35FE" w14:textId="77777777" w:rsidR="00A8765D" w:rsidRPr="00DC4FDF" w:rsidRDefault="00A8765D">
      <w:pPr>
        <w:pStyle w:val="oancuaDanhsach"/>
        <w:numPr>
          <w:ilvl w:val="0"/>
          <w:numId w:val="20"/>
        </w:numPr>
        <w:tabs>
          <w:tab w:val="left" w:pos="984"/>
        </w:tabs>
        <w:spacing w:after="0" w:line="240" w:lineRule="auto"/>
        <w:rPr>
          <w:sz w:val="28"/>
          <w:szCs w:val="28"/>
          <w:lang w:val="vi-VN"/>
        </w:rPr>
      </w:pPr>
      <w:r w:rsidRPr="00DC4FDF">
        <w:rPr>
          <w:sz w:val="28"/>
          <w:szCs w:val="28"/>
          <w:lang w:val="vi-VN"/>
        </w:rPr>
        <w:t xml:space="preserve">Hỗ trợ AES, RSA, SHA, ECC. </w:t>
      </w:r>
    </w:p>
    <w:p w14:paraId="23374DF5" w14:textId="77777777" w:rsidR="00A8765D" w:rsidRPr="00DC4FDF" w:rsidRDefault="00A8765D">
      <w:pPr>
        <w:pStyle w:val="oancuaDanhsach"/>
        <w:numPr>
          <w:ilvl w:val="0"/>
          <w:numId w:val="20"/>
        </w:numPr>
        <w:tabs>
          <w:tab w:val="left" w:pos="984"/>
        </w:tabs>
        <w:spacing w:after="0" w:line="240" w:lineRule="auto"/>
        <w:rPr>
          <w:sz w:val="28"/>
          <w:szCs w:val="28"/>
          <w:lang w:val="vi-VN"/>
        </w:rPr>
      </w:pPr>
      <w:r w:rsidRPr="00DC4FDF">
        <w:rPr>
          <w:sz w:val="28"/>
          <w:szCs w:val="28"/>
          <w:lang w:val="vi-VN"/>
        </w:rPr>
        <w:t xml:space="preserve">Có các hàm xử lý </w:t>
      </w:r>
      <w:proofErr w:type="spellStart"/>
      <w:r w:rsidRPr="00DC4FDF">
        <w:rPr>
          <w:sz w:val="28"/>
          <w:szCs w:val="28"/>
          <w:lang w:val="vi-VN"/>
        </w:rPr>
        <w:t>bit</w:t>
      </w:r>
      <w:proofErr w:type="spellEnd"/>
      <w:r w:rsidRPr="00DC4FDF">
        <w:rPr>
          <w:sz w:val="28"/>
          <w:szCs w:val="28"/>
          <w:lang w:val="vi-VN"/>
        </w:rPr>
        <w:t xml:space="preserve"> và </w:t>
      </w:r>
      <w:proofErr w:type="spellStart"/>
      <w:r w:rsidRPr="00DC4FDF">
        <w:rPr>
          <w:sz w:val="28"/>
          <w:szCs w:val="28"/>
          <w:lang w:val="vi-VN"/>
        </w:rPr>
        <w:t>padding</w:t>
      </w:r>
      <w:proofErr w:type="spellEnd"/>
      <w:r w:rsidRPr="00DC4FDF">
        <w:rPr>
          <w:sz w:val="28"/>
          <w:szCs w:val="28"/>
          <w:lang w:val="vi-VN"/>
        </w:rPr>
        <w:t xml:space="preserve"> dữ liệu.</w:t>
      </w:r>
    </w:p>
    <w:p w14:paraId="1BB66D13" w14:textId="68AFFBC1" w:rsidR="00A8765D" w:rsidRPr="00DC4FDF" w:rsidRDefault="00A8765D" w:rsidP="00A8765D">
      <w:pPr>
        <w:tabs>
          <w:tab w:val="left" w:pos="984"/>
        </w:tabs>
        <w:rPr>
          <w:sz w:val="28"/>
          <w:szCs w:val="28"/>
        </w:rPr>
      </w:pPr>
      <w:r w:rsidRPr="00DC4FDF">
        <w:rPr>
          <w:sz w:val="28"/>
          <w:szCs w:val="28"/>
          <w:lang w:val="vi-VN"/>
        </w:rPr>
        <w:tab/>
      </w:r>
      <w:proofErr w:type="spellStart"/>
      <w:r w:rsidRPr="00DC4FDF">
        <w:rPr>
          <w:sz w:val="28"/>
          <w:szCs w:val="28"/>
        </w:rPr>
        <w:t>Ví</w:t>
      </w:r>
      <w:proofErr w:type="spellEnd"/>
      <w:r w:rsidRPr="00DC4FDF">
        <w:rPr>
          <w:sz w:val="28"/>
          <w:szCs w:val="28"/>
        </w:rPr>
        <w:t xml:space="preserve"> </w:t>
      </w:r>
      <w:proofErr w:type="spellStart"/>
      <w:proofErr w:type="gramStart"/>
      <w:r w:rsidRPr="00DC4FDF">
        <w:rPr>
          <w:sz w:val="28"/>
          <w:szCs w:val="28"/>
        </w:rPr>
        <w:t>dụ</w:t>
      </w:r>
      <w:proofErr w:type="spellEnd"/>
      <w:r w:rsidRPr="00DC4FDF">
        <w:rPr>
          <w:sz w:val="28"/>
          <w:szCs w:val="28"/>
        </w:rPr>
        <w:t xml:space="preserve"> :</w:t>
      </w:r>
      <w:proofErr w:type="gramEnd"/>
    </w:p>
    <w:p w14:paraId="408326CD" w14:textId="77777777" w:rsidR="00A8765D" w:rsidRPr="00DC4FDF" w:rsidRDefault="00A8765D" w:rsidP="00A8765D">
      <w:pPr>
        <w:tabs>
          <w:tab w:val="left" w:pos="984"/>
        </w:tabs>
        <w:rPr>
          <w:sz w:val="28"/>
          <w:szCs w:val="28"/>
        </w:rPr>
      </w:pPr>
      <w:r w:rsidRPr="00DC4FDF">
        <w:rPr>
          <w:noProof/>
          <w:sz w:val="28"/>
          <w:szCs w:val="28"/>
        </w:rPr>
        <w:drawing>
          <wp:inline distT="0" distB="0" distL="0" distR="0" wp14:anchorId="52303B53" wp14:editId="1F60BE17">
            <wp:extent cx="5943600" cy="1412240"/>
            <wp:effectExtent l="0" t="0" r="0" b="0"/>
            <wp:docPr id="858183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183044" name=""/>
                    <pic:cNvPicPr/>
                  </pic:nvPicPr>
                  <pic:blipFill>
                    <a:blip r:embed="rId41"/>
                    <a:stretch>
                      <a:fillRect/>
                    </a:stretch>
                  </pic:blipFill>
                  <pic:spPr>
                    <a:xfrm>
                      <a:off x="0" y="0"/>
                      <a:ext cx="5943600" cy="1412240"/>
                    </a:xfrm>
                    <a:prstGeom prst="rect">
                      <a:avLst/>
                    </a:prstGeom>
                  </pic:spPr>
                </pic:pic>
              </a:graphicData>
            </a:graphic>
          </wp:inline>
        </w:drawing>
      </w:r>
    </w:p>
    <w:p w14:paraId="6BDD4D0D" w14:textId="77777777" w:rsidR="00F4554C" w:rsidRPr="00DC4FDF" w:rsidRDefault="00F4554C" w:rsidP="00F4554C">
      <w:pPr>
        <w:spacing w:before="60" w:after="60"/>
        <w:jc w:val="both"/>
        <w:rPr>
          <w:b/>
          <w:bCs/>
          <w:color w:val="000000"/>
          <w:sz w:val="28"/>
          <w:szCs w:val="28"/>
          <w:lang w:val="vi-VN"/>
        </w:rPr>
      </w:pPr>
    </w:p>
    <w:p w14:paraId="3D336C66" w14:textId="3808BCE2" w:rsidR="005A63DC" w:rsidRPr="00DC4FDF" w:rsidRDefault="005A63DC" w:rsidP="00BD5E31">
      <w:pPr>
        <w:pStyle w:val="oancuaDanhsach"/>
        <w:numPr>
          <w:ilvl w:val="2"/>
          <w:numId w:val="13"/>
        </w:numPr>
        <w:spacing w:before="60" w:after="60"/>
        <w:ind w:left="1134" w:hanging="1134"/>
        <w:jc w:val="both"/>
        <w:rPr>
          <w:b/>
          <w:bCs/>
          <w:color w:val="000000"/>
          <w:sz w:val="28"/>
          <w:szCs w:val="28"/>
          <w:lang w:val="vi-VN"/>
        </w:rPr>
      </w:pPr>
      <w:r w:rsidRPr="00DC4FDF">
        <w:rPr>
          <w:b/>
          <w:bCs/>
          <w:color w:val="000000"/>
          <w:sz w:val="28"/>
          <w:szCs w:val="28"/>
          <w:lang w:val="vi-VN"/>
        </w:rPr>
        <w:t>Cài đặt thuật toán,</w:t>
      </w:r>
      <w:r w:rsidR="00E73F45" w:rsidRPr="00DC4FDF">
        <w:rPr>
          <w:b/>
          <w:bCs/>
          <w:color w:val="000000"/>
          <w:sz w:val="28"/>
          <w:szCs w:val="28"/>
          <w:lang w:val="vi-VN"/>
        </w:rPr>
        <w:t xml:space="preserve"> giao diện chương trình</w:t>
      </w:r>
    </w:p>
    <w:p w14:paraId="20F5BD2E" w14:textId="2C684A49" w:rsidR="00954CBF" w:rsidRPr="00BD5E31" w:rsidRDefault="00BC6106" w:rsidP="00BD5E31">
      <w:pPr>
        <w:pStyle w:val="oancuaDanhsach"/>
        <w:numPr>
          <w:ilvl w:val="3"/>
          <w:numId w:val="13"/>
        </w:numPr>
        <w:spacing w:before="60" w:after="60"/>
        <w:ind w:left="1985" w:hanging="1134"/>
        <w:jc w:val="both"/>
        <w:rPr>
          <w:b/>
          <w:bCs/>
          <w:color w:val="000000"/>
          <w:sz w:val="28"/>
          <w:szCs w:val="28"/>
          <w:lang w:val="vi-VN"/>
        </w:rPr>
      </w:pPr>
      <w:r w:rsidRPr="00BD5E31">
        <w:rPr>
          <w:b/>
          <w:bCs/>
          <w:sz w:val="28"/>
          <w:szCs w:val="28"/>
          <w:lang w:val="vi-VN"/>
        </w:rPr>
        <w:t xml:space="preserve">Cài </w:t>
      </w:r>
      <w:r w:rsidR="002B4A98" w:rsidRPr="00BD5E31">
        <w:rPr>
          <w:b/>
          <w:bCs/>
          <w:sz w:val="28"/>
          <w:szCs w:val="28"/>
          <w:lang w:val="vi-VN"/>
        </w:rPr>
        <w:t>đặt</w:t>
      </w:r>
      <w:r w:rsidRPr="00BD5E31">
        <w:rPr>
          <w:b/>
          <w:bCs/>
          <w:sz w:val="28"/>
          <w:szCs w:val="28"/>
          <w:lang w:val="vi-VN"/>
        </w:rPr>
        <w:t xml:space="preserve"> giao diện chương trình C++</w:t>
      </w:r>
    </w:p>
    <w:p w14:paraId="2C5627ED" w14:textId="28C55A58" w:rsidR="00954CBF" w:rsidRPr="00DC4FDF" w:rsidRDefault="008D03F5" w:rsidP="00954CBF">
      <w:pPr>
        <w:pStyle w:val="oancuaDanhsach"/>
        <w:spacing w:before="60" w:after="60"/>
        <w:ind w:left="851"/>
        <w:jc w:val="both"/>
        <w:rPr>
          <w:b/>
          <w:bCs/>
          <w:color w:val="000000"/>
          <w:sz w:val="28"/>
          <w:szCs w:val="28"/>
          <w:lang w:val="vi-VN"/>
        </w:rPr>
      </w:pPr>
      <w:r w:rsidRPr="00DC4FDF">
        <w:rPr>
          <w:b/>
          <w:bCs/>
          <w:color w:val="000000"/>
          <w:sz w:val="28"/>
          <w:szCs w:val="28"/>
          <w:lang w:val="vi-VN"/>
        </w:rPr>
        <w:t xml:space="preserve">Bước 1: </w:t>
      </w:r>
      <w:r w:rsidR="00163B6B" w:rsidRPr="00DC4FDF">
        <w:rPr>
          <w:b/>
          <w:bCs/>
          <w:color w:val="000000"/>
          <w:sz w:val="28"/>
          <w:szCs w:val="28"/>
          <w:lang w:val="vi-VN"/>
        </w:rPr>
        <w:t>Nhập bản mã và mã hóa</w:t>
      </w:r>
    </w:p>
    <w:p w14:paraId="56CD9688" w14:textId="2045BCE5" w:rsidR="00163B6B" w:rsidRPr="00DC4FDF" w:rsidRDefault="00163B6B" w:rsidP="00163B6B">
      <w:pPr>
        <w:spacing w:before="60" w:after="60"/>
        <w:ind w:left="1440"/>
        <w:jc w:val="both"/>
        <w:rPr>
          <w:color w:val="000000"/>
          <w:sz w:val="28"/>
          <w:szCs w:val="28"/>
          <w:lang w:val="vi-VN"/>
        </w:rPr>
      </w:pPr>
      <w:r w:rsidRPr="00DC4FDF">
        <w:rPr>
          <w:color w:val="000000"/>
          <w:sz w:val="28"/>
          <w:szCs w:val="28"/>
          <w:lang w:val="vi-VN"/>
        </w:rPr>
        <w:t>- Nhập khóa vào ô “Khóa mã hóa” hoặc có thể ấn vào nút Sinh khóa để tạo khóa tự động (ví dụ sinh khóa tự động là: “</w:t>
      </w:r>
      <w:proofErr w:type="spellStart"/>
      <w:r w:rsidR="008D104B" w:rsidRPr="00DC4FDF">
        <w:rPr>
          <w:color w:val="000000"/>
          <w:sz w:val="28"/>
          <w:szCs w:val="28"/>
          <w:lang w:val="vi-VN"/>
        </w:rPr>
        <w:t>RtErfeTq</w:t>
      </w:r>
      <w:proofErr w:type="spellEnd"/>
      <w:r w:rsidRPr="00DC4FDF">
        <w:rPr>
          <w:color w:val="000000"/>
          <w:sz w:val="28"/>
          <w:szCs w:val="28"/>
          <w:lang w:val="vi-VN"/>
        </w:rPr>
        <w:t>”).</w:t>
      </w:r>
    </w:p>
    <w:p w14:paraId="6D2C1B59" w14:textId="6BB36311" w:rsidR="00791252" w:rsidRPr="00DC4FDF" w:rsidRDefault="001219D4" w:rsidP="00DC5654">
      <w:pPr>
        <w:spacing w:before="60" w:after="60"/>
        <w:jc w:val="center"/>
        <w:rPr>
          <w:color w:val="000000"/>
          <w:sz w:val="28"/>
          <w:szCs w:val="28"/>
          <w:lang w:val="vi-VN"/>
        </w:rPr>
      </w:pPr>
      <w:r w:rsidRPr="00DC4FDF">
        <w:rPr>
          <w:noProof/>
          <w:color w:val="000000"/>
          <w:sz w:val="28"/>
          <w:szCs w:val="28"/>
          <w:lang w:val="vi-VN"/>
        </w:rPr>
        <w:lastRenderedPageBreak/>
        <w:drawing>
          <wp:inline distT="0" distB="0" distL="0" distR="0" wp14:anchorId="5BEC85C6" wp14:editId="698214B4">
            <wp:extent cx="4654169" cy="3025554"/>
            <wp:effectExtent l="0" t="0" r="0" b="3810"/>
            <wp:docPr id="25391975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919756" name=""/>
                    <pic:cNvPicPr/>
                  </pic:nvPicPr>
                  <pic:blipFill>
                    <a:blip r:embed="rId42"/>
                    <a:stretch>
                      <a:fillRect/>
                    </a:stretch>
                  </pic:blipFill>
                  <pic:spPr>
                    <a:xfrm>
                      <a:off x="0" y="0"/>
                      <a:ext cx="4673679" cy="3038237"/>
                    </a:xfrm>
                    <a:prstGeom prst="rect">
                      <a:avLst/>
                    </a:prstGeom>
                  </pic:spPr>
                </pic:pic>
              </a:graphicData>
            </a:graphic>
          </wp:inline>
        </w:drawing>
      </w:r>
    </w:p>
    <w:p w14:paraId="29A550AE" w14:textId="77777777" w:rsidR="00954CBF" w:rsidRPr="00DC4FDF" w:rsidRDefault="00954CBF" w:rsidP="00C22B86">
      <w:pPr>
        <w:spacing w:before="60" w:after="60"/>
        <w:ind w:left="720"/>
        <w:jc w:val="both"/>
        <w:rPr>
          <w:color w:val="000000"/>
          <w:sz w:val="28"/>
          <w:szCs w:val="28"/>
          <w:lang w:val="vi-VN"/>
        </w:rPr>
      </w:pPr>
    </w:p>
    <w:p w14:paraId="2814B19B" w14:textId="12B39272" w:rsidR="00163B6B" w:rsidRPr="00DC4FDF" w:rsidRDefault="00163B6B" w:rsidP="00163B6B">
      <w:pPr>
        <w:spacing w:before="60" w:after="60"/>
        <w:ind w:left="1440"/>
        <w:jc w:val="both"/>
        <w:rPr>
          <w:color w:val="000000"/>
          <w:sz w:val="28"/>
          <w:szCs w:val="28"/>
          <w:lang w:val="vi-VN"/>
        </w:rPr>
      </w:pPr>
      <w:r w:rsidRPr="00DC4FDF">
        <w:rPr>
          <w:color w:val="000000"/>
          <w:sz w:val="28"/>
          <w:szCs w:val="28"/>
          <w:lang w:val="vi-VN"/>
        </w:rPr>
        <w:t>- Nhập nội dung cần mã hóa vào ô 'Văn bản gốc' hoặc tải tệp văn bản cần mã hóa lên (ví dụ nhập văn bản: “</w:t>
      </w:r>
      <w:r w:rsidR="001219D4" w:rsidRPr="00DC4FDF">
        <w:rPr>
          <w:color w:val="000000"/>
          <w:sz w:val="28"/>
          <w:szCs w:val="28"/>
          <w:lang w:val="vi-VN"/>
        </w:rPr>
        <w:t xml:space="preserve">An Toan Bao </w:t>
      </w:r>
      <w:proofErr w:type="spellStart"/>
      <w:r w:rsidR="001219D4" w:rsidRPr="00DC4FDF">
        <w:rPr>
          <w:color w:val="000000"/>
          <w:sz w:val="28"/>
          <w:szCs w:val="28"/>
          <w:lang w:val="vi-VN"/>
        </w:rPr>
        <w:t>Mat</w:t>
      </w:r>
      <w:proofErr w:type="spellEnd"/>
      <w:r w:rsidRPr="00DC4FDF">
        <w:rPr>
          <w:color w:val="000000"/>
          <w:sz w:val="28"/>
          <w:szCs w:val="28"/>
          <w:lang w:val="vi-VN"/>
        </w:rPr>
        <w:t>”).</w:t>
      </w:r>
    </w:p>
    <w:p w14:paraId="4614E84B" w14:textId="5F586A86" w:rsidR="00A042F5" w:rsidRPr="00DC4FDF" w:rsidRDefault="00E20B1D" w:rsidP="00DC5654">
      <w:pPr>
        <w:spacing w:before="60" w:after="60"/>
        <w:jc w:val="center"/>
        <w:rPr>
          <w:color w:val="000000"/>
          <w:sz w:val="28"/>
          <w:szCs w:val="28"/>
          <w:lang w:val="vi-VN"/>
        </w:rPr>
      </w:pPr>
      <w:r w:rsidRPr="00DC4FDF">
        <w:rPr>
          <w:noProof/>
          <w:color w:val="000000"/>
          <w:sz w:val="28"/>
          <w:szCs w:val="28"/>
          <w:lang w:val="vi-VN"/>
        </w:rPr>
        <w:drawing>
          <wp:inline distT="0" distB="0" distL="0" distR="0" wp14:anchorId="1B670F66" wp14:editId="19C659FD">
            <wp:extent cx="4662170" cy="2998148"/>
            <wp:effectExtent l="0" t="0" r="5080" b="0"/>
            <wp:docPr id="199197103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971038" name=""/>
                    <pic:cNvPicPr/>
                  </pic:nvPicPr>
                  <pic:blipFill rotWithShape="1">
                    <a:blip r:embed="rId43"/>
                    <a:srcRect r="853"/>
                    <a:stretch>
                      <a:fillRect/>
                    </a:stretch>
                  </pic:blipFill>
                  <pic:spPr bwMode="auto">
                    <a:xfrm>
                      <a:off x="0" y="0"/>
                      <a:ext cx="4665884" cy="3000536"/>
                    </a:xfrm>
                    <a:prstGeom prst="rect">
                      <a:avLst/>
                    </a:prstGeom>
                    <a:ln>
                      <a:noFill/>
                    </a:ln>
                    <a:extLst>
                      <a:ext uri="{53640926-AAD7-44D8-BBD7-CCE9431645EC}">
                        <a14:shadowObscured xmlns:a14="http://schemas.microsoft.com/office/drawing/2010/main"/>
                      </a:ext>
                    </a:extLst>
                  </pic:spPr>
                </pic:pic>
              </a:graphicData>
            </a:graphic>
          </wp:inline>
        </w:drawing>
      </w:r>
    </w:p>
    <w:p w14:paraId="16B8BAB5" w14:textId="77777777" w:rsidR="00954CBF" w:rsidRPr="00DC4FDF" w:rsidRDefault="00954CBF" w:rsidP="00954CBF">
      <w:pPr>
        <w:spacing w:before="60" w:after="60"/>
        <w:ind w:firstLine="720"/>
        <w:jc w:val="both"/>
        <w:rPr>
          <w:color w:val="000000"/>
          <w:sz w:val="28"/>
          <w:szCs w:val="28"/>
          <w:lang w:val="vi-VN"/>
        </w:rPr>
      </w:pPr>
    </w:p>
    <w:p w14:paraId="75A2BF45" w14:textId="77777777" w:rsidR="00A042F5" w:rsidRPr="00DC4FDF" w:rsidRDefault="00A042F5" w:rsidP="00A042F5">
      <w:pPr>
        <w:spacing w:before="60" w:after="60"/>
        <w:ind w:left="1440"/>
        <w:jc w:val="both"/>
        <w:rPr>
          <w:color w:val="000000"/>
          <w:sz w:val="28"/>
          <w:szCs w:val="28"/>
          <w:lang w:val="fr-FR"/>
        </w:rPr>
      </w:pPr>
      <w:r w:rsidRPr="00DC4FDF">
        <w:rPr>
          <w:color w:val="000000"/>
          <w:sz w:val="28"/>
          <w:szCs w:val="28"/>
          <w:lang w:val="vi-VN"/>
        </w:rPr>
        <w:t xml:space="preserve">- </w:t>
      </w:r>
      <w:proofErr w:type="spellStart"/>
      <w:r w:rsidRPr="00DC4FDF">
        <w:rPr>
          <w:color w:val="000000"/>
          <w:sz w:val="28"/>
          <w:szCs w:val="28"/>
          <w:lang w:val="fr-FR"/>
        </w:rPr>
        <w:t>Chọn</w:t>
      </w:r>
      <w:proofErr w:type="spellEnd"/>
      <w:r w:rsidRPr="00DC4FDF">
        <w:rPr>
          <w:color w:val="000000"/>
          <w:sz w:val="28"/>
          <w:szCs w:val="28"/>
          <w:lang w:val="fr-FR"/>
        </w:rPr>
        <w:t xml:space="preserve"> </w:t>
      </w:r>
      <w:proofErr w:type="spellStart"/>
      <w:r w:rsidRPr="00DC4FDF">
        <w:rPr>
          <w:color w:val="000000"/>
          <w:sz w:val="28"/>
          <w:szCs w:val="28"/>
          <w:lang w:val="fr-FR"/>
        </w:rPr>
        <w:t>định</w:t>
      </w:r>
      <w:proofErr w:type="spellEnd"/>
      <w:r w:rsidRPr="00DC4FDF">
        <w:rPr>
          <w:color w:val="000000"/>
          <w:sz w:val="28"/>
          <w:szCs w:val="28"/>
          <w:lang w:val="fr-FR"/>
        </w:rPr>
        <w:t xml:space="preserve"> </w:t>
      </w:r>
      <w:proofErr w:type="spellStart"/>
      <w:r w:rsidRPr="00DC4FDF">
        <w:rPr>
          <w:color w:val="000000"/>
          <w:sz w:val="28"/>
          <w:szCs w:val="28"/>
          <w:lang w:val="fr-FR"/>
        </w:rPr>
        <w:t>dạng</w:t>
      </w:r>
      <w:proofErr w:type="spellEnd"/>
      <w:r w:rsidRPr="00DC4FDF">
        <w:rPr>
          <w:color w:val="000000"/>
          <w:sz w:val="28"/>
          <w:szCs w:val="28"/>
          <w:lang w:val="fr-FR"/>
        </w:rPr>
        <w:t xml:space="preserve"> </w:t>
      </w:r>
      <w:proofErr w:type="spellStart"/>
      <w:r w:rsidRPr="00DC4FDF">
        <w:rPr>
          <w:color w:val="000000"/>
          <w:sz w:val="28"/>
          <w:szCs w:val="28"/>
          <w:lang w:val="fr-FR"/>
        </w:rPr>
        <w:t>đầu</w:t>
      </w:r>
      <w:proofErr w:type="spellEnd"/>
      <w:r w:rsidRPr="00DC4FDF">
        <w:rPr>
          <w:color w:val="000000"/>
          <w:sz w:val="28"/>
          <w:szCs w:val="28"/>
          <w:lang w:val="fr-FR"/>
        </w:rPr>
        <w:t xml:space="preserve"> ra là Base64.</w:t>
      </w:r>
    </w:p>
    <w:p w14:paraId="2B4B5506" w14:textId="77777777" w:rsidR="00954CBF" w:rsidRPr="00DC4FDF" w:rsidRDefault="00A042F5" w:rsidP="00954CBF">
      <w:pPr>
        <w:spacing w:before="60" w:after="60"/>
        <w:ind w:left="1440"/>
        <w:jc w:val="both"/>
        <w:rPr>
          <w:color w:val="000000"/>
          <w:sz w:val="28"/>
          <w:szCs w:val="28"/>
          <w:lang w:val="vi-VN"/>
        </w:rPr>
      </w:pPr>
      <w:r w:rsidRPr="00DC4FDF">
        <w:rPr>
          <w:color w:val="000000"/>
          <w:sz w:val="28"/>
          <w:szCs w:val="28"/>
          <w:lang w:val="vi-VN"/>
        </w:rPr>
        <w:t xml:space="preserve">- </w:t>
      </w:r>
      <w:proofErr w:type="spellStart"/>
      <w:r w:rsidRPr="00DC4FDF">
        <w:rPr>
          <w:color w:val="000000"/>
          <w:sz w:val="28"/>
          <w:szCs w:val="28"/>
          <w:lang w:val="fr-FR"/>
        </w:rPr>
        <w:t>Nhấn</w:t>
      </w:r>
      <w:proofErr w:type="spellEnd"/>
      <w:r w:rsidRPr="00DC4FDF">
        <w:rPr>
          <w:color w:val="000000"/>
          <w:sz w:val="28"/>
          <w:szCs w:val="28"/>
          <w:lang w:val="fr-FR"/>
        </w:rPr>
        <w:t xml:space="preserve"> </w:t>
      </w:r>
      <w:proofErr w:type="spellStart"/>
      <w:r w:rsidRPr="00DC4FDF">
        <w:rPr>
          <w:color w:val="000000"/>
          <w:sz w:val="28"/>
          <w:szCs w:val="28"/>
          <w:lang w:val="fr-FR"/>
        </w:rPr>
        <w:t>nút</w:t>
      </w:r>
      <w:proofErr w:type="spellEnd"/>
      <w:r w:rsidRPr="00DC4FDF">
        <w:rPr>
          <w:color w:val="000000"/>
          <w:sz w:val="28"/>
          <w:szCs w:val="28"/>
          <w:lang w:val="fr-FR"/>
        </w:rPr>
        <w:t xml:space="preserve"> '</w:t>
      </w:r>
      <w:proofErr w:type="spellStart"/>
      <w:r w:rsidRPr="00DC4FDF">
        <w:rPr>
          <w:color w:val="000000"/>
          <w:sz w:val="28"/>
          <w:szCs w:val="28"/>
          <w:lang w:val="fr-FR"/>
        </w:rPr>
        <w:t>Mã</w:t>
      </w:r>
      <w:proofErr w:type="spellEnd"/>
      <w:r w:rsidRPr="00DC4FDF">
        <w:rPr>
          <w:color w:val="000000"/>
          <w:sz w:val="28"/>
          <w:szCs w:val="28"/>
          <w:lang w:val="fr-FR"/>
        </w:rPr>
        <w:t xml:space="preserve"> </w:t>
      </w:r>
      <w:proofErr w:type="spellStart"/>
      <w:r w:rsidRPr="00DC4FDF">
        <w:rPr>
          <w:color w:val="000000"/>
          <w:sz w:val="28"/>
          <w:szCs w:val="28"/>
          <w:lang w:val="fr-FR"/>
        </w:rPr>
        <w:t>hóa</w:t>
      </w:r>
      <w:proofErr w:type="spellEnd"/>
      <w:r w:rsidRPr="00DC4FDF">
        <w:rPr>
          <w:color w:val="000000"/>
          <w:sz w:val="28"/>
          <w:szCs w:val="28"/>
          <w:lang w:val="fr-FR"/>
        </w:rPr>
        <w:t xml:space="preserve">' </w:t>
      </w:r>
      <w:proofErr w:type="spellStart"/>
      <w:r w:rsidRPr="00DC4FDF">
        <w:rPr>
          <w:color w:val="000000"/>
          <w:sz w:val="28"/>
          <w:szCs w:val="28"/>
          <w:lang w:val="fr-FR"/>
        </w:rPr>
        <w:t>để</w:t>
      </w:r>
      <w:proofErr w:type="spellEnd"/>
      <w:r w:rsidRPr="00DC4FDF">
        <w:rPr>
          <w:color w:val="000000"/>
          <w:sz w:val="28"/>
          <w:szCs w:val="28"/>
          <w:lang w:val="fr-FR"/>
        </w:rPr>
        <w:t xml:space="preserve"> </w:t>
      </w:r>
      <w:proofErr w:type="spellStart"/>
      <w:r w:rsidRPr="00DC4FDF">
        <w:rPr>
          <w:color w:val="000000"/>
          <w:sz w:val="28"/>
          <w:szCs w:val="28"/>
          <w:lang w:val="fr-FR"/>
        </w:rPr>
        <w:t>thực</w:t>
      </w:r>
      <w:proofErr w:type="spellEnd"/>
      <w:r w:rsidRPr="00DC4FDF">
        <w:rPr>
          <w:color w:val="000000"/>
          <w:sz w:val="28"/>
          <w:szCs w:val="28"/>
          <w:lang w:val="fr-FR"/>
        </w:rPr>
        <w:t xml:space="preserve"> </w:t>
      </w:r>
      <w:proofErr w:type="spellStart"/>
      <w:r w:rsidRPr="00DC4FDF">
        <w:rPr>
          <w:color w:val="000000"/>
          <w:sz w:val="28"/>
          <w:szCs w:val="28"/>
          <w:lang w:val="fr-FR"/>
        </w:rPr>
        <w:t>hiện</w:t>
      </w:r>
      <w:proofErr w:type="spellEnd"/>
      <w:r w:rsidRPr="00DC4FDF">
        <w:rPr>
          <w:color w:val="000000"/>
          <w:sz w:val="28"/>
          <w:szCs w:val="28"/>
          <w:lang w:val="fr-FR"/>
        </w:rPr>
        <w:t xml:space="preserve"> </w:t>
      </w:r>
      <w:proofErr w:type="spellStart"/>
      <w:r w:rsidRPr="00DC4FDF">
        <w:rPr>
          <w:color w:val="000000"/>
          <w:sz w:val="28"/>
          <w:szCs w:val="28"/>
          <w:lang w:val="fr-FR"/>
        </w:rPr>
        <w:t>mã</w:t>
      </w:r>
      <w:proofErr w:type="spellEnd"/>
      <w:r w:rsidRPr="00DC4FDF">
        <w:rPr>
          <w:color w:val="000000"/>
          <w:sz w:val="28"/>
          <w:szCs w:val="28"/>
          <w:lang w:val="fr-FR"/>
        </w:rPr>
        <w:t xml:space="preserve"> </w:t>
      </w:r>
      <w:proofErr w:type="spellStart"/>
      <w:r w:rsidRPr="00DC4FDF">
        <w:rPr>
          <w:color w:val="000000"/>
          <w:sz w:val="28"/>
          <w:szCs w:val="28"/>
          <w:lang w:val="fr-FR"/>
        </w:rPr>
        <w:t>hóa</w:t>
      </w:r>
      <w:proofErr w:type="spellEnd"/>
      <w:r w:rsidRPr="00DC4FDF">
        <w:rPr>
          <w:color w:val="000000"/>
          <w:sz w:val="28"/>
          <w:szCs w:val="28"/>
          <w:lang w:val="fr-FR"/>
        </w:rPr>
        <w:t>.</w:t>
      </w:r>
    </w:p>
    <w:p w14:paraId="6B331E3F" w14:textId="49BE7996" w:rsidR="00A042F5" w:rsidRPr="00DC4FDF" w:rsidRDefault="00A042F5" w:rsidP="00954CBF">
      <w:pPr>
        <w:spacing w:before="60" w:after="60"/>
        <w:ind w:left="1440"/>
        <w:jc w:val="both"/>
        <w:rPr>
          <w:color w:val="000000"/>
          <w:sz w:val="28"/>
          <w:szCs w:val="28"/>
          <w:lang w:val="vi-VN"/>
        </w:rPr>
      </w:pPr>
      <w:r w:rsidRPr="00DC4FDF">
        <w:rPr>
          <w:color w:val="000000"/>
          <w:sz w:val="28"/>
          <w:szCs w:val="28"/>
          <w:lang w:val="vi-VN"/>
        </w:rPr>
        <w:t>- Một thông báo 'Mã hóa thành công' sẽ hiện ra và kết quả hiển thị ở ô “Văn bản mã hóa”.</w:t>
      </w:r>
    </w:p>
    <w:p w14:paraId="60E34358" w14:textId="16076023" w:rsidR="00E20B1D" w:rsidRPr="00DC4FDF" w:rsidRDefault="00C22B86" w:rsidP="00DC5654">
      <w:pPr>
        <w:spacing w:before="60" w:after="60"/>
        <w:jc w:val="center"/>
        <w:rPr>
          <w:color w:val="000000"/>
          <w:sz w:val="28"/>
          <w:szCs w:val="28"/>
          <w:lang w:val="vi-VN"/>
        </w:rPr>
      </w:pPr>
      <w:r w:rsidRPr="00DC4FDF">
        <w:rPr>
          <w:noProof/>
          <w:color w:val="000000"/>
          <w:sz w:val="28"/>
          <w:szCs w:val="28"/>
          <w:lang w:val="vi-VN"/>
        </w:rPr>
        <w:lastRenderedPageBreak/>
        <w:drawing>
          <wp:inline distT="0" distB="0" distL="0" distR="0" wp14:anchorId="33FFE4EC" wp14:editId="712F3958">
            <wp:extent cx="4662498" cy="2998470"/>
            <wp:effectExtent l="0" t="0" r="5080" b="0"/>
            <wp:docPr id="131137522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375221" name=""/>
                    <pic:cNvPicPr/>
                  </pic:nvPicPr>
                  <pic:blipFill>
                    <a:blip r:embed="rId44"/>
                    <a:stretch>
                      <a:fillRect/>
                    </a:stretch>
                  </pic:blipFill>
                  <pic:spPr>
                    <a:xfrm>
                      <a:off x="0" y="0"/>
                      <a:ext cx="4673236" cy="3005375"/>
                    </a:xfrm>
                    <a:prstGeom prst="rect">
                      <a:avLst/>
                    </a:prstGeom>
                  </pic:spPr>
                </pic:pic>
              </a:graphicData>
            </a:graphic>
          </wp:inline>
        </w:drawing>
      </w:r>
    </w:p>
    <w:p w14:paraId="043F4093" w14:textId="77777777" w:rsidR="002D0CEE" w:rsidRPr="00DC4FDF" w:rsidRDefault="002D0CEE" w:rsidP="00954CBF">
      <w:pPr>
        <w:spacing w:before="60" w:after="60"/>
        <w:jc w:val="both"/>
        <w:rPr>
          <w:color w:val="000000"/>
          <w:sz w:val="28"/>
          <w:szCs w:val="28"/>
          <w:lang w:val="vi-VN"/>
        </w:rPr>
      </w:pPr>
    </w:p>
    <w:p w14:paraId="0688AA44" w14:textId="78D24438" w:rsidR="00A2400A" w:rsidRPr="00DC4FDF" w:rsidRDefault="00A2400A" w:rsidP="00C22B86">
      <w:pPr>
        <w:spacing w:before="60" w:after="60"/>
        <w:ind w:firstLine="720"/>
        <w:jc w:val="both"/>
        <w:rPr>
          <w:b/>
          <w:bCs/>
          <w:color w:val="000000"/>
          <w:sz w:val="28"/>
          <w:szCs w:val="28"/>
          <w:lang w:val="vi-VN"/>
        </w:rPr>
      </w:pPr>
      <w:r w:rsidRPr="00DC4FDF">
        <w:rPr>
          <w:b/>
          <w:bCs/>
          <w:color w:val="000000"/>
          <w:sz w:val="28"/>
          <w:szCs w:val="28"/>
          <w:lang w:val="vi-VN"/>
        </w:rPr>
        <w:t xml:space="preserve">Bước 2: </w:t>
      </w:r>
      <w:r w:rsidR="003C1A17" w:rsidRPr="00DC4FDF">
        <w:rPr>
          <w:b/>
          <w:bCs/>
          <w:color w:val="000000"/>
          <w:sz w:val="28"/>
          <w:szCs w:val="28"/>
          <w:lang w:val="vi-VN"/>
        </w:rPr>
        <w:t xml:space="preserve">Lưu </w:t>
      </w:r>
      <w:proofErr w:type="spellStart"/>
      <w:r w:rsidRPr="00DC4FDF">
        <w:rPr>
          <w:b/>
          <w:bCs/>
          <w:color w:val="000000"/>
          <w:sz w:val="28"/>
          <w:szCs w:val="28"/>
          <w:lang w:val="vi-VN"/>
        </w:rPr>
        <w:t>file</w:t>
      </w:r>
      <w:proofErr w:type="spellEnd"/>
      <w:r w:rsidRPr="00DC4FDF">
        <w:rPr>
          <w:b/>
          <w:bCs/>
          <w:color w:val="000000"/>
          <w:sz w:val="28"/>
          <w:szCs w:val="28"/>
          <w:lang w:val="vi-VN"/>
        </w:rPr>
        <w:t xml:space="preserve"> bản mã</w:t>
      </w:r>
    </w:p>
    <w:p w14:paraId="75B56A25" w14:textId="0FB2A1F0" w:rsidR="00F110C0" w:rsidRPr="00DC4FDF" w:rsidRDefault="00F110C0" w:rsidP="00466D54">
      <w:pPr>
        <w:spacing w:before="60" w:after="60"/>
        <w:ind w:left="720" w:firstLine="720"/>
        <w:jc w:val="both"/>
        <w:rPr>
          <w:color w:val="000000"/>
          <w:sz w:val="28"/>
          <w:szCs w:val="28"/>
          <w:lang w:val="vi-VN"/>
        </w:rPr>
      </w:pPr>
      <w:r w:rsidRPr="00DC4FDF">
        <w:rPr>
          <w:color w:val="000000"/>
          <w:sz w:val="28"/>
          <w:szCs w:val="28"/>
          <w:lang w:val="vi-VN"/>
        </w:rPr>
        <w:t>- Sau khi mã hóa thành công, có thể lưu bản mã bằng cách nhấn nút 'Lưu kết quả'.</w:t>
      </w:r>
    </w:p>
    <w:p w14:paraId="20957785" w14:textId="66BBC860" w:rsidR="00F110C0" w:rsidRPr="00DC4FDF" w:rsidRDefault="00912D3B" w:rsidP="00466D54">
      <w:pPr>
        <w:spacing w:before="60" w:after="60"/>
        <w:ind w:left="720" w:firstLine="720"/>
        <w:jc w:val="both"/>
        <w:rPr>
          <w:color w:val="000000"/>
          <w:sz w:val="28"/>
          <w:szCs w:val="28"/>
          <w:lang w:val="vi-VN"/>
        </w:rPr>
      </w:pPr>
      <w:r w:rsidRPr="00DC4FDF">
        <w:rPr>
          <w:color w:val="000000"/>
          <w:sz w:val="28"/>
          <w:szCs w:val="28"/>
          <w:lang w:val="vi-VN"/>
        </w:rPr>
        <w:t xml:space="preserve">- </w:t>
      </w:r>
      <w:r w:rsidR="00F110C0" w:rsidRPr="00DC4FDF">
        <w:rPr>
          <w:color w:val="000000"/>
          <w:sz w:val="28"/>
          <w:szCs w:val="28"/>
          <w:lang w:val="vi-VN"/>
        </w:rPr>
        <w:t xml:space="preserve">Hộp thoại lưu </w:t>
      </w:r>
      <w:proofErr w:type="spellStart"/>
      <w:r w:rsidR="00F110C0" w:rsidRPr="00DC4FDF">
        <w:rPr>
          <w:color w:val="000000"/>
          <w:sz w:val="28"/>
          <w:szCs w:val="28"/>
          <w:lang w:val="vi-VN"/>
        </w:rPr>
        <w:t>file</w:t>
      </w:r>
      <w:proofErr w:type="spellEnd"/>
      <w:r w:rsidR="00F110C0" w:rsidRPr="00DC4FDF">
        <w:rPr>
          <w:color w:val="000000"/>
          <w:sz w:val="28"/>
          <w:szCs w:val="28"/>
          <w:lang w:val="vi-VN"/>
        </w:rPr>
        <w:t xml:space="preserve"> sẽ được hiện thị  ra, người dùng chọn vị trí và đặt tên </w:t>
      </w:r>
      <w:proofErr w:type="spellStart"/>
      <w:r w:rsidR="00F110C0" w:rsidRPr="00DC4FDF">
        <w:rPr>
          <w:color w:val="000000"/>
          <w:sz w:val="28"/>
          <w:szCs w:val="28"/>
          <w:lang w:val="vi-VN"/>
        </w:rPr>
        <w:t>file</w:t>
      </w:r>
      <w:proofErr w:type="spellEnd"/>
      <w:r w:rsidR="00F110C0" w:rsidRPr="00DC4FDF">
        <w:rPr>
          <w:color w:val="000000"/>
          <w:sz w:val="28"/>
          <w:szCs w:val="28"/>
          <w:lang w:val="vi-VN"/>
        </w:rPr>
        <w:t xml:space="preserve"> (</w:t>
      </w:r>
      <w:proofErr w:type="spellStart"/>
      <w:r w:rsidR="00F110C0" w:rsidRPr="00DC4FDF">
        <w:rPr>
          <w:color w:val="000000"/>
          <w:sz w:val="28"/>
          <w:szCs w:val="28"/>
          <w:lang w:val="vi-VN"/>
        </w:rPr>
        <w:t>vídụ</w:t>
      </w:r>
      <w:proofErr w:type="spellEnd"/>
      <w:r w:rsidR="00F110C0" w:rsidRPr="00DC4FDF">
        <w:rPr>
          <w:color w:val="000000"/>
          <w:sz w:val="28"/>
          <w:szCs w:val="28"/>
          <w:lang w:val="vi-VN"/>
        </w:rPr>
        <w:t>: test.txt).</w:t>
      </w:r>
    </w:p>
    <w:p w14:paraId="409966DB" w14:textId="77777777" w:rsidR="00DC5654" w:rsidRPr="00DC4FDF" w:rsidRDefault="00912D3B" w:rsidP="00DC5654">
      <w:pPr>
        <w:spacing w:before="60" w:after="60"/>
        <w:ind w:left="720" w:firstLine="720"/>
        <w:jc w:val="both"/>
        <w:rPr>
          <w:color w:val="000000"/>
          <w:sz w:val="28"/>
          <w:szCs w:val="28"/>
          <w:lang w:val="vi-VN"/>
        </w:rPr>
      </w:pPr>
      <w:r w:rsidRPr="00DC4FDF">
        <w:rPr>
          <w:color w:val="000000"/>
          <w:sz w:val="28"/>
          <w:szCs w:val="28"/>
          <w:lang w:val="vi-VN"/>
        </w:rPr>
        <w:t xml:space="preserve">- </w:t>
      </w:r>
      <w:r w:rsidR="00F110C0" w:rsidRPr="00DC4FDF">
        <w:rPr>
          <w:color w:val="000000"/>
          <w:sz w:val="28"/>
          <w:szCs w:val="28"/>
          <w:lang w:val="vi-VN"/>
        </w:rPr>
        <w:t>Nhấn '</w:t>
      </w:r>
      <w:proofErr w:type="spellStart"/>
      <w:r w:rsidR="00F110C0" w:rsidRPr="00DC4FDF">
        <w:rPr>
          <w:color w:val="000000"/>
          <w:sz w:val="28"/>
          <w:szCs w:val="28"/>
          <w:lang w:val="vi-VN"/>
        </w:rPr>
        <w:t>Save</w:t>
      </w:r>
      <w:proofErr w:type="spellEnd"/>
      <w:r w:rsidR="00F110C0" w:rsidRPr="00DC4FDF">
        <w:rPr>
          <w:color w:val="000000"/>
          <w:sz w:val="28"/>
          <w:szCs w:val="28"/>
          <w:lang w:val="vi-VN"/>
        </w:rPr>
        <w:t>' để lưu bản mã vào máy tính.</w:t>
      </w:r>
    </w:p>
    <w:p w14:paraId="3F339475" w14:textId="7943FEF8" w:rsidR="00D30350" w:rsidRPr="00DC4FDF" w:rsidRDefault="002D0CEE" w:rsidP="00DC5654">
      <w:pPr>
        <w:spacing w:before="60" w:after="60"/>
        <w:jc w:val="center"/>
        <w:rPr>
          <w:color w:val="000000"/>
          <w:sz w:val="28"/>
          <w:szCs w:val="28"/>
          <w:lang w:val="vi-VN"/>
        </w:rPr>
      </w:pPr>
      <w:r w:rsidRPr="00DC4FDF">
        <w:rPr>
          <w:noProof/>
          <w:color w:val="000000"/>
          <w:sz w:val="28"/>
          <w:szCs w:val="28"/>
          <w:lang w:val="vi-VN"/>
        </w:rPr>
        <w:drawing>
          <wp:inline distT="0" distB="0" distL="0" distR="0" wp14:anchorId="2D3AFF5E" wp14:editId="63ED4B2D">
            <wp:extent cx="4708049" cy="2516318"/>
            <wp:effectExtent l="0" t="0" r="0" b="0"/>
            <wp:docPr id="158696675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966759" name=""/>
                    <pic:cNvPicPr/>
                  </pic:nvPicPr>
                  <pic:blipFill>
                    <a:blip r:embed="rId45"/>
                    <a:stretch>
                      <a:fillRect/>
                    </a:stretch>
                  </pic:blipFill>
                  <pic:spPr>
                    <a:xfrm>
                      <a:off x="0" y="0"/>
                      <a:ext cx="4736989" cy="2531786"/>
                    </a:xfrm>
                    <a:prstGeom prst="rect">
                      <a:avLst/>
                    </a:prstGeom>
                  </pic:spPr>
                </pic:pic>
              </a:graphicData>
            </a:graphic>
          </wp:inline>
        </w:drawing>
      </w:r>
    </w:p>
    <w:p w14:paraId="5A660F85" w14:textId="77777777" w:rsidR="00D30350" w:rsidRPr="00DC4FDF" w:rsidRDefault="00D30350" w:rsidP="00D30350">
      <w:pPr>
        <w:spacing w:before="60" w:after="60"/>
        <w:ind w:firstLine="720"/>
        <w:jc w:val="both"/>
        <w:rPr>
          <w:color w:val="000000"/>
          <w:sz w:val="28"/>
          <w:szCs w:val="28"/>
          <w:lang w:val="vi-VN"/>
        </w:rPr>
      </w:pPr>
    </w:p>
    <w:p w14:paraId="38458FC9" w14:textId="57ECB96F" w:rsidR="002D0CEE" w:rsidRPr="00DC4FDF" w:rsidRDefault="00D30350" w:rsidP="009D5CB3">
      <w:pPr>
        <w:spacing w:before="60" w:after="60"/>
        <w:ind w:left="720" w:firstLine="720"/>
        <w:jc w:val="both"/>
        <w:rPr>
          <w:color w:val="000000"/>
          <w:sz w:val="28"/>
          <w:szCs w:val="28"/>
          <w:lang w:val="vi-VN"/>
        </w:rPr>
      </w:pPr>
      <w:r w:rsidRPr="00DC4FDF">
        <w:rPr>
          <w:color w:val="000000"/>
          <w:sz w:val="28"/>
          <w:szCs w:val="28"/>
          <w:lang w:val="vi-VN"/>
        </w:rPr>
        <w:t xml:space="preserve">- Một thông báo 'Lưu tệp thành công' sẽ hiện ra </w:t>
      </w:r>
      <w:r w:rsidR="00466D54" w:rsidRPr="00DC4FDF">
        <w:rPr>
          <w:color w:val="000000"/>
          <w:sz w:val="28"/>
          <w:szCs w:val="28"/>
          <w:lang w:val="vi-VN"/>
        </w:rPr>
        <w:t>.</w:t>
      </w:r>
    </w:p>
    <w:p w14:paraId="21D1B1E2" w14:textId="20444195" w:rsidR="00F110C0" w:rsidRPr="00DC4FDF" w:rsidRDefault="00D30350" w:rsidP="00DC5654">
      <w:pPr>
        <w:spacing w:before="60" w:after="60"/>
        <w:jc w:val="center"/>
        <w:rPr>
          <w:b/>
          <w:bCs/>
          <w:color w:val="000000"/>
          <w:sz w:val="28"/>
          <w:szCs w:val="28"/>
          <w:lang w:val="vi-VN"/>
        </w:rPr>
      </w:pPr>
      <w:r w:rsidRPr="00DC4FDF">
        <w:rPr>
          <w:noProof/>
          <w:color w:val="000000"/>
          <w:sz w:val="28"/>
          <w:szCs w:val="28"/>
          <w:lang w:val="vi-VN"/>
        </w:rPr>
        <w:lastRenderedPageBreak/>
        <w:drawing>
          <wp:inline distT="0" distB="0" distL="0" distR="0" wp14:anchorId="7594BDED" wp14:editId="66473444">
            <wp:extent cx="4698125" cy="3058082"/>
            <wp:effectExtent l="0" t="0" r="7620" b="9525"/>
            <wp:docPr id="22896388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963888" name=""/>
                    <pic:cNvPicPr/>
                  </pic:nvPicPr>
                  <pic:blipFill>
                    <a:blip r:embed="rId46"/>
                    <a:stretch>
                      <a:fillRect/>
                    </a:stretch>
                  </pic:blipFill>
                  <pic:spPr>
                    <a:xfrm>
                      <a:off x="0" y="0"/>
                      <a:ext cx="4704718" cy="3062374"/>
                    </a:xfrm>
                    <a:prstGeom prst="rect">
                      <a:avLst/>
                    </a:prstGeom>
                  </pic:spPr>
                </pic:pic>
              </a:graphicData>
            </a:graphic>
          </wp:inline>
        </w:drawing>
      </w:r>
    </w:p>
    <w:p w14:paraId="2AD9DBF7" w14:textId="77777777" w:rsidR="009D5CB3" w:rsidRPr="00DC4FDF" w:rsidRDefault="009D5CB3" w:rsidP="00F47935">
      <w:pPr>
        <w:spacing w:before="60" w:after="60"/>
        <w:ind w:left="720" w:firstLine="720"/>
        <w:rPr>
          <w:b/>
          <w:bCs/>
          <w:color w:val="000000"/>
          <w:sz w:val="28"/>
          <w:szCs w:val="28"/>
          <w:lang w:val="vi-VN"/>
        </w:rPr>
      </w:pPr>
    </w:p>
    <w:p w14:paraId="678EDF15" w14:textId="098DD578" w:rsidR="00CC3D84" w:rsidRPr="00DC4FDF" w:rsidRDefault="00CC3D84" w:rsidP="00C22B86">
      <w:pPr>
        <w:spacing w:before="60" w:after="60"/>
        <w:ind w:firstLine="720"/>
        <w:jc w:val="both"/>
        <w:rPr>
          <w:b/>
          <w:bCs/>
          <w:color w:val="000000"/>
          <w:sz w:val="28"/>
          <w:szCs w:val="28"/>
          <w:lang w:val="vi-VN"/>
        </w:rPr>
      </w:pPr>
      <w:r w:rsidRPr="00DC4FDF">
        <w:rPr>
          <w:b/>
          <w:bCs/>
          <w:color w:val="000000"/>
          <w:sz w:val="28"/>
          <w:szCs w:val="28"/>
          <w:lang w:val="vi-VN"/>
        </w:rPr>
        <w:t xml:space="preserve">Bước 3: Tải </w:t>
      </w:r>
      <w:proofErr w:type="spellStart"/>
      <w:r w:rsidRPr="00DC4FDF">
        <w:rPr>
          <w:b/>
          <w:bCs/>
          <w:color w:val="000000"/>
          <w:sz w:val="28"/>
          <w:szCs w:val="28"/>
          <w:lang w:val="vi-VN"/>
        </w:rPr>
        <w:t>file</w:t>
      </w:r>
      <w:proofErr w:type="spellEnd"/>
      <w:r w:rsidRPr="00DC4FDF">
        <w:rPr>
          <w:b/>
          <w:bCs/>
          <w:color w:val="000000"/>
          <w:sz w:val="28"/>
          <w:szCs w:val="28"/>
          <w:lang w:val="vi-VN"/>
        </w:rPr>
        <w:t xml:space="preserve"> bản mã</w:t>
      </w:r>
    </w:p>
    <w:p w14:paraId="1856B02C" w14:textId="2DAA0401" w:rsidR="004C1564" w:rsidRPr="00DC4FDF" w:rsidRDefault="003E0536" w:rsidP="003E0536">
      <w:pPr>
        <w:spacing w:before="60" w:after="60"/>
        <w:ind w:left="720" w:firstLine="720"/>
        <w:jc w:val="both"/>
        <w:rPr>
          <w:color w:val="000000"/>
          <w:sz w:val="28"/>
          <w:szCs w:val="28"/>
          <w:lang w:val="vi-VN"/>
        </w:rPr>
      </w:pPr>
      <w:r w:rsidRPr="00DC4FDF">
        <w:rPr>
          <w:color w:val="000000"/>
          <w:sz w:val="28"/>
          <w:szCs w:val="28"/>
          <w:lang w:val="vi-VN"/>
        </w:rPr>
        <w:t xml:space="preserve">- </w:t>
      </w:r>
      <w:r w:rsidR="004C1564" w:rsidRPr="00DC4FDF">
        <w:rPr>
          <w:color w:val="000000"/>
          <w:sz w:val="28"/>
          <w:szCs w:val="28"/>
          <w:lang w:val="vi-VN"/>
        </w:rPr>
        <w:t>Nhấn nút 'Tải tệp mã hóa' ở phần Giải mã.</w:t>
      </w:r>
    </w:p>
    <w:p w14:paraId="3954AE1C" w14:textId="19DECA40" w:rsidR="00FF5036" w:rsidRPr="00DC4FDF" w:rsidRDefault="003E0536" w:rsidP="003E0536">
      <w:pPr>
        <w:spacing w:before="60" w:after="60"/>
        <w:ind w:left="720" w:firstLine="720"/>
        <w:jc w:val="both"/>
        <w:rPr>
          <w:color w:val="000000"/>
          <w:sz w:val="28"/>
          <w:szCs w:val="28"/>
          <w:lang w:val="vi-VN"/>
        </w:rPr>
      </w:pPr>
      <w:r w:rsidRPr="00DC4FDF">
        <w:rPr>
          <w:color w:val="000000"/>
          <w:sz w:val="28"/>
          <w:szCs w:val="28"/>
          <w:lang w:val="vi-VN"/>
        </w:rPr>
        <w:t xml:space="preserve">- </w:t>
      </w:r>
      <w:r w:rsidR="004C1564" w:rsidRPr="00DC4FDF">
        <w:rPr>
          <w:color w:val="000000"/>
          <w:sz w:val="28"/>
          <w:szCs w:val="28"/>
          <w:lang w:val="vi-VN"/>
        </w:rPr>
        <w:t xml:space="preserve">Hộp thoại chọn </w:t>
      </w:r>
      <w:proofErr w:type="spellStart"/>
      <w:r w:rsidR="004C1564" w:rsidRPr="00DC4FDF">
        <w:rPr>
          <w:color w:val="000000"/>
          <w:sz w:val="28"/>
          <w:szCs w:val="28"/>
          <w:lang w:val="vi-VN"/>
        </w:rPr>
        <w:t>file</w:t>
      </w:r>
      <w:proofErr w:type="spellEnd"/>
      <w:r w:rsidR="004C1564" w:rsidRPr="00DC4FDF">
        <w:rPr>
          <w:color w:val="000000"/>
          <w:sz w:val="28"/>
          <w:szCs w:val="28"/>
          <w:lang w:val="vi-VN"/>
        </w:rPr>
        <w:t xml:space="preserve"> xuất hiện, người dùng chọn </w:t>
      </w:r>
      <w:proofErr w:type="spellStart"/>
      <w:r w:rsidR="004C1564" w:rsidRPr="00DC4FDF">
        <w:rPr>
          <w:color w:val="000000"/>
          <w:sz w:val="28"/>
          <w:szCs w:val="28"/>
          <w:lang w:val="vi-VN"/>
        </w:rPr>
        <w:t>file</w:t>
      </w:r>
      <w:proofErr w:type="spellEnd"/>
      <w:r w:rsidR="004C1564" w:rsidRPr="00DC4FDF">
        <w:rPr>
          <w:color w:val="000000"/>
          <w:sz w:val="28"/>
          <w:szCs w:val="28"/>
          <w:lang w:val="vi-VN"/>
        </w:rPr>
        <w:t xml:space="preserve"> chứa bản mã đã </w:t>
      </w:r>
      <w:r w:rsidR="00466D54" w:rsidRPr="00DC4FDF">
        <w:rPr>
          <w:color w:val="000000"/>
          <w:sz w:val="28"/>
          <w:szCs w:val="28"/>
          <w:lang w:val="vi-VN"/>
        </w:rPr>
        <w:t>lưu.</w:t>
      </w:r>
    </w:p>
    <w:p w14:paraId="50B1438D" w14:textId="26201F12" w:rsidR="004C1564" w:rsidRPr="00DC4FDF" w:rsidRDefault="00FF5036" w:rsidP="00DC5654">
      <w:pPr>
        <w:spacing w:before="60" w:after="60"/>
        <w:jc w:val="center"/>
        <w:rPr>
          <w:color w:val="000000"/>
          <w:sz w:val="28"/>
          <w:szCs w:val="28"/>
          <w:lang w:val="vi-VN"/>
        </w:rPr>
      </w:pPr>
      <w:r w:rsidRPr="00DC4FDF">
        <w:rPr>
          <w:rFonts w:eastAsia="Times New Roman"/>
          <w:noProof/>
          <w:color w:val="000000"/>
          <w:sz w:val="28"/>
          <w:szCs w:val="28"/>
          <w:lang w:val="vi-VN"/>
        </w:rPr>
        <w:drawing>
          <wp:inline distT="0" distB="0" distL="0" distR="0" wp14:anchorId="1C68643C" wp14:editId="6BDA05DF">
            <wp:extent cx="4697730" cy="3004185"/>
            <wp:effectExtent l="0" t="0" r="7620" b="5715"/>
            <wp:docPr id="161692368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923688" name=""/>
                    <pic:cNvPicPr/>
                  </pic:nvPicPr>
                  <pic:blipFill>
                    <a:blip r:embed="rId47"/>
                    <a:stretch>
                      <a:fillRect/>
                    </a:stretch>
                  </pic:blipFill>
                  <pic:spPr>
                    <a:xfrm>
                      <a:off x="0" y="0"/>
                      <a:ext cx="4739486" cy="3030888"/>
                    </a:xfrm>
                    <a:prstGeom prst="rect">
                      <a:avLst/>
                    </a:prstGeom>
                  </pic:spPr>
                </pic:pic>
              </a:graphicData>
            </a:graphic>
          </wp:inline>
        </w:drawing>
      </w:r>
    </w:p>
    <w:p w14:paraId="3DB57BDA" w14:textId="77777777" w:rsidR="009D5CB3" w:rsidRPr="00DC4FDF" w:rsidRDefault="009D5CB3" w:rsidP="009D5CB3">
      <w:pPr>
        <w:shd w:val="clear" w:color="auto" w:fill="FFFFFF"/>
        <w:spacing w:after="0" w:line="240" w:lineRule="auto"/>
        <w:rPr>
          <w:color w:val="000000"/>
          <w:sz w:val="28"/>
          <w:szCs w:val="28"/>
          <w:lang w:val="vi-VN"/>
        </w:rPr>
      </w:pPr>
    </w:p>
    <w:p w14:paraId="3A8613A1" w14:textId="741DFE66" w:rsidR="003E0536" w:rsidRPr="00DC4FDF" w:rsidRDefault="003E0536" w:rsidP="00DC5654">
      <w:pPr>
        <w:shd w:val="clear" w:color="auto" w:fill="FFFFFF"/>
        <w:spacing w:after="0" w:line="240" w:lineRule="auto"/>
        <w:ind w:left="720" w:firstLine="720"/>
        <w:rPr>
          <w:rFonts w:eastAsia="Times New Roman"/>
          <w:color w:val="000000"/>
          <w:sz w:val="28"/>
          <w:szCs w:val="28"/>
          <w:lang w:val="vi-VN"/>
        </w:rPr>
      </w:pPr>
      <w:r w:rsidRPr="00DC4FDF">
        <w:rPr>
          <w:rFonts w:eastAsia="Times New Roman"/>
          <w:color w:val="000000"/>
          <w:sz w:val="28"/>
          <w:szCs w:val="28"/>
          <w:lang w:val="vi-VN"/>
        </w:rPr>
        <w:lastRenderedPageBreak/>
        <w:t>- Sau khi nhấn '</w:t>
      </w:r>
      <w:r w:rsidR="00960B82" w:rsidRPr="00DC4FDF">
        <w:rPr>
          <w:rFonts w:eastAsia="Times New Roman"/>
          <w:color w:val="000000"/>
          <w:sz w:val="28"/>
          <w:szCs w:val="28"/>
          <w:lang w:val="vi-VN"/>
        </w:rPr>
        <w:t>Mở</w:t>
      </w:r>
      <w:r w:rsidRPr="00DC4FDF">
        <w:rPr>
          <w:rFonts w:eastAsia="Times New Roman"/>
          <w:color w:val="000000"/>
          <w:sz w:val="28"/>
          <w:szCs w:val="28"/>
          <w:lang w:val="vi-VN"/>
        </w:rPr>
        <w:t>' để tải nội dung bản mã vào chương trình hệ thông sẽ gửi thông báo “thành công” và bản mã đã được đưa lên ở ô “Văn Bản Mã Hóa”</w:t>
      </w:r>
      <w:r w:rsidR="00466D54" w:rsidRPr="00DC4FDF">
        <w:rPr>
          <w:rFonts w:eastAsia="Times New Roman"/>
          <w:color w:val="000000"/>
          <w:sz w:val="28"/>
          <w:szCs w:val="28"/>
          <w:lang w:val="vi-VN"/>
        </w:rPr>
        <w:t>.</w:t>
      </w:r>
    </w:p>
    <w:p w14:paraId="037DE696" w14:textId="34168D08" w:rsidR="00960B82" w:rsidRPr="00DC4FDF" w:rsidRDefault="00F47935" w:rsidP="00DC5654">
      <w:pPr>
        <w:shd w:val="clear" w:color="auto" w:fill="FFFFFF"/>
        <w:spacing w:after="0" w:line="240" w:lineRule="auto"/>
        <w:jc w:val="center"/>
        <w:rPr>
          <w:rFonts w:eastAsia="Times New Roman"/>
          <w:color w:val="000000"/>
          <w:sz w:val="28"/>
          <w:szCs w:val="28"/>
          <w:lang w:val="vi-VN"/>
        </w:rPr>
      </w:pPr>
      <w:r w:rsidRPr="00DC4FDF">
        <w:rPr>
          <w:rFonts w:eastAsia="Times New Roman"/>
          <w:noProof/>
          <w:color w:val="000000"/>
          <w:sz w:val="28"/>
          <w:szCs w:val="28"/>
          <w:lang w:val="vi-VN"/>
        </w:rPr>
        <w:drawing>
          <wp:inline distT="0" distB="0" distL="0" distR="0" wp14:anchorId="602D3928" wp14:editId="704976F2">
            <wp:extent cx="4701540" cy="2953407"/>
            <wp:effectExtent l="0" t="0" r="3810" b="0"/>
            <wp:docPr id="160866197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661971" name=""/>
                    <pic:cNvPicPr/>
                  </pic:nvPicPr>
                  <pic:blipFill>
                    <a:blip r:embed="rId48"/>
                    <a:stretch>
                      <a:fillRect/>
                    </a:stretch>
                  </pic:blipFill>
                  <pic:spPr>
                    <a:xfrm>
                      <a:off x="0" y="0"/>
                      <a:ext cx="4708478" cy="2957765"/>
                    </a:xfrm>
                    <a:prstGeom prst="rect">
                      <a:avLst/>
                    </a:prstGeom>
                  </pic:spPr>
                </pic:pic>
              </a:graphicData>
            </a:graphic>
          </wp:inline>
        </w:drawing>
      </w:r>
    </w:p>
    <w:p w14:paraId="664C50AA" w14:textId="77777777" w:rsidR="004C1564" w:rsidRPr="00DC4FDF" w:rsidRDefault="004C1564" w:rsidP="009D5CB3">
      <w:pPr>
        <w:spacing w:before="60" w:after="60"/>
        <w:jc w:val="both"/>
        <w:rPr>
          <w:b/>
          <w:bCs/>
          <w:color w:val="000000"/>
          <w:sz w:val="28"/>
          <w:szCs w:val="28"/>
          <w:lang w:val="vi-VN"/>
        </w:rPr>
      </w:pPr>
    </w:p>
    <w:p w14:paraId="4DE852A8" w14:textId="1064FB97" w:rsidR="00163B6B" w:rsidRPr="00DC4FDF" w:rsidRDefault="00A042F5" w:rsidP="008D03F5">
      <w:pPr>
        <w:spacing w:before="60" w:after="60"/>
        <w:ind w:left="720"/>
        <w:jc w:val="both"/>
        <w:rPr>
          <w:b/>
          <w:bCs/>
          <w:color w:val="000000"/>
          <w:sz w:val="28"/>
          <w:szCs w:val="28"/>
          <w:lang w:val="vi-VN"/>
        </w:rPr>
      </w:pPr>
      <w:r w:rsidRPr="00DC4FDF">
        <w:rPr>
          <w:b/>
          <w:bCs/>
          <w:color w:val="000000"/>
          <w:sz w:val="28"/>
          <w:szCs w:val="28"/>
          <w:lang w:val="vi-VN"/>
        </w:rPr>
        <w:t xml:space="preserve">Bước </w:t>
      </w:r>
      <w:r w:rsidR="00CC3D84" w:rsidRPr="00DC4FDF">
        <w:rPr>
          <w:b/>
          <w:bCs/>
          <w:color w:val="000000"/>
          <w:sz w:val="28"/>
          <w:szCs w:val="28"/>
          <w:lang w:val="vi-VN"/>
        </w:rPr>
        <w:t>4</w:t>
      </w:r>
      <w:r w:rsidRPr="00DC4FDF">
        <w:rPr>
          <w:b/>
          <w:bCs/>
          <w:color w:val="000000"/>
          <w:sz w:val="28"/>
          <w:szCs w:val="28"/>
          <w:lang w:val="vi-VN"/>
        </w:rPr>
        <w:t>:</w:t>
      </w:r>
      <w:r w:rsidR="00DF73F4" w:rsidRPr="00DC4FDF">
        <w:rPr>
          <w:b/>
          <w:bCs/>
          <w:color w:val="000000"/>
          <w:sz w:val="28"/>
          <w:szCs w:val="28"/>
          <w:lang w:val="vi-VN"/>
        </w:rPr>
        <w:t xml:space="preserve"> Thực hiện giải mã</w:t>
      </w:r>
    </w:p>
    <w:p w14:paraId="36A52EBA" w14:textId="609B6E17" w:rsidR="002B4A98" w:rsidRPr="00DC4FDF" w:rsidRDefault="00827647" w:rsidP="002B4A98">
      <w:pPr>
        <w:spacing w:before="60" w:after="60"/>
        <w:ind w:left="720"/>
        <w:jc w:val="both"/>
        <w:rPr>
          <w:color w:val="000000"/>
          <w:sz w:val="28"/>
          <w:szCs w:val="28"/>
          <w:lang w:val="vi-VN"/>
        </w:rPr>
      </w:pPr>
      <w:r w:rsidRPr="00DC4FDF">
        <w:rPr>
          <w:color w:val="000000"/>
          <w:sz w:val="28"/>
          <w:szCs w:val="28"/>
          <w:lang w:val="vi-VN"/>
        </w:rPr>
        <w:tab/>
        <w:t>-</w:t>
      </w:r>
      <w:r w:rsidR="002B4A98" w:rsidRPr="00DC4FDF">
        <w:rPr>
          <w:color w:val="000000"/>
          <w:sz w:val="28"/>
          <w:szCs w:val="28"/>
          <w:lang w:val="vi-VN"/>
        </w:rPr>
        <w:t xml:space="preserve"> Sau khi tải bản mã thành công và khóa giải mã đã được nhập đúng, nhấn nút 'Giải mã' để thực hiện quá trình giải mã.</w:t>
      </w:r>
    </w:p>
    <w:p w14:paraId="79FE5E53" w14:textId="5DC02DB9" w:rsidR="002B4A98" w:rsidRPr="00DC4FDF" w:rsidRDefault="002B4A98" w:rsidP="002B4A98">
      <w:pPr>
        <w:spacing w:before="60" w:after="60"/>
        <w:ind w:left="720" w:firstLine="720"/>
        <w:jc w:val="both"/>
        <w:rPr>
          <w:color w:val="000000"/>
          <w:sz w:val="28"/>
          <w:szCs w:val="28"/>
          <w:lang w:val="vi-VN"/>
        </w:rPr>
      </w:pPr>
      <w:r w:rsidRPr="00DC4FDF">
        <w:rPr>
          <w:color w:val="000000"/>
          <w:sz w:val="28"/>
          <w:szCs w:val="28"/>
          <w:lang w:val="vi-VN"/>
        </w:rPr>
        <w:t>- Một hộp thoại thông báo 'Giải mã thành công' sẽ xuất hiện.</w:t>
      </w:r>
    </w:p>
    <w:p w14:paraId="22570384" w14:textId="4E6706FA" w:rsidR="007301F9" w:rsidRPr="00DC4FDF" w:rsidRDefault="007301F9" w:rsidP="00DC5654">
      <w:pPr>
        <w:spacing w:before="60" w:after="60"/>
        <w:jc w:val="center"/>
        <w:rPr>
          <w:color w:val="000000"/>
          <w:sz w:val="28"/>
          <w:szCs w:val="28"/>
          <w:lang w:val="vi-VN"/>
        </w:rPr>
      </w:pPr>
      <w:r w:rsidRPr="00DC4FDF">
        <w:rPr>
          <w:noProof/>
          <w:color w:val="000000"/>
          <w:sz w:val="28"/>
          <w:szCs w:val="28"/>
          <w:lang w:val="vi-VN"/>
        </w:rPr>
        <w:drawing>
          <wp:inline distT="0" distB="0" distL="0" distR="0" wp14:anchorId="61838B3F" wp14:editId="51A941B4">
            <wp:extent cx="4701540" cy="3007747"/>
            <wp:effectExtent l="0" t="0" r="3810" b="2540"/>
            <wp:docPr id="44337606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376060" name=""/>
                    <pic:cNvPicPr/>
                  </pic:nvPicPr>
                  <pic:blipFill>
                    <a:blip r:embed="rId49"/>
                    <a:stretch>
                      <a:fillRect/>
                    </a:stretch>
                  </pic:blipFill>
                  <pic:spPr>
                    <a:xfrm>
                      <a:off x="0" y="0"/>
                      <a:ext cx="4720317" cy="3019760"/>
                    </a:xfrm>
                    <a:prstGeom prst="rect">
                      <a:avLst/>
                    </a:prstGeom>
                  </pic:spPr>
                </pic:pic>
              </a:graphicData>
            </a:graphic>
          </wp:inline>
        </w:drawing>
      </w:r>
    </w:p>
    <w:p w14:paraId="13537E01" w14:textId="2E757E4E" w:rsidR="00DF73F4" w:rsidRPr="00DC4FDF" w:rsidRDefault="00DF73F4" w:rsidP="008D03F5">
      <w:pPr>
        <w:spacing w:before="60" w:after="60"/>
        <w:ind w:left="720"/>
        <w:jc w:val="both"/>
        <w:rPr>
          <w:color w:val="000000"/>
          <w:sz w:val="28"/>
          <w:szCs w:val="28"/>
          <w:lang w:val="vi-VN"/>
        </w:rPr>
      </w:pPr>
    </w:p>
    <w:p w14:paraId="50CF7F86" w14:textId="4D729F18" w:rsidR="00703B93" w:rsidRPr="00DC4FDF" w:rsidRDefault="00466D54" w:rsidP="00466D54">
      <w:pPr>
        <w:pStyle w:val="oancuaDanhsach"/>
        <w:spacing w:before="60" w:after="60"/>
        <w:ind w:firstLine="360"/>
        <w:jc w:val="both"/>
        <w:rPr>
          <w:color w:val="000000"/>
          <w:sz w:val="28"/>
          <w:szCs w:val="28"/>
          <w:lang w:val="vi-VN"/>
        </w:rPr>
      </w:pPr>
      <w:r w:rsidRPr="00DC4FDF">
        <w:rPr>
          <w:color w:val="000000"/>
          <w:sz w:val="28"/>
          <w:szCs w:val="28"/>
          <w:lang w:val="vi-VN"/>
        </w:rPr>
        <w:lastRenderedPageBreak/>
        <w:t>- Chương trình sẽ hiển thị kết quả giải mã ở ô “ Văn bản giải mã “.</w:t>
      </w:r>
    </w:p>
    <w:p w14:paraId="080B8FAE" w14:textId="4BB8D8AA" w:rsidR="002B4A98" w:rsidRPr="00BD5E31" w:rsidRDefault="00BC6106" w:rsidP="00BD5E31">
      <w:pPr>
        <w:pStyle w:val="oancuaDanhsach"/>
        <w:numPr>
          <w:ilvl w:val="3"/>
          <w:numId w:val="13"/>
        </w:numPr>
        <w:spacing w:before="60" w:after="60"/>
        <w:ind w:left="1985" w:hanging="1134"/>
        <w:jc w:val="both"/>
        <w:rPr>
          <w:b/>
          <w:bCs/>
          <w:color w:val="000000"/>
          <w:sz w:val="28"/>
          <w:szCs w:val="28"/>
          <w:lang w:val="vi-VN"/>
        </w:rPr>
      </w:pPr>
      <w:r w:rsidRPr="00BD5E31">
        <w:rPr>
          <w:b/>
          <w:bCs/>
          <w:sz w:val="28"/>
          <w:szCs w:val="28"/>
          <w:lang w:val="vi-VN"/>
        </w:rPr>
        <w:t>Cài đặt</w:t>
      </w:r>
      <w:r w:rsidR="002B4A98" w:rsidRPr="00BD5E31">
        <w:rPr>
          <w:b/>
          <w:bCs/>
          <w:sz w:val="28"/>
          <w:szCs w:val="28"/>
          <w:lang w:val="vi-VN"/>
        </w:rPr>
        <w:t xml:space="preserve"> </w:t>
      </w:r>
      <w:r w:rsidRPr="00BD5E31">
        <w:rPr>
          <w:b/>
          <w:bCs/>
          <w:sz w:val="28"/>
          <w:szCs w:val="28"/>
          <w:lang w:val="vi-VN"/>
        </w:rPr>
        <w:t xml:space="preserve">giao diện chương trình </w:t>
      </w:r>
      <w:proofErr w:type="spellStart"/>
      <w:r w:rsidRPr="00BD5E31">
        <w:rPr>
          <w:b/>
          <w:bCs/>
          <w:sz w:val="28"/>
          <w:szCs w:val="28"/>
          <w:lang w:val="vi-VN"/>
        </w:rPr>
        <w:t>Python</w:t>
      </w:r>
      <w:proofErr w:type="spellEnd"/>
    </w:p>
    <w:p w14:paraId="07554A60" w14:textId="77777777" w:rsidR="00C62278" w:rsidRPr="00DC4FDF" w:rsidRDefault="00C62278" w:rsidP="00DC5654">
      <w:pPr>
        <w:spacing w:before="120" w:after="0" w:line="312" w:lineRule="auto"/>
        <w:ind w:left="851"/>
        <w:rPr>
          <w:sz w:val="28"/>
          <w:szCs w:val="28"/>
          <w:lang w:val="vi-VN"/>
        </w:rPr>
      </w:pPr>
      <w:r w:rsidRPr="00DC4FDF">
        <w:rPr>
          <w:b/>
          <w:bCs/>
          <w:sz w:val="28"/>
          <w:szCs w:val="28"/>
          <w:lang w:val="vi-VN"/>
        </w:rPr>
        <w:t>Bước 1: Thực hiện mã hóa</w:t>
      </w:r>
    </w:p>
    <w:p w14:paraId="6E12E6AA" w14:textId="1F6E6E90" w:rsidR="00C62278" w:rsidRPr="00DC4FDF" w:rsidRDefault="00CA4F3E" w:rsidP="00DC5654">
      <w:pPr>
        <w:spacing w:before="120" w:after="0" w:line="312" w:lineRule="auto"/>
        <w:ind w:left="1418"/>
        <w:rPr>
          <w:sz w:val="28"/>
          <w:szCs w:val="28"/>
          <w:lang w:val="vi-VN"/>
        </w:rPr>
      </w:pPr>
      <w:r w:rsidRPr="00DC4FDF">
        <w:rPr>
          <w:sz w:val="28"/>
          <w:szCs w:val="28"/>
          <w:lang w:val="vi-VN"/>
        </w:rPr>
        <w:t xml:space="preserve">- </w:t>
      </w:r>
      <w:r w:rsidR="00C62278" w:rsidRPr="00DC4FDF">
        <w:rPr>
          <w:sz w:val="28"/>
          <w:szCs w:val="28"/>
          <w:lang w:val="vi-VN"/>
        </w:rPr>
        <w:t xml:space="preserve">Nhập nội dung cần mã hóa vào ô 'Văn bản gốc' (ví dụ: 'xin chao moi </w:t>
      </w:r>
      <w:proofErr w:type="spellStart"/>
      <w:r w:rsidR="00C62278" w:rsidRPr="00DC4FDF">
        <w:rPr>
          <w:sz w:val="28"/>
          <w:szCs w:val="28"/>
          <w:lang w:val="vi-VN"/>
        </w:rPr>
        <w:t>nguoi</w:t>
      </w:r>
      <w:proofErr w:type="spellEnd"/>
      <w:r w:rsidR="00C62278" w:rsidRPr="00DC4FDF">
        <w:rPr>
          <w:sz w:val="28"/>
          <w:szCs w:val="28"/>
          <w:lang w:val="vi-VN"/>
        </w:rPr>
        <w:t>').</w:t>
      </w:r>
    </w:p>
    <w:p w14:paraId="662804E3" w14:textId="557D6FC2" w:rsidR="00C62278" w:rsidRPr="00DC4FDF" w:rsidRDefault="00CA4F3E" w:rsidP="00DC5654">
      <w:pPr>
        <w:spacing w:before="120" w:after="0" w:line="312" w:lineRule="auto"/>
        <w:ind w:left="1418"/>
        <w:rPr>
          <w:sz w:val="28"/>
          <w:szCs w:val="28"/>
          <w:lang w:val="vi-VN"/>
        </w:rPr>
      </w:pPr>
      <w:r w:rsidRPr="00DC4FDF">
        <w:rPr>
          <w:sz w:val="28"/>
          <w:szCs w:val="28"/>
          <w:lang w:val="vi-VN"/>
        </w:rPr>
        <w:t xml:space="preserve">- </w:t>
      </w:r>
      <w:r w:rsidR="00C62278" w:rsidRPr="00DC4FDF">
        <w:rPr>
          <w:sz w:val="28"/>
          <w:szCs w:val="28"/>
          <w:lang w:val="vi-VN"/>
        </w:rPr>
        <w:t xml:space="preserve">Chọn độ dài khóa: 8 </w:t>
      </w:r>
      <w:proofErr w:type="spellStart"/>
      <w:r w:rsidR="00C62278" w:rsidRPr="00DC4FDF">
        <w:rPr>
          <w:sz w:val="28"/>
          <w:szCs w:val="28"/>
          <w:lang w:val="vi-VN"/>
        </w:rPr>
        <w:t>byte</w:t>
      </w:r>
      <w:proofErr w:type="spellEnd"/>
      <w:r w:rsidR="00C62278" w:rsidRPr="00DC4FDF">
        <w:rPr>
          <w:sz w:val="28"/>
          <w:szCs w:val="28"/>
          <w:lang w:val="vi-VN"/>
        </w:rPr>
        <w:t xml:space="preserve"> (64-bit).</w:t>
      </w:r>
    </w:p>
    <w:p w14:paraId="28505F7E" w14:textId="5C8D1435" w:rsidR="00C62278" w:rsidRPr="00DC4FDF" w:rsidRDefault="00CA4F3E" w:rsidP="00DC5654">
      <w:pPr>
        <w:spacing w:before="120" w:after="0" w:line="312" w:lineRule="auto"/>
        <w:ind w:left="1418"/>
        <w:rPr>
          <w:sz w:val="28"/>
          <w:szCs w:val="28"/>
          <w:lang w:val="vi-VN"/>
        </w:rPr>
      </w:pPr>
      <w:r w:rsidRPr="00DC4FDF">
        <w:rPr>
          <w:sz w:val="28"/>
          <w:szCs w:val="28"/>
          <w:lang w:val="vi-VN"/>
        </w:rPr>
        <w:t>- N</w:t>
      </w:r>
      <w:r w:rsidR="00C62278" w:rsidRPr="00DC4FDF">
        <w:rPr>
          <w:sz w:val="28"/>
          <w:szCs w:val="28"/>
          <w:lang w:val="vi-VN"/>
        </w:rPr>
        <w:t>hập khóa vào ô 'Nhập khóa' (ví dụ: '22F1E653B02CFFB4').</w:t>
      </w:r>
    </w:p>
    <w:p w14:paraId="2E6C353F" w14:textId="4B22A585" w:rsidR="00C62278" w:rsidRPr="00DC4FDF" w:rsidRDefault="00CA4F3E" w:rsidP="00DC5654">
      <w:pPr>
        <w:spacing w:before="120" w:after="0" w:line="312" w:lineRule="auto"/>
        <w:ind w:left="1418"/>
        <w:rPr>
          <w:sz w:val="28"/>
          <w:szCs w:val="28"/>
          <w:lang w:val="fr-FR"/>
        </w:rPr>
      </w:pPr>
      <w:r w:rsidRPr="00DC4FDF">
        <w:rPr>
          <w:sz w:val="28"/>
          <w:szCs w:val="28"/>
          <w:lang w:val="vi-VN"/>
        </w:rPr>
        <w:t xml:space="preserve">- </w:t>
      </w:r>
      <w:proofErr w:type="spellStart"/>
      <w:r w:rsidR="00C62278" w:rsidRPr="00DC4FDF">
        <w:rPr>
          <w:sz w:val="28"/>
          <w:szCs w:val="28"/>
          <w:lang w:val="fr-FR"/>
        </w:rPr>
        <w:t>Chọn</w:t>
      </w:r>
      <w:proofErr w:type="spellEnd"/>
      <w:r w:rsidR="00C62278" w:rsidRPr="00DC4FDF">
        <w:rPr>
          <w:sz w:val="28"/>
          <w:szCs w:val="28"/>
          <w:lang w:val="fr-FR"/>
        </w:rPr>
        <w:t xml:space="preserve"> </w:t>
      </w:r>
      <w:proofErr w:type="spellStart"/>
      <w:r w:rsidR="00C62278" w:rsidRPr="00DC4FDF">
        <w:rPr>
          <w:sz w:val="28"/>
          <w:szCs w:val="28"/>
          <w:lang w:val="fr-FR"/>
        </w:rPr>
        <w:t>định</w:t>
      </w:r>
      <w:proofErr w:type="spellEnd"/>
      <w:r w:rsidR="00C62278" w:rsidRPr="00DC4FDF">
        <w:rPr>
          <w:sz w:val="28"/>
          <w:szCs w:val="28"/>
          <w:lang w:val="fr-FR"/>
        </w:rPr>
        <w:t xml:space="preserve"> </w:t>
      </w:r>
      <w:proofErr w:type="spellStart"/>
      <w:r w:rsidR="00C62278" w:rsidRPr="00DC4FDF">
        <w:rPr>
          <w:sz w:val="28"/>
          <w:szCs w:val="28"/>
          <w:lang w:val="fr-FR"/>
        </w:rPr>
        <w:t>dạng</w:t>
      </w:r>
      <w:proofErr w:type="spellEnd"/>
      <w:r w:rsidR="00C62278" w:rsidRPr="00DC4FDF">
        <w:rPr>
          <w:sz w:val="28"/>
          <w:szCs w:val="28"/>
          <w:lang w:val="fr-FR"/>
        </w:rPr>
        <w:t xml:space="preserve"> </w:t>
      </w:r>
      <w:proofErr w:type="spellStart"/>
      <w:r w:rsidR="00C62278" w:rsidRPr="00DC4FDF">
        <w:rPr>
          <w:sz w:val="28"/>
          <w:szCs w:val="28"/>
          <w:lang w:val="fr-FR"/>
        </w:rPr>
        <w:t>đầu</w:t>
      </w:r>
      <w:proofErr w:type="spellEnd"/>
      <w:r w:rsidR="00C62278" w:rsidRPr="00DC4FDF">
        <w:rPr>
          <w:sz w:val="28"/>
          <w:szCs w:val="28"/>
          <w:lang w:val="fr-FR"/>
        </w:rPr>
        <w:t xml:space="preserve"> ra là Base64.</w:t>
      </w:r>
    </w:p>
    <w:p w14:paraId="08438EE0" w14:textId="04089EAB" w:rsidR="00C62278" w:rsidRPr="00DC4FDF" w:rsidRDefault="00CA4F3E" w:rsidP="00DC5654">
      <w:pPr>
        <w:spacing w:before="120" w:after="0" w:line="312" w:lineRule="auto"/>
        <w:ind w:left="1418"/>
        <w:rPr>
          <w:sz w:val="28"/>
          <w:szCs w:val="28"/>
          <w:lang w:val="fr-FR"/>
        </w:rPr>
      </w:pPr>
      <w:r w:rsidRPr="00DC4FDF">
        <w:rPr>
          <w:sz w:val="28"/>
          <w:szCs w:val="28"/>
          <w:lang w:val="vi-VN"/>
        </w:rPr>
        <w:t xml:space="preserve">- </w:t>
      </w:r>
      <w:proofErr w:type="spellStart"/>
      <w:r w:rsidR="00C62278" w:rsidRPr="00DC4FDF">
        <w:rPr>
          <w:sz w:val="28"/>
          <w:szCs w:val="28"/>
          <w:lang w:val="fr-FR"/>
        </w:rPr>
        <w:t>Nhấn</w:t>
      </w:r>
      <w:proofErr w:type="spellEnd"/>
      <w:r w:rsidR="00C62278" w:rsidRPr="00DC4FDF">
        <w:rPr>
          <w:sz w:val="28"/>
          <w:szCs w:val="28"/>
          <w:lang w:val="fr-FR"/>
        </w:rPr>
        <w:t xml:space="preserve"> </w:t>
      </w:r>
      <w:proofErr w:type="spellStart"/>
      <w:r w:rsidR="00C62278" w:rsidRPr="00DC4FDF">
        <w:rPr>
          <w:sz w:val="28"/>
          <w:szCs w:val="28"/>
          <w:lang w:val="fr-FR"/>
        </w:rPr>
        <w:t>nút</w:t>
      </w:r>
      <w:proofErr w:type="spellEnd"/>
      <w:r w:rsidR="00C62278" w:rsidRPr="00DC4FDF">
        <w:rPr>
          <w:sz w:val="28"/>
          <w:szCs w:val="28"/>
          <w:lang w:val="fr-FR"/>
        </w:rPr>
        <w:t xml:space="preserve"> '</w:t>
      </w:r>
      <w:proofErr w:type="spellStart"/>
      <w:r w:rsidR="00C62278" w:rsidRPr="00DC4FDF">
        <w:rPr>
          <w:sz w:val="28"/>
          <w:szCs w:val="28"/>
          <w:lang w:val="fr-FR"/>
        </w:rPr>
        <w:t>Mã</w:t>
      </w:r>
      <w:proofErr w:type="spellEnd"/>
      <w:r w:rsidR="00C62278" w:rsidRPr="00DC4FDF">
        <w:rPr>
          <w:sz w:val="28"/>
          <w:szCs w:val="28"/>
          <w:lang w:val="fr-FR"/>
        </w:rPr>
        <w:t xml:space="preserve"> </w:t>
      </w:r>
      <w:proofErr w:type="spellStart"/>
      <w:r w:rsidR="00C62278" w:rsidRPr="00DC4FDF">
        <w:rPr>
          <w:sz w:val="28"/>
          <w:szCs w:val="28"/>
          <w:lang w:val="fr-FR"/>
        </w:rPr>
        <w:t>hóa</w:t>
      </w:r>
      <w:proofErr w:type="spellEnd"/>
      <w:r w:rsidR="00C62278" w:rsidRPr="00DC4FDF">
        <w:rPr>
          <w:sz w:val="28"/>
          <w:szCs w:val="28"/>
          <w:lang w:val="fr-FR"/>
        </w:rPr>
        <w:t xml:space="preserve">' </w:t>
      </w:r>
      <w:proofErr w:type="spellStart"/>
      <w:r w:rsidR="00C62278" w:rsidRPr="00DC4FDF">
        <w:rPr>
          <w:sz w:val="28"/>
          <w:szCs w:val="28"/>
          <w:lang w:val="fr-FR"/>
        </w:rPr>
        <w:t>để</w:t>
      </w:r>
      <w:proofErr w:type="spellEnd"/>
      <w:r w:rsidR="00C62278" w:rsidRPr="00DC4FDF">
        <w:rPr>
          <w:sz w:val="28"/>
          <w:szCs w:val="28"/>
          <w:lang w:val="fr-FR"/>
        </w:rPr>
        <w:t xml:space="preserve"> </w:t>
      </w:r>
      <w:proofErr w:type="spellStart"/>
      <w:r w:rsidR="00C62278" w:rsidRPr="00DC4FDF">
        <w:rPr>
          <w:sz w:val="28"/>
          <w:szCs w:val="28"/>
          <w:lang w:val="fr-FR"/>
        </w:rPr>
        <w:t>thực</w:t>
      </w:r>
      <w:proofErr w:type="spellEnd"/>
      <w:r w:rsidR="00C62278" w:rsidRPr="00DC4FDF">
        <w:rPr>
          <w:sz w:val="28"/>
          <w:szCs w:val="28"/>
          <w:lang w:val="fr-FR"/>
        </w:rPr>
        <w:t xml:space="preserve"> </w:t>
      </w:r>
      <w:proofErr w:type="spellStart"/>
      <w:r w:rsidR="00C62278" w:rsidRPr="00DC4FDF">
        <w:rPr>
          <w:sz w:val="28"/>
          <w:szCs w:val="28"/>
          <w:lang w:val="fr-FR"/>
        </w:rPr>
        <w:t>hiện</w:t>
      </w:r>
      <w:proofErr w:type="spellEnd"/>
      <w:r w:rsidR="00C62278" w:rsidRPr="00DC4FDF">
        <w:rPr>
          <w:sz w:val="28"/>
          <w:szCs w:val="28"/>
          <w:lang w:val="fr-FR"/>
        </w:rPr>
        <w:t xml:space="preserve"> </w:t>
      </w:r>
      <w:proofErr w:type="spellStart"/>
      <w:r w:rsidR="00C62278" w:rsidRPr="00DC4FDF">
        <w:rPr>
          <w:sz w:val="28"/>
          <w:szCs w:val="28"/>
          <w:lang w:val="fr-FR"/>
        </w:rPr>
        <w:t>mã</w:t>
      </w:r>
      <w:proofErr w:type="spellEnd"/>
      <w:r w:rsidR="00C62278" w:rsidRPr="00DC4FDF">
        <w:rPr>
          <w:sz w:val="28"/>
          <w:szCs w:val="28"/>
          <w:lang w:val="fr-FR"/>
        </w:rPr>
        <w:t xml:space="preserve"> </w:t>
      </w:r>
      <w:proofErr w:type="spellStart"/>
      <w:r w:rsidR="00C62278" w:rsidRPr="00DC4FDF">
        <w:rPr>
          <w:sz w:val="28"/>
          <w:szCs w:val="28"/>
          <w:lang w:val="fr-FR"/>
        </w:rPr>
        <w:t>hóa</w:t>
      </w:r>
      <w:proofErr w:type="spellEnd"/>
      <w:r w:rsidR="00C62278" w:rsidRPr="00DC4FDF">
        <w:rPr>
          <w:sz w:val="28"/>
          <w:szCs w:val="28"/>
          <w:lang w:val="fr-FR"/>
        </w:rPr>
        <w:t>.</w:t>
      </w:r>
    </w:p>
    <w:p w14:paraId="22CCEAD0" w14:textId="11A975CF" w:rsidR="00C62278" w:rsidRPr="00DC4FDF" w:rsidRDefault="00CA4F3E" w:rsidP="00DC5654">
      <w:pPr>
        <w:spacing w:before="120" w:after="0" w:line="312" w:lineRule="auto"/>
        <w:ind w:left="1418"/>
        <w:rPr>
          <w:sz w:val="28"/>
          <w:szCs w:val="28"/>
          <w:lang w:val="fr-FR"/>
        </w:rPr>
      </w:pPr>
      <w:r w:rsidRPr="00DC4FDF">
        <w:rPr>
          <w:sz w:val="28"/>
          <w:szCs w:val="28"/>
          <w:lang w:val="vi-VN"/>
        </w:rPr>
        <w:t xml:space="preserve">- </w:t>
      </w:r>
      <w:proofErr w:type="spellStart"/>
      <w:r w:rsidR="00C62278" w:rsidRPr="00DC4FDF">
        <w:rPr>
          <w:sz w:val="28"/>
          <w:szCs w:val="28"/>
          <w:lang w:val="fr-FR"/>
        </w:rPr>
        <w:t>Một</w:t>
      </w:r>
      <w:proofErr w:type="spellEnd"/>
      <w:r w:rsidR="00C62278" w:rsidRPr="00DC4FDF">
        <w:rPr>
          <w:sz w:val="28"/>
          <w:szCs w:val="28"/>
          <w:lang w:val="fr-FR"/>
        </w:rPr>
        <w:t xml:space="preserve"> </w:t>
      </w:r>
      <w:proofErr w:type="spellStart"/>
      <w:r w:rsidR="00C62278" w:rsidRPr="00DC4FDF">
        <w:rPr>
          <w:sz w:val="28"/>
          <w:szCs w:val="28"/>
          <w:lang w:val="fr-FR"/>
        </w:rPr>
        <w:t>thông</w:t>
      </w:r>
      <w:proofErr w:type="spellEnd"/>
      <w:r w:rsidR="00C62278" w:rsidRPr="00DC4FDF">
        <w:rPr>
          <w:sz w:val="28"/>
          <w:szCs w:val="28"/>
          <w:lang w:val="fr-FR"/>
        </w:rPr>
        <w:t xml:space="preserve"> </w:t>
      </w:r>
      <w:proofErr w:type="spellStart"/>
      <w:r w:rsidR="00C62278" w:rsidRPr="00DC4FDF">
        <w:rPr>
          <w:sz w:val="28"/>
          <w:szCs w:val="28"/>
          <w:lang w:val="fr-FR"/>
        </w:rPr>
        <w:t>báo</w:t>
      </w:r>
      <w:proofErr w:type="spellEnd"/>
      <w:r w:rsidR="00C62278" w:rsidRPr="00DC4FDF">
        <w:rPr>
          <w:sz w:val="28"/>
          <w:szCs w:val="28"/>
          <w:lang w:val="fr-FR"/>
        </w:rPr>
        <w:t xml:space="preserve"> '</w:t>
      </w:r>
      <w:proofErr w:type="spellStart"/>
      <w:r w:rsidR="00C62278" w:rsidRPr="00DC4FDF">
        <w:rPr>
          <w:sz w:val="28"/>
          <w:szCs w:val="28"/>
          <w:lang w:val="fr-FR"/>
        </w:rPr>
        <w:t>Mã</w:t>
      </w:r>
      <w:proofErr w:type="spellEnd"/>
      <w:r w:rsidR="00C62278" w:rsidRPr="00DC4FDF">
        <w:rPr>
          <w:sz w:val="28"/>
          <w:szCs w:val="28"/>
          <w:lang w:val="fr-FR"/>
        </w:rPr>
        <w:t xml:space="preserve"> </w:t>
      </w:r>
      <w:proofErr w:type="spellStart"/>
      <w:r w:rsidR="00C62278" w:rsidRPr="00DC4FDF">
        <w:rPr>
          <w:sz w:val="28"/>
          <w:szCs w:val="28"/>
          <w:lang w:val="fr-FR"/>
        </w:rPr>
        <w:t>hóa</w:t>
      </w:r>
      <w:proofErr w:type="spellEnd"/>
      <w:r w:rsidR="00C62278" w:rsidRPr="00DC4FDF">
        <w:rPr>
          <w:sz w:val="28"/>
          <w:szCs w:val="28"/>
          <w:lang w:val="fr-FR"/>
        </w:rPr>
        <w:t xml:space="preserve"> </w:t>
      </w:r>
      <w:proofErr w:type="spellStart"/>
      <w:r w:rsidR="00C62278" w:rsidRPr="00DC4FDF">
        <w:rPr>
          <w:sz w:val="28"/>
          <w:szCs w:val="28"/>
          <w:lang w:val="fr-FR"/>
        </w:rPr>
        <w:t>thành</w:t>
      </w:r>
      <w:proofErr w:type="spellEnd"/>
      <w:r w:rsidR="00C62278" w:rsidRPr="00DC4FDF">
        <w:rPr>
          <w:sz w:val="28"/>
          <w:szCs w:val="28"/>
          <w:lang w:val="fr-FR"/>
        </w:rPr>
        <w:t xml:space="preserve"> </w:t>
      </w:r>
      <w:proofErr w:type="spellStart"/>
      <w:r w:rsidR="00C62278" w:rsidRPr="00DC4FDF">
        <w:rPr>
          <w:sz w:val="28"/>
          <w:szCs w:val="28"/>
          <w:lang w:val="fr-FR"/>
        </w:rPr>
        <w:t>công</w:t>
      </w:r>
      <w:proofErr w:type="spellEnd"/>
      <w:r w:rsidR="00C62278" w:rsidRPr="00DC4FDF">
        <w:rPr>
          <w:sz w:val="28"/>
          <w:szCs w:val="28"/>
          <w:lang w:val="fr-FR"/>
        </w:rPr>
        <w:t xml:space="preserve">' </w:t>
      </w:r>
      <w:proofErr w:type="spellStart"/>
      <w:r w:rsidR="00C62278" w:rsidRPr="00DC4FDF">
        <w:rPr>
          <w:sz w:val="28"/>
          <w:szCs w:val="28"/>
          <w:lang w:val="fr-FR"/>
        </w:rPr>
        <w:t>sẽ</w:t>
      </w:r>
      <w:proofErr w:type="spellEnd"/>
      <w:r w:rsidR="00C62278" w:rsidRPr="00DC4FDF">
        <w:rPr>
          <w:sz w:val="28"/>
          <w:szCs w:val="28"/>
          <w:lang w:val="fr-FR"/>
        </w:rPr>
        <w:t xml:space="preserve"> </w:t>
      </w:r>
      <w:proofErr w:type="spellStart"/>
      <w:r w:rsidR="00C62278" w:rsidRPr="00DC4FDF">
        <w:rPr>
          <w:sz w:val="28"/>
          <w:szCs w:val="28"/>
          <w:lang w:val="fr-FR"/>
        </w:rPr>
        <w:t>hiển</w:t>
      </w:r>
      <w:proofErr w:type="spellEnd"/>
      <w:r w:rsidR="00C62278" w:rsidRPr="00DC4FDF">
        <w:rPr>
          <w:sz w:val="28"/>
          <w:szCs w:val="28"/>
          <w:lang w:val="fr-FR"/>
        </w:rPr>
        <w:t xml:space="preserve"> </w:t>
      </w:r>
      <w:proofErr w:type="spellStart"/>
      <w:r w:rsidR="00C62278" w:rsidRPr="00DC4FDF">
        <w:rPr>
          <w:sz w:val="28"/>
          <w:szCs w:val="28"/>
          <w:lang w:val="fr-FR"/>
        </w:rPr>
        <w:t>thị</w:t>
      </w:r>
      <w:proofErr w:type="spellEnd"/>
      <w:r w:rsidR="00C62278" w:rsidRPr="00DC4FDF">
        <w:rPr>
          <w:sz w:val="28"/>
          <w:szCs w:val="28"/>
          <w:lang w:val="fr-FR"/>
        </w:rPr>
        <w:t xml:space="preserve"> </w:t>
      </w:r>
      <w:proofErr w:type="spellStart"/>
      <w:r w:rsidR="00C62278" w:rsidRPr="00DC4FDF">
        <w:rPr>
          <w:sz w:val="28"/>
          <w:szCs w:val="28"/>
          <w:lang w:val="fr-FR"/>
        </w:rPr>
        <w:t>và</w:t>
      </w:r>
      <w:proofErr w:type="spellEnd"/>
      <w:r w:rsidR="00C62278" w:rsidRPr="00DC4FDF">
        <w:rPr>
          <w:sz w:val="28"/>
          <w:szCs w:val="28"/>
          <w:lang w:val="fr-FR"/>
        </w:rPr>
        <w:t xml:space="preserve"> </w:t>
      </w:r>
      <w:proofErr w:type="spellStart"/>
      <w:r w:rsidR="00C62278" w:rsidRPr="00DC4FDF">
        <w:rPr>
          <w:sz w:val="28"/>
          <w:szCs w:val="28"/>
          <w:lang w:val="fr-FR"/>
        </w:rPr>
        <w:t>kết</w:t>
      </w:r>
      <w:proofErr w:type="spellEnd"/>
      <w:r w:rsidR="00C62278" w:rsidRPr="00DC4FDF">
        <w:rPr>
          <w:sz w:val="28"/>
          <w:szCs w:val="28"/>
          <w:lang w:val="fr-FR"/>
        </w:rPr>
        <w:t xml:space="preserve"> </w:t>
      </w:r>
      <w:proofErr w:type="spellStart"/>
      <w:r w:rsidR="00C62278" w:rsidRPr="00DC4FDF">
        <w:rPr>
          <w:sz w:val="28"/>
          <w:szCs w:val="28"/>
          <w:lang w:val="fr-FR"/>
        </w:rPr>
        <w:t>quả</w:t>
      </w:r>
      <w:proofErr w:type="spellEnd"/>
      <w:r w:rsidR="00C62278" w:rsidRPr="00DC4FDF">
        <w:rPr>
          <w:sz w:val="28"/>
          <w:szCs w:val="28"/>
          <w:lang w:val="fr-FR"/>
        </w:rPr>
        <w:t xml:space="preserve"> </w:t>
      </w:r>
      <w:proofErr w:type="spellStart"/>
      <w:r w:rsidR="00C62278" w:rsidRPr="00DC4FDF">
        <w:rPr>
          <w:sz w:val="28"/>
          <w:szCs w:val="28"/>
          <w:lang w:val="fr-FR"/>
        </w:rPr>
        <w:t>sẽ</w:t>
      </w:r>
      <w:proofErr w:type="spellEnd"/>
      <w:r w:rsidR="00C62278" w:rsidRPr="00DC4FDF">
        <w:rPr>
          <w:sz w:val="28"/>
          <w:szCs w:val="28"/>
          <w:lang w:val="fr-FR"/>
        </w:rPr>
        <w:t xml:space="preserve"> </w:t>
      </w:r>
      <w:proofErr w:type="spellStart"/>
      <w:r w:rsidR="00C62278" w:rsidRPr="00DC4FDF">
        <w:rPr>
          <w:sz w:val="28"/>
          <w:szCs w:val="28"/>
          <w:lang w:val="fr-FR"/>
        </w:rPr>
        <w:t>xuất</w:t>
      </w:r>
      <w:proofErr w:type="spellEnd"/>
      <w:r w:rsidR="00C62278" w:rsidRPr="00DC4FDF">
        <w:rPr>
          <w:sz w:val="28"/>
          <w:szCs w:val="28"/>
          <w:lang w:val="fr-FR"/>
        </w:rPr>
        <w:t xml:space="preserve"> </w:t>
      </w:r>
      <w:proofErr w:type="spellStart"/>
      <w:r w:rsidR="00C62278" w:rsidRPr="00DC4FDF">
        <w:rPr>
          <w:sz w:val="28"/>
          <w:szCs w:val="28"/>
          <w:lang w:val="fr-FR"/>
        </w:rPr>
        <w:t>hiện</w:t>
      </w:r>
      <w:proofErr w:type="spellEnd"/>
      <w:r w:rsidR="00C62278" w:rsidRPr="00DC4FDF">
        <w:rPr>
          <w:sz w:val="28"/>
          <w:szCs w:val="28"/>
          <w:lang w:val="fr-FR"/>
        </w:rPr>
        <w:t xml:space="preserve"> ở ô '</w:t>
      </w:r>
      <w:proofErr w:type="spellStart"/>
      <w:r w:rsidR="00C62278" w:rsidRPr="00DC4FDF">
        <w:rPr>
          <w:sz w:val="28"/>
          <w:szCs w:val="28"/>
          <w:lang w:val="fr-FR"/>
        </w:rPr>
        <w:t>Kết</w:t>
      </w:r>
      <w:proofErr w:type="spellEnd"/>
      <w:r w:rsidR="00C62278" w:rsidRPr="00DC4FDF">
        <w:rPr>
          <w:sz w:val="28"/>
          <w:szCs w:val="28"/>
          <w:lang w:val="fr-FR"/>
        </w:rPr>
        <w:t xml:space="preserve"> </w:t>
      </w:r>
      <w:proofErr w:type="spellStart"/>
      <w:r w:rsidR="00C62278" w:rsidRPr="00DC4FDF">
        <w:rPr>
          <w:sz w:val="28"/>
          <w:szCs w:val="28"/>
          <w:lang w:val="fr-FR"/>
        </w:rPr>
        <w:t>quả</w:t>
      </w:r>
      <w:proofErr w:type="spellEnd"/>
      <w:r w:rsidR="00C62278" w:rsidRPr="00DC4FDF">
        <w:rPr>
          <w:sz w:val="28"/>
          <w:szCs w:val="28"/>
          <w:lang w:val="fr-FR"/>
        </w:rPr>
        <w:t xml:space="preserve"> </w:t>
      </w:r>
      <w:proofErr w:type="spellStart"/>
      <w:r w:rsidR="00C62278" w:rsidRPr="00DC4FDF">
        <w:rPr>
          <w:sz w:val="28"/>
          <w:szCs w:val="28"/>
          <w:lang w:val="fr-FR"/>
        </w:rPr>
        <w:t>mã</w:t>
      </w:r>
      <w:proofErr w:type="spellEnd"/>
      <w:r w:rsidR="00C62278" w:rsidRPr="00DC4FDF">
        <w:rPr>
          <w:sz w:val="28"/>
          <w:szCs w:val="28"/>
          <w:lang w:val="fr-FR"/>
        </w:rPr>
        <w:t xml:space="preserve"> </w:t>
      </w:r>
      <w:proofErr w:type="spellStart"/>
      <w:r w:rsidR="00C62278" w:rsidRPr="00DC4FDF">
        <w:rPr>
          <w:sz w:val="28"/>
          <w:szCs w:val="28"/>
          <w:lang w:val="fr-FR"/>
        </w:rPr>
        <w:t>hóa</w:t>
      </w:r>
      <w:proofErr w:type="spellEnd"/>
      <w:r w:rsidR="00C62278" w:rsidRPr="00DC4FDF">
        <w:rPr>
          <w:sz w:val="28"/>
          <w:szCs w:val="28"/>
          <w:lang w:val="fr-FR"/>
        </w:rPr>
        <w:t>'.</w:t>
      </w:r>
    </w:p>
    <w:p w14:paraId="781AB2CB" w14:textId="7F5803CB" w:rsidR="00BF7132" w:rsidRPr="00DC4FDF" w:rsidRDefault="00682094" w:rsidP="00DC5654">
      <w:pPr>
        <w:spacing w:before="120" w:after="0" w:line="312" w:lineRule="auto"/>
        <w:jc w:val="center"/>
        <w:rPr>
          <w:sz w:val="28"/>
          <w:szCs w:val="28"/>
          <w:lang w:val="vi-VN"/>
        </w:rPr>
      </w:pPr>
      <w:r w:rsidRPr="00DC4FDF">
        <w:rPr>
          <w:noProof/>
          <w:sz w:val="28"/>
          <w:szCs w:val="28"/>
          <w14:ligatures w14:val="standardContextual"/>
        </w:rPr>
        <w:drawing>
          <wp:inline distT="0" distB="0" distL="0" distR="0" wp14:anchorId="6E967A7B" wp14:editId="2E478BE3">
            <wp:extent cx="4750891" cy="2241311"/>
            <wp:effectExtent l="0" t="0" r="0" b="6985"/>
            <wp:docPr id="400680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b="24838"/>
                    <a:stretch>
                      <a:fillRect/>
                    </a:stretch>
                  </pic:blipFill>
                  <pic:spPr bwMode="auto">
                    <a:xfrm>
                      <a:off x="0" y="0"/>
                      <a:ext cx="4772286" cy="2251405"/>
                    </a:xfrm>
                    <a:prstGeom prst="rect">
                      <a:avLst/>
                    </a:prstGeom>
                    <a:ln>
                      <a:noFill/>
                    </a:ln>
                    <a:extLst>
                      <a:ext uri="{53640926-AAD7-44D8-BBD7-CCE9431645EC}">
                        <a14:shadowObscured xmlns:a14="http://schemas.microsoft.com/office/drawing/2010/main"/>
                      </a:ext>
                    </a:extLst>
                  </pic:spPr>
                </pic:pic>
              </a:graphicData>
            </a:graphic>
          </wp:inline>
        </w:drawing>
      </w:r>
    </w:p>
    <w:p w14:paraId="54449631" w14:textId="77777777" w:rsidR="00DC5654" w:rsidRPr="00DC4FDF" w:rsidRDefault="00DC5654" w:rsidP="00DC5654">
      <w:pPr>
        <w:spacing w:before="120" w:after="0" w:line="312" w:lineRule="auto"/>
        <w:jc w:val="center"/>
        <w:rPr>
          <w:sz w:val="28"/>
          <w:szCs w:val="28"/>
          <w:lang w:val="vi-VN"/>
        </w:rPr>
      </w:pPr>
    </w:p>
    <w:p w14:paraId="49114E3E" w14:textId="77777777" w:rsidR="00A5573F" w:rsidRPr="00F32C3C" w:rsidRDefault="00A5573F" w:rsidP="00F77367">
      <w:pPr>
        <w:spacing w:before="120" w:after="0" w:line="312" w:lineRule="auto"/>
        <w:ind w:left="720"/>
        <w:rPr>
          <w:sz w:val="28"/>
          <w:szCs w:val="28"/>
          <w:lang w:val="vi-VN"/>
        </w:rPr>
      </w:pPr>
      <w:r w:rsidRPr="00F32C3C">
        <w:rPr>
          <w:b/>
          <w:bCs/>
          <w:sz w:val="28"/>
          <w:szCs w:val="28"/>
          <w:lang w:val="vi-VN"/>
        </w:rPr>
        <w:t xml:space="preserve">Bước 2: Lưu </w:t>
      </w:r>
      <w:proofErr w:type="spellStart"/>
      <w:r w:rsidRPr="00F32C3C">
        <w:rPr>
          <w:b/>
          <w:bCs/>
          <w:sz w:val="28"/>
          <w:szCs w:val="28"/>
          <w:lang w:val="vi-VN"/>
        </w:rPr>
        <w:t>file</w:t>
      </w:r>
      <w:proofErr w:type="spellEnd"/>
      <w:r w:rsidRPr="00F32C3C">
        <w:rPr>
          <w:b/>
          <w:bCs/>
          <w:sz w:val="28"/>
          <w:szCs w:val="28"/>
          <w:lang w:val="vi-VN"/>
        </w:rPr>
        <w:t xml:space="preserve"> bản mã</w:t>
      </w:r>
    </w:p>
    <w:p w14:paraId="37F379B0" w14:textId="7FC5CFEC" w:rsidR="00A5573F" w:rsidRPr="00F32C3C" w:rsidRDefault="00A5573F" w:rsidP="00DC5654">
      <w:pPr>
        <w:spacing w:before="120" w:after="0" w:line="312" w:lineRule="auto"/>
        <w:ind w:left="1418"/>
        <w:rPr>
          <w:sz w:val="28"/>
          <w:szCs w:val="28"/>
          <w:lang w:val="vi-VN"/>
        </w:rPr>
      </w:pPr>
      <w:r w:rsidRPr="00DC4FDF">
        <w:rPr>
          <w:sz w:val="28"/>
          <w:szCs w:val="28"/>
          <w:lang w:val="vi-VN"/>
        </w:rPr>
        <w:t xml:space="preserve">- </w:t>
      </w:r>
      <w:r w:rsidRPr="00F32C3C">
        <w:rPr>
          <w:sz w:val="28"/>
          <w:szCs w:val="28"/>
          <w:lang w:val="vi-VN"/>
        </w:rPr>
        <w:t>Sau khi mã hóa, có thể lưu bản mã bằng cách nhấn nút 'Lưu kết quả'.</w:t>
      </w:r>
    </w:p>
    <w:p w14:paraId="2969E075" w14:textId="5B8B7B7B" w:rsidR="00DC5654" w:rsidRPr="00DC4FDF" w:rsidRDefault="00A5573F" w:rsidP="00DC5654">
      <w:pPr>
        <w:spacing w:before="120" w:after="0" w:line="312" w:lineRule="auto"/>
        <w:ind w:left="1418"/>
        <w:rPr>
          <w:sz w:val="28"/>
          <w:szCs w:val="28"/>
          <w:lang w:val="vi-VN"/>
        </w:rPr>
      </w:pPr>
      <w:r w:rsidRPr="00DC4FDF">
        <w:rPr>
          <w:sz w:val="28"/>
          <w:szCs w:val="28"/>
          <w:lang w:val="vi-VN"/>
        </w:rPr>
        <w:t xml:space="preserve">- </w:t>
      </w:r>
      <w:r w:rsidRPr="00F32C3C">
        <w:rPr>
          <w:sz w:val="28"/>
          <w:szCs w:val="28"/>
          <w:lang w:val="vi-VN"/>
        </w:rPr>
        <w:t>Khi hộp thoại lưu tệp hiện ra, người dùng chọn vị trí lưu và đặt tên tệp (ví dụ: hello.txt).</w:t>
      </w:r>
    </w:p>
    <w:p w14:paraId="413F8FE1" w14:textId="4769B646" w:rsidR="00A5573F" w:rsidRDefault="00A5573F" w:rsidP="00DC5654">
      <w:pPr>
        <w:spacing w:before="120" w:after="0" w:line="312" w:lineRule="auto"/>
        <w:ind w:left="1418"/>
        <w:rPr>
          <w:sz w:val="28"/>
          <w:szCs w:val="28"/>
          <w:lang w:val="vi-VN"/>
        </w:rPr>
      </w:pPr>
      <w:r w:rsidRPr="00DC4FDF">
        <w:rPr>
          <w:sz w:val="28"/>
          <w:szCs w:val="28"/>
          <w:lang w:val="vi-VN"/>
        </w:rPr>
        <w:t xml:space="preserve">- </w:t>
      </w:r>
      <w:r w:rsidRPr="00F32C3C">
        <w:rPr>
          <w:sz w:val="28"/>
          <w:szCs w:val="28"/>
          <w:lang w:val="vi-VN"/>
        </w:rPr>
        <w:t>Nhấn '</w:t>
      </w:r>
      <w:proofErr w:type="spellStart"/>
      <w:r w:rsidRPr="00F32C3C">
        <w:rPr>
          <w:sz w:val="28"/>
          <w:szCs w:val="28"/>
          <w:lang w:val="vi-VN"/>
        </w:rPr>
        <w:t>Save</w:t>
      </w:r>
      <w:proofErr w:type="spellEnd"/>
      <w:r w:rsidRPr="00F32C3C">
        <w:rPr>
          <w:sz w:val="28"/>
          <w:szCs w:val="28"/>
          <w:lang w:val="vi-VN"/>
        </w:rPr>
        <w:t>' để lưu bản mã vào máy tính.</w:t>
      </w:r>
    </w:p>
    <w:p w14:paraId="0C129D72" w14:textId="77777777" w:rsidR="00B51CDE" w:rsidRDefault="00B51CDE" w:rsidP="00B51CDE">
      <w:pPr>
        <w:spacing w:before="120" w:after="0" w:line="312" w:lineRule="auto"/>
        <w:rPr>
          <w:sz w:val="28"/>
          <w:szCs w:val="28"/>
          <w:lang w:val="vi-VN"/>
        </w:rPr>
      </w:pPr>
    </w:p>
    <w:p w14:paraId="1CB79D16" w14:textId="77777777" w:rsidR="00FE0297" w:rsidRDefault="00FE0297" w:rsidP="00B51CDE">
      <w:pPr>
        <w:spacing w:before="120" w:after="0" w:line="312" w:lineRule="auto"/>
        <w:rPr>
          <w:ins w:id="0" w:author="Tuann Anh" w:date="2026-06-08T00:56:00Z" w16du:dateUtc="2026-06-07T17:56:00Z"/>
          <w:sz w:val="28"/>
          <w:szCs w:val="28"/>
          <w:lang w:val="vi-VN"/>
        </w:rPr>
      </w:pPr>
    </w:p>
    <w:p w14:paraId="764C868F" w14:textId="77777777" w:rsidR="008732C2" w:rsidRPr="00B51CDE" w:rsidRDefault="008732C2" w:rsidP="00B51CDE">
      <w:pPr>
        <w:spacing w:before="120" w:after="0" w:line="312" w:lineRule="auto"/>
        <w:rPr>
          <w:ins w:id="1" w:author="Tuann Anh" w:date="2026-06-08T00:56:00Z" w16du:dateUtc="2026-06-07T17:56:00Z"/>
          <w:sz w:val="28"/>
          <w:szCs w:val="28"/>
          <w:lang w:val="vi-VN"/>
        </w:rPr>
      </w:pPr>
    </w:p>
    <w:p w14:paraId="378933E3" w14:textId="5AE07BB5" w:rsidR="00B71F65" w:rsidRPr="00DC4FDF" w:rsidRDefault="000035A6" w:rsidP="00DC5654">
      <w:pPr>
        <w:spacing w:before="120" w:after="0" w:line="312" w:lineRule="auto"/>
        <w:jc w:val="center"/>
        <w:rPr>
          <w:sz w:val="28"/>
          <w:szCs w:val="28"/>
          <w:lang w:val="vi-VN"/>
        </w:rPr>
      </w:pPr>
      <w:r w:rsidRPr="00DC4FDF">
        <w:rPr>
          <w:noProof/>
          <w:sz w:val="28"/>
          <w:szCs w:val="28"/>
        </w:rPr>
        <w:drawing>
          <wp:inline distT="0" distB="0" distL="0" distR="0" wp14:anchorId="3F5C782C" wp14:editId="5CA82CBF">
            <wp:extent cx="4687924" cy="2296312"/>
            <wp:effectExtent l="0" t="0" r="0" b="8890"/>
            <wp:docPr id="19213243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a:srcRect b="21811"/>
                    <a:stretch>
                      <a:fillRect/>
                    </a:stretch>
                  </pic:blipFill>
                  <pic:spPr bwMode="auto">
                    <a:xfrm>
                      <a:off x="0" y="0"/>
                      <a:ext cx="4687924" cy="2296312"/>
                    </a:xfrm>
                    <a:prstGeom prst="rect">
                      <a:avLst/>
                    </a:prstGeom>
                    <a:ln>
                      <a:noFill/>
                    </a:ln>
                    <a:extLst>
                      <a:ext uri="{53640926-AAD7-44D8-BBD7-CCE9431645EC}">
                        <a14:shadowObscured xmlns:a14="http://schemas.microsoft.com/office/drawing/2010/main"/>
                      </a:ext>
                    </a:extLst>
                  </pic:spPr>
                </pic:pic>
              </a:graphicData>
            </a:graphic>
          </wp:inline>
        </w:drawing>
      </w:r>
    </w:p>
    <w:p w14:paraId="45FE6F3B" w14:textId="77777777" w:rsidR="00DC5654" w:rsidRPr="00DC4FDF" w:rsidRDefault="00DC5654" w:rsidP="00DC5654">
      <w:pPr>
        <w:spacing w:before="120" w:after="0" w:line="312" w:lineRule="auto"/>
        <w:ind w:left="360" w:firstLine="720"/>
        <w:rPr>
          <w:sz w:val="28"/>
          <w:szCs w:val="28"/>
          <w:lang w:val="vi-VN"/>
        </w:rPr>
      </w:pPr>
    </w:p>
    <w:p w14:paraId="4B6EDE30" w14:textId="77777777" w:rsidR="005934E6" w:rsidRPr="00DC4FDF" w:rsidRDefault="005934E6" w:rsidP="00F77367">
      <w:pPr>
        <w:spacing w:before="120" w:after="0" w:line="312" w:lineRule="auto"/>
        <w:ind w:left="720"/>
        <w:rPr>
          <w:sz w:val="28"/>
          <w:szCs w:val="28"/>
          <w:lang w:val="vi-VN"/>
        </w:rPr>
      </w:pPr>
      <w:r w:rsidRPr="00DC4FDF">
        <w:rPr>
          <w:b/>
          <w:bCs/>
          <w:sz w:val="28"/>
          <w:szCs w:val="28"/>
          <w:lang w:val="vi-VN"/>
        </w:rPr>
        <w:t xml:space="preserve">Bước 3: Tải </w:t>
      </w:r>
      <w:proofErr w:type="spellStart"/>
      <w:r w:rsidRPr="00DC4FDF">
        <w:rPr>
          <w:b/>
          <w:bCs/>
          <w:sz w:val="28"/>
          <w:szCs w:val="28"/>
          <w:lang w:val="vi-VN"/>
        </w:rPr>
        <w:t>file</w:t>
      </w:r>
      <w:proofErr w:type="spellEnd"/>
      <w:r w:rsidRPr="00DC4FDF">
        <w:rPr>
          <w:b/>
          <w:bCs/>
          <w:sz w:val="28"/>
          <w:szCs w:val="28"/>
          <w:lang w:val="vi-VN"/>
        </w:rPr>
        <w:t xml:space="preserve"> bản mã</w:t>
      </w:r>
    </w:p>
    <w:p w14:paraId="774EB46C" w14:textId="6972F875" w:rsidR="005934E6" w:rsidRPr="00DC4FDF" w:rsidRDefault="005934E6" w:rsidP="00DC5654">
      <w:pPr>
        <w:spacing w:before="120" w:after="0" w:line="312" w:lineRule="auto"/>
        <w:ind w:left="1418" w:hanging="338"/>
        <w:rPr>
          <w:sz w:val="28"/>
          <w:szCs w:val="28"/>
          <w:lang w:val="vi-VN"/>
        </w:rPr>
      </w:pPr>
      <w:r w:rsidRPr="00DC4FDF">
        <w:rPr>
          <w:sz w:val="28"/>
          <w:szCs w:val="28"/>
          <w:lang w:val="vi-VN"/>
        </w:rPr>
        <w:t>- Nhấn nút 'Tải tệp mã hóa' ở phần Giải mã.</w:t>
      </w:r>
    </w:p>
    <w:p w14:paraId="216C7D09" w14:textId="30AF7E3B" w:rsidR="005934E6" w:rsidRPr="00DC4FDF" w:rsidRDefault="005934E6" w:rsidP="00DC5654">
      <w:pPr>
        <w:spacing w:before="120" w:after="0" w:line="312" w:lineRule="auto"/>
        <w:ind w:left="1418" w:hanging="338"/>
        <w:rPr>
          <w:sz w:val="28"/>
          <w:szCs w:val="28"/>
          <w:lang w:val="vi-VN"/>
        </w:rPr>
      </w:pPr>
      <w:r w:rsidRPr="00DC4FDF">
        <w:rPr>
          <w:sz w:val="28"/>
          <w:szCs w:val="28"/>
          <w:lang w:val="vi-VN"/>
        </w:rPr>
        <w:t>- Khi hộp thoại xuất hiện, người dùng chọn tệp chứa bản mã đã lưu.</w:t>
      </w:r>
    </w:p>
    <w:p w14:paraId="5A058807" w14:textId="73E6A2EE" w:rsidR="005934E6" w:rsidRPr="00DC4FDF" w:rsidRDefault="005934E6" w:rsidP="00DC5654">
      <w:pPr>
        <w:spacing w:before="120" w:after="0" w:line="312" w:lineRule="auto"/>
        <w:ind w:left="1418" w:hanging="338"/>
        <w:rPr>
          <w:sz w:val="28"/>
          <w:szCs w:val="28"/>
          <w:lang w:val="vi-VN"/>
        </w:rPr>
      </w:pPr>
      <w:r w:rsidRPr="00DC4FDF">
        <w:rPr>
          <w:sz w:val="28"/>
          <w:szCs w:val="28"/>
          <w:lang w:val="vi-VN"/>
        </w:rPr>
        <w:t>- Nhấn '</w:t>
      </w:r>
      <w:proofErr w:type="spellStart"/>
      <w:r w:rsidRPr="00DC4FDF">
        <w:rPr>
          <w:sz w:val="28"/>
          <w:szCs w:val="28"/>
          <w:lang w:val="vi-VN"/>
        </w:rPr>
        <w:t>Open</w:t>
      </w:r>
      <w:proofErr w:type="spellEnd"/>
      <w:r w:rsidRPr="00DC4FDF">
        <w:rPr>
          <w:sz w:val="28"/>
          <w:szCs w:val="28"/>
          <w:lang w:val="vi-VN"/>
        </w:rPr>
        <w:t>' để tải nội dung mã hóa vào chương trình.</w:t>
      </w:r>
    </w:p>
    <w:p w14:paraId="75DAD873" w14:textId="095C1B70" w:rsidR="00C30B3C" w:rsidRPr="00DC4FDF" w:rsidRDefault="00C30B3C" w:rsidP="00DC5654">
      <w:pPr>
        <w:spacing w:before="120" w:after="0" w:line="312" w:lineRule="auto"/>
        <w:jc w:val="center"/>
        <w:rPr>
          <w:sz w:val="28"/>
          <w:szCs w:val="28"/>
          <w:lang w:val="vi-VN"/>
        </w:rPr>
      </w:pPr>
      <w:r w:rsidRPr="00DC4FDF">
        <w:rPr>
          <w:noProof/>
          <w:sz w:val="28"/>
          <w:szCs w:val="28"/>
          <w14:ligatures w14:val="standardContextual"/>
        </w:rPr>
        <w:drawing>
          <wp:inline distT="0" distB="0" distL="0" distR="0" wp14:anchorId="71B40AD3" wp14:editId="0D9D7BC1">
            <wp:extent cx="4687078" cy="2454442"/>
            <wp:effectExtent l="0" t="0" r="0" b="3175"/>
            <wp:docPr id="2235878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srcRect t="-1" b="17695"/>
                    <a:stretch>
                      <a:fillRect/>
                    </a:stretch>
                  </pic:blipFill>
                  <pic:spPr bwMode="auto">
                    <a:xfrm>
                      <a:off x="0" y="0"/>
                      <a:ext cx="4712197" cy="2467596"/>
                    </a:xfrm>
                    <a:prstGeom prst="rect">
                      <a:avLst/>
                    </a:prstGeom>
                    <a:ln>
                      <a:noFill/>
                    </a:ln>
                    <a:extLst>
                      <a:ext uri="{53640926-AAD7-44D8-BBD7-CCE9431645EC}">
                        <a14:shadowObscured xmlns:a14="http://schemas.microsoft.com/office/drawing/2010/main"/>
                      </a:ext>
                    </a:extLst>
                  </pic:spPr>
                </pic:pic>
              </a:graphicData>
            </a:graphic>
          </wp:inline>
        </w:drawing>
      </w:r>
    </w:p>
    <w:p w14:paraId="6B684228" w14:textId="77777777" w:rsidR="00B02F4A" w:rsidRPr="00DC4FDF" w:rsidRDefault="00B02F4A" w:rsidP="00B02F4A">
      <w:pPr>
        <w:spacing w:before="120" w:after="0" w:line="312" w:lineRule="auto"/>
        <w:rPr>
          <w:sz w:val="28"/>
          <w:szCs w:val="28"/>
          <w:lang w:val="vi-VN"/>
        </w:rPr>
      </w:pPr>
    </w:p>
    <w:p w14:paraId="6BE58D41" w14:textId="222E75C1" w:rsidR="00B02F4A" w:rsidRPr="00DC4FDF" w:rsidRDefault="00B02F4A" w:rsidP="00F77367">
      <w:pPr>
        <w:spacing w:before="120" w:after="0" w:line="312" w:lineRule="auto"/>
        <w:ind w:left="720"/>
        <w:rPr>
          <w:sz w:val="28"/>
          <w:szCs w:val="28"/>
          <w:lang w:val="vi-VN"/>
        </w:rPr>
      </w:pPr>
      <w:r w:rsidRPr="00DC4FDF">
        <w:rPr>
          <w:b/>
          <w:bCs/>
          <w:sz w:val="28"/>
          <w:szCs w:val="28"/>
          <w:lang w:val="vi-VN"/>
        </w:rPr>
        <w:t>Bước 4: Thực hiện giải mã</w:t>
      </w:r>
    </w:p>
    <w:p w14:paraId="6068F4CA" w14:textId="3AD221C1" w:rsidR="00B02F4A" w:rsidRPr="00DC4FDF" w:rsidRDefault="00B02F4A" w:rsidP="00F77367">
      <w:pPr>
        <w:spacing w:before="120" w:after="0" w:line="312" w:lineRule="auto"/>
        <w:ind w:left="1080"/>
        <w:rPr>
          <w:sz w:val="28"/>
          <w:szCs w:val="28"/>
          <w:lang w:val="vi-VN"/>
        </w:rPr>
      </w:pPr>
      <w:r w:rsidRPr="00DC4FDF">
        <w:rPr>
          <w:sz w:val="28"/>
          <w:szCs w:val="28"/>
          <w:lang w:val="vi-VN"/>
        </w:rPr>
        <w:lastRenderedPageBreak/>
        <w:t>- Sau khi tải bản mã và nhập khóa giải mã chính xác, hãy nhấn nút 'Giải mã'.</w:t>
      </w:r>
    </w:p>
    <w:p w14:paraId="3583E517" w14:textId="6E075542" w:rsidR="00B02F4A" w:rsidRPr="00DC4FDF" w:rsidRDefault="00B02F4A" w:rsidP="00F77367">
      <w:pPr>
        <w:spacing w:before="120" w:after="0" w:line="312" w:lineRule="auto"/>
        <w:ind w:left="1080"/>
        <w:rPr>
          <w:sz w:val="28"/>
          <w:szCs w:val="28"/>
          <w:lang w:val="vi-VN"/>
        </w:rPr>
      </w:pPr>
      <w:r w:rsidRPr="00DC4FDF">
        <w:rPr>
          <w:sz w:val="28"/>
          <w:szCs w:val="28"/>
          <w:lang w:val="vi-VN"/>
        </w:rPr>
        <w:t>- Chương trình sẽ hiển thị văn bản gốc đã được giải mã thành công.</w:t>
      </w:r>
    </w:p>
    <w:p w14:paraId="1FF878ED" w14:textId="0D7ACD05" w:rsidR="00B02F4A" w:rsidRPr="00DC4FDF" w:rsidRDefault="00B02F4A" w:rsidP="00F77367">
      <w:pPr>
        <w:spacing w:before="120" w:after="0" w:line="312" w:lineRule="auto"/>
        <w:ind w:left="1080"/>
        <w:rPr>
          <w:sz w:val="28"/>
          <w:szCs w:val="28"/>
          <w:lang w:val="vi-VN"/>
        </w:rPr>
      </w:pPr>
      <w:r w:rsidRPr="00DC4FDF">
        <w:rPr>
          <w:sz w:val="28"/>
          <w:szCs w:val="28"/>
          <w:lang w:val="vi-VN"/>
        </w:rPr>
        <w:t>- Một hộp thoại thông báo 'Giải mã thành công' sẽ xuất hiện.</w:t>
      </w:r>
    </w:p>
    <w:p w14:paraId="17C140F4" w14:textId="39906930" w:rsidR="00B02F4A" w:rsidRPr="00DC4FDF" w:rsidRDefault="000E5285" w:rsidP="00F77367">
      <w:pPr>
        <w:spacing w:before="120" w:after="0" w:line="312" w:lineRule="auto"/>
        <w:ind w:left="360" w:firstLine="720"/>
        <w:rPr>
          <w:sz w:val="28"/>
          <w:szCs w:val="28"/>
          <w:lang w:val="vi-VN"/>
        </w:rPr>
      </w:pPr>
      <w:r w:rsidRPr="00DC4FDF">
        <w:rPr>
          <w:noProof/>
          <w:sz w:val="28"/>
          <w:szCs w:val="28"/>
        </w:rPr>
        <w:drawing>
          <wp:inline distT="0" distB="0" distL="0" distR="0" wp14:anchorId="74201C58" wp14:editId="566B36AA">
            <wp:extent cx="4723130" cy="2248186"/>
            <wp:effectExtent l="0" t="0" r="1270" b="0"/>
            <wp:docPr id="15493390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a:srcRect b="24637"/>
                    <a:stretch>
                      <a:fillRect/>
                    </a:stretch>
                  </pic:blipFill>
                  <pic:spPr bwMode="auto">
                    <a:xfrm>
                      <a:off x="0" y="0"/>
                      <a:ext cx="4740070" cy="2256249"/>
                    </a:xfrm>
                    <a:prstGeom prst="rect">
                      <a:avLst/>
                    </a:prstGeom>
                    <a:ln>
                      <a:noFill/>
                    </a:ln>
                    <a:extLst>
                      <a:ext uri="{53640926-AAD7-44D8-BBD7-CCE9431645EC}">
                        <a14:shadowObscured xmlns:a14="http://schemas.microsoft.com/office/drawing/2010/main"/>
                      </a:ext>
                    </a:extLst>
                  </pic:spPr>
                </pic:pic>
              </a:graphicData>
            </a:graphic>
          </wp:inline>
        </w:drawing>
      </w:r>
    </w:p>
    <w:p w14:paraId="2EA73F8D" w14:textId="77777777" w:rsidR="005C7D18" w:rsidRPr="005C7D18" w:rsidRDefault="005C7D18">
      <w:pPr>
        <w:spacing w:after="0" w:line="240" w:lineRule="auto"/>
        <w:rPr>
          <w:b/>
          <w:sz w:val="28"/>
          <w:szCs w:val="28"/>
          <w:lang w:val="vi-VN"/>
        </w:rPr>
      </w:pPr>
      <w:r>
        <w:rPr>
          <w:b/>
          <w:sz w:val="40"/>
          <w:szCs w:val="40"/>
          <w:lang w:val="vi-VN"/>
        </w:rPr>
        <w:br w:type="page"/>
      </w:r>
    </w:p>
    <w:p w14:paraId="3AA8FC31" w14:textId="4950750D" w:rsidR="00321D10" w:rsidRDefault="00C2577E" w:rsidP="00BD5E31">
      <w:pPr>
        <w:spacing w:before="60" w:after="60"/>
        <w:jc w:val="center"/>
        <w:rPr>
          <w:b/>
          <w:sz w:val="40"/>
          <w:szCs w:val="40"/>
          <w:lang w:val="vi-VN"/>
        </w:rPr>
      </w:pPr>
      <w:r w:rsidRPr="00BD5E31">
        <w:rPr>
          <w:b/>
          <w:sz w:val="40"/>
          <w:szCs w:val="40"/>
          <w:lang w:val="vi-VN"/>
        </w:rPr>
        <w:lastRenderedPageBreak/>
        <w:t>Chương 3</w:t>
      </w:r>
      <w:r w:rsidR="00321D10" w:rsidRPr="00BD5E31">
        <w:rPr>
          <w:b/>
          <w:sz w:val="40"/>
          <w:szCs w:val="40"/>
          <w:lang w:val="vi-VN"/>
        </w:rPr>
        <w:t xml:space="preserve">: </w:t>
      </w:r>
      <w:r w:rsidR="000B4960" w:rsidRPr="00BD5E31">
        <w:rPr>
          <w:b/>
          <w:sz w:val="40"/>
          <w:szCs w:val="40"/>
          <w:lang w:val="vi-VN"/>
        </w:rPr>
        <w:t>Kết luận và bài học kinh nghiệm</w:t>
      </w:r>
    </w:p>
    <w:p w14:paraId="39223056" w14:textId="77777777" w:rsidR="005C7D18" w:rsidRPr="00BD5E31" w:rsidRDefault="005C7D18" w:rsidP="00BD5E31">
      <w:pPr>
        <w:spacing w:before="60" w:after="60"/>
        <w:jc w:val="center"/>
        <w:rPr>
          <w:b/>
          <w:sz w:val="40"/>
          <w:szCs w:val="40"/>
          <w:lang w:val="vi-VN"/>
        </w:rPr>
      </w:pPr>
    </w:p>
    <w:p w14:paraId="5CA5191A" w14:textId="675534B9" w:rsidR="00992508" w:rsidRPr="00DC4FDF" w:rsidRDefault="00305516" w:rsidP="00BD5E31">
      <w:pPr>
        <w:pStyle w:val="oancuaDanhsach"/>
        <w:numPr>
          <w:ilvl w:val="1"/>
          <w:numId w:val="3"/>
        </w:numPr>
        <w:spacing w:before="60" w:after="60"/>
        <w:ind w:left="709" w:hanging="709"/>
        <w:jc w:val="both"/>
        <w:rPr>
          <w:sz w:val="28"/>
          <w:szCs w:val="28"/>
          <w:lang w:val="vi-VN"/>
        </w:rPr>
      </w:pPr>
      <w:r w:rsidRPr="00DC4FDF">
        <w:rPr>
          <w:b/>
          <w:sz w:val="28"/>
          <w:szCs w:val="28"/>
          <w:lang w:val="vi-VN"/>
        </w:rPr>
        <w:t>K</w:t>
      </w:r>
      <w:r w:rsidR="009466E2" w:rsidRPr="00DC4FDF">
        <w:rPr>
          <w:b/>
          <w:sz w:val="28"/>
          <w:szCs w:val="28"/>
          <w:lang w:val="vi-VN"/>
        </w:rPr>
        <w:t>iến thức kỹ năng đã học được trong quá trình thực hiện đề tài</w:t>
      </w:r>
      <w:r w:rsidR="003D3C57" w:rsidRPr="00DC4FDF">
        <w:rPr>
          <w:sz w:val="28"/>
          <w:szCs w:val="28"/>
          <w:lang w:val="vi-VN"/>
        </w:rPr>
        <w:t>.</w:t>
      </w:r>
    </w:p>
    <w:p w14:paraId="1ABAE55A" w14:textId="77777777" w:rsidR="00AA3E8C" w:rsidRPr="00DC4FDF" w:rsidRDefault="00DE4510" w:rsidP="00BD5E31">
      <w:pPr>
        <w:pStyle w:val="oancuaDanhsach"/>
        <w:numPr>
          <w:ilvl w:val="2"/>
          <w:numId w:val="3"/>
        </w:numPr>
        <w:ind w:left="1134" w:hanging="1134"/>
        <w:rPr>
          <w:b/>
          <w:bCs/>
          <w:sz w:val="28"/>
          <w:szCs w:val="28"/>
          <w:lang w:val="vi-VN"/>
        </w:rPr>
      </w:pPr>
      <w:r w:rsidRPr="00DC4FDF">
        <w:rPr>
          <w:b/>
          <w:bCs/>
          <w:sz w:val="28"/>
          <w:szCs w:val="28"/>
          <w:lang w:val="vi-VN"/>
        </w:rPr>
        <w:t xml:space="preserve">Hiểu cơ chế mã hóa đối xứng và thuật toán </w:t>
      </w:r>
      <w:r w:rsidR="00AA3E8C" w:rsidRPr="00DC4FDF">
        <w:rPr>
          <w:b/>
          <w:bCs/>
          <w:sz w:val="28"/>
          <w:szCs w:val="28"/>
          <w:lang w:val="vi-VN"/>
        </w:rPr>
        <w:t>DES</w:t>
      </w:r>
    </w:p>
    <w:p w14:paraId="49841BCD" w14:textId="72DEAFBF" w:rsidR="00142DF8" w:rsidRPr="00DC4FDF" w:rsidRDefault="00142DF8" w:rsidP="00142DF8">
      <w:pPr>
        <w:pStyle w:val="ThngthngWeb"/>
        <w:ind w:firstLine="720"/>
        <w:rPr>
          <w:sz w:val="28"/>
          <w:szCs w:val="28"/>
          <w:lang w:val="vi-VN"/>
        </w:rPr>
      </w:pPr>
      <w:r w:rsidRPr="00DC4FDF">
        <w:rPr>
          <w:sz w:val="28"/>
          <w:szCs w:val="28"/>
          <w:lang w:val="vi-VN"/>
        </w:rPr>
        <w:t>Qua quá trình nghiên cứu và xây dựng chương trình mô phỏng thuật toán DES, nhóm đã nắm được nguyên lý hoạt động của cơ chế mã hóa đối xứng. Trong cơ chế này, cùng một khóa bí mật được sử dụng cho cả quá trình mã hóa và giải mã dữ liệu. Nhờ đó, tốc độ xử lý nhanh, hiệu suất cao và phù hợp với các hệ thống cần truyền tải lượng lớn dữ liệu trong thời gian ngắn. Tuy nhiên, cơ chế này cũng đặt ra thách thức trong việc phân phối và bảo vệ khóa bí mật giữa các bên tham gia truyền thông.</w:t>
      </w:r>
    </w:p>
    <w:p w14:paraId="5FDECA7D" w14:textId="30E9B7E4" w:rsidR="00982DFA" w:rsidRPr="00DC4FDF" w:rsidRDefault="00142DF8" w:rsidP="00142DF8">
      <w:pPr>
        <w:pStyle w:val="ThngthngWeb"/>
        <w:ind w:firstLine="720"/>
        <w:rPr>
          <w:sz w:val="28"/>
          <w:szCs w:val="28"/>
          <w:lang w:val="vi-VN"/>
        </w:rPr>
      </w:pPr>
      <w:r w:rsidRPr="00DC4FDF">
        <w:rPr>
          <w:sz w:val="28"/>
          <w:szCs w:val="28"/>
          <w:lang w:val="vi-VN"/>
        </w:rPr>
        <w:t xml:space="preserve">Bên cạnh đó, nhóm hiểu rõ triết lý thiết kế của thuật toán DES dựa trên hai nguyên tắc cơ bản là </w:t>
      </w:r>
      <w:proofErr w:type="spellStart"/>
      <w:r w:rsidRPr="00DC4FDF">
        <w:rPr>
          <w:rStyle w:val="Manh"/>
          <w:b w:val="0"/>
          <w:bCs w:val="0"/>
          <w:sz w:val="28"/>
          <w:szCs w:val="28"/>
          <w:lang w:val="vi-VN"/>
        </w:rPr>
        <w:t>Confusion</w:t>
      </w:r>
      <w:proofErr w:type="spellEnd"/>
      <w:r w:rsidRPr="00DC4FDF">
        <w:rPr>
          <w:rStyle w:val="Manh"/>
          <w:b w:val="0"/>
          <w:bCs w:val="0"/>
          <w:sz w:val="28"/>
          <w:szCs w:val="28"/>
          <w:lang w:val="vi-VN"/>
        </w:rPr>
        <w:t xml:space="preserve"> (hỗn loạn)</w:t>
      </w:r>
      <w:r w:rsidRPr="00DC4FDF">
        <w:rPr>
          <w:sz w:val="28"/>
          <w:szCs w:val="28"/>
          <w:lang w:val="vi-VN"/>
        </w:rPr>
        <w:t xml:space="preserve"> và </w:t>
      </w:r>
      <w:proofErr w:type="spellStart"/>
      <w:r w:rsidRPr="00DC4FDF">
        <w:rPr>
          <w:rStyle w:val="Manh"/>
          <w:b w:val="0"/>
          <w:bCs w:val="0"/>
          <w:sz w:val="28"/>
          <w:szCs w:val="28"/>
          <w:lang w:val="vi-VN"/>
        </w:rPr>
        <w:t>Diffusion</w:t>
      </w:r>
      <w:proofErr w:type="spellEnd"/>
      <w:r w:rsidRPr="00DC4FDF">
        <w:rPr>
          <w:rStyle w:val="Manh"/>
          <w:b w:val="0"/>
          <w:bCs w:val="0"/>
          <w:sz w:val="28"/>
          <w:szCs w:val="28"/>
          <w:lang w:val="vi-VN"/>
        </w:rPr>
        <w:t xml:space="preserve"> (khuếch tán)</w:t>
      </w:r>
      <w:r w:rsidRPr="00DC4FDF">
        <w:rPr>
          <w:sz w:val="28"/>
          <w:szCs w:val="28"/>
          <w:lang w:val="vi-VN"/>
        </w:rPr>
        <w:t>. Trong DES, các hộp S-</w:t>
      </w:r>
      <w:proofErr w:type="spellStart"/>
      <w:r w:rsidRPr="00DC4FDF">
        <w:rPr>
          <w:sz w:val="28"/>
          <w:szCs w:val="28"/>
          <w:lang w:val="vi-VN"/>
        </w:rPr>
        <w:t>box</w:t>
      </w:r>
      <w:proofErr w:type="spellEnd"/>
      <w:r w:rsidRPr="00DC4FDF">
        <w:rPr>
          <w:sz w:val="28"/>
          <w:szCs w:val="28"/>
          <w:lang w:val="vi-VN"/>
        </w:rPr>
        <w:t xml:space="preserve"> tạo ra mối quan hệ phi tuyến giữa khóa và bản mã nhằm tăng tính hỗn loạn, trong khi các phép hoán vị P-</w:t>
      </w:r>
      <w:proofErr w:type="spellStart"/>
      <w:r w:rsidRPr="00DC4FDF">
        <w:rPr>
          <w:sz w:val="28"/>
          <w:szCs w:val="28"/>
          <w:lang w:val="vi-VN"/>
        </w:rPr>
        <w:t>box</w:t>
      </w:r>
      <w:proofErr w:type="spellEnd"/>
      <w:r w:rsidRPr="00DC4FDF">
        <w:rPr>
          <w:sz w:val="28"/>
          <w:szCs w:val="28"/>
          <w:lang w:val="vi-VN"/>
        </w:rPr>
        <w:t xml:space="preserve"> giúp lan truyền sự thay đổi của từng </w:t>
      </w:r>
      <w:proofErr w:type="spellStart"/>
      <w:r w:rsidRPr="00DC4FDF">
        <w:rPr>
          <w:sz w:val="28"/>
          <w:szCs w:val="28"/>
          <w:lang w:val="vi-VN"/>
        </w:rPr>
        <w:t>bit</w:t>
      </w:r>
      <w:proofErr w:type="spellEnd"/>
      <w:r w:rsidRPr="00DC4FDF">
        <w:rPr>
          <w:sz w:val="28"/>
          <w:szCs w:val="28"/>
          <w:lang w:val="vi-VN"/>
        </w:rPr>
        <w:t xml:space="preserve"> trên toàn bộ khối dữ liệu nhằm tăng tính khuếch tán. Thông qua 16 vòng lặp của mạng </w:t>
      </w:r>
      <w:proofErr w:type="spellStart"/>
      <w:r w:rsidRPr="00DC4FDF">
        <w:rPr>
          <w:sz w:val="28"/>
          <w:szCs w:val="28"/>
          <w:lang w:val="vi-VN"/>
        </w:rPr>
        <w:t>Feistel</w:t>
      </w:r>
      <w:proofErr w:type="spellEnd"/>
      <w:r w:rsidRPr="00DC4FDF">
        <w:rPr>
          <w:sz w:val="28"/>
          <w:szCs w:val="28"/>
          <w:lang w:val="vi-VN"/>
        </w:rPr>
        <w:t>, DES biến đổi bản rõ thành bản mã có dạng gần như ngẫu nhiên, góp phần nâng cao khả năng chống phân tích mật mã.</w:t>
      </w:r>
    </w:p>
    <w:p w14:paraId="047FD76F" w14:textId="77777777" w:rsidR="00CC443B" w:rsidRPr="00DC4FDF" w:rsidRDefault="00AA3E8C" w:rsidP="00BD5E31">
      <w:pPr>
        <w:pStyle w:val="oancuaDanhsach"/>
        <w:numPr>
          <w:ilvl w:val="2"/>
          <w:numId w:val="3"/>
        </w:numPr>
        <w:ind w:left="1134" w:hanging="1134"/>
        <w:rPr>
          <w:b/>
          <w:bCs/>
          <w:sz w:val="28"/>
          <w:szCs w:val="28"/>
          <w:lang w:val="vi-VN"/>
        </w:rPr>
      </w:pPr>
      <w:r w:rsidRPr="00DC4FDF">
        <w:rPr>
          <w:b/>
          <w:bCs/>
          <w:sz w:val="28"/>
          <w:szCs w:val="28"/>
          <w:lang w:val="vi-VN"/>
        </w:rPr>
        <w:t xml:space="preserve">Thành thạo thao tác xử lý </w:t>
      </w:r>
      <w:proofErr w:type="spellStart"/>
      <w:r w:rsidRPr="00DC4FDF">
        <w:rPr>
          <w:b/>
          <w:bCs/>
          <w:sz w:val="28"/>
          <w:szCs w:val="28"/>
          <w:lang w:val="vi-VN"/>
        </w:rPr>
        <w:t>bit</w:t>
      </w:r>
      <w:proofErr w:type="spellEnd"/>
      <w:r w:rsidRPr="00DC4FDF">
        <w:rPr>
          <w:b/>
          <w:bCs/>
          <w:sz w:val="28"/>
          <w:szCs w:val="28"/>
          <w:lang w:val="vi-VN"/>
        </w:rPr>
        <w:t>, chia khối dữ liệu và sinh khóa con</w:t>
      </w:r>
    </w:p>
    <w:p w14:paraId="1E1213CF" w14:textId="489E560B" w:rsidR="00142DF8" w:rsidRPr="00DC4FDF" w:rsidRDefault="00142DF8" w:rsidP="00142DF8">
      <w:pPr>
        <w:pStyle w:val="ThngthngWeb"/>
        <w:ind w:firstLine="720"/>
        <w:rPr>
          <w:sz w:val="28"/>
          <w:szCs w:val="28"/>
          <w:lang w:val="vi-VN"/>
        </w:rPr>
      </w:pPr>
      <w:r w:rsidRPr="00DC4FDF">
        <w:rPr>
          <w:sz w:val="28"/>
          <w:szCs w:val="28"/>
          <w:lang w:val="vi-VN"/>
        </w:rPr>
        <w:t xml:space="preserve">Trong quá trình xây dựng chương trình, nhóm đã rèn luyện kỹ năng xử lý dữ liệu ở mức </w:t>
      </w:r>
      <w:proofErr w:type="spellStart"/>
      <w:r w:rsidRPr="00DC4FDF">
        <w:rPr>
          <w:sz w:val="28"/>
          <w:szCs w:val="28"/>
          <w:lang w:val="vi-VN"/>
        </w:rPr>
        <w:t>bit</w:t>
      </w:r>
      <w:proofErr w:type="spellEnd"/>
      <w:r w:rsidRPr="00DC4FDF">
        <w:rPr>
          <w:sz w:val="28"/>
          <w:szCs w:val="28"/>
          <w:lang w:val="vi-VN"/>
        </w:rPr>
        <w:t xml:space="preserve"> thông qua các phép toán </w:t>
      </w:r>
      <w:proofErr w:type="spellStart"/>
      <w:r w:rsidRPr="00DC4FDF">
        <w:rPr>
          <w:sz w:val="28"/>
          <w:szCs w:val="28"/>
          <w:lang w:val="vi-VN"/>
        </w:rPr>
        <w:t>logic</w:t>
      </w:r>
      <w:proofErr w:type="spellEnd"/>
      <w:r w:rsidRPr="00DC4FDF">
        <w:rPr>
          <w:sz w:val="28"/>
          <w:szCs w:val="28"/>
          <w:lang w:val="vi-VN"/>
        </w:rPr>
        <w:t xml:space="preserve"> như AND, OR, XOR và dịch vòng </w:t>
      </w:r>
      <w:proofErr w:type="spellStart"/>
      <w:r w:rsidRPr="00DC4FDF">
        <w:rPr>
          <w:sz w:val="28"/>
          <w:szCs w:val="28"/>
          <w:lang w:val="vi-VN"/>
        </w:rPr>
        <w:t>bit</w:t>
      </w:r>
      <w:proofErr w:type="spellEnd"/>
      <w:r w:rsidRPr="00DC4FDF">
        <w:rPr>
          <w:sz w:val="28"/>
          <w:szCs w:val="28"/>
          <w:lang w:val="vi-VN"/>
        </w:rPr>
        <w:t xml:space="preserve">. Đây là những thao tác cơ bản nhưng đóng vai trò quan trọng trong lĩnh vực an toàn thông tin, bởi mọi dữ liệu trong máy tính đều được biểu diễn dưới dạng chuỗi </w:t>
      </w:r>
      <w:proofErr w:type="spellStart"/>
      <w:r w:rsidRPr="00DC4FDF">
        <w:rPr>
          <w:sz w:val="28"/>
          <w:szCs w:val="28"/>
          <w:lang w:val="vi-VN"/>
        </w:rPr>
        <w:t>bit</w:t>
      </w:r>
      <w:proofErr w:type="spellEnd"/>
    </w:p>
    <w:p w14:paraId="368EAFDC" w14:textId="46681D1A" w:rsidR="00142DF8" w:rsidRPr="00DC4FDF" w:rsidRDefault="00142DF8" w:rsidP="00142DF8">
      <w:pPr>
        <w:pStyle w:val="ThngthngWeb"/>
        <w:ind w:firstLine="720"/>
        <w:rPr>
          <w:sz w:val="28"/>
          <w:szCs w:val="28"/>
          <w:lang w:val="vi-VN"/>
        </w:rPr>
      </w:pPr>
      <w:r w:rsidRPr="00DC4FDF">
        <w:rPr>
          <w:sz w:val="28"/>
          <w:szCs w:val="28"/>
          <w:lang w:val="vi-VN"/>
        </w:rPr>
        <w:t xml:space="preserve">Nhóm cũng hiểu rõ cơ chế chia dữ liệu thành các khối cố định 64 </w:t>
      </w:r>
      <w:proofErr w:type="spellStart"/>
      <w:r w:rsidRPr="00DC4FDF">
        <w:rPr>
          <w:sz w:val="28"/>
          <w:szCs w:val="28"/>
          <w:lang w:val="vi-VN"/>
        </w:rPr>
        <w:t>bit</w:t>
      </w:r>
      <w:proofErr w:type="spellEnd"/>
      <w:r w:rsidRPr="00DC4FDF">
        <w:rPr>
          <w:sz w:val="28"/>
          <w:szCs w:val="28"/>
          <w:lang w:val="vi-VN"/>
        </w:rPr>
        <w:t xml:space="preserve"> theo yêu cầu của thuật toán DES. Đối với những dữ liệu có độ dài không đủ một khối hoàn chỉnh, kỹ thuật đệm dữ liệu (</w:t>
      </w:r>
      <w:proofErr w:type="spellStart"/>
      <w:r w:rsidRPr="00DC4FDF">
        <w:rPr>
          <w:sz w:val="28"/>
          <w:szCs w:val="28"/>
          <w:lang w:val="vi-VN"/>
        </w:rPr>
        <w:t>Padding</w:t>
      </w:r>
      <w:proofErr w:type="spellEnd"/>
      <w:r w:rsidRPr="00DC4FDF">
        <w:rPr>
          <w:sz w:val="28"/>
          <w:szCs w:val="28"/>
          <w:lang w:val="vi-VN"/>
        </w:rPr>
        <w:t xml:space="preserve">) được áp dụng để đảm bảo tính toàn vẹn của quá trình mã hóa và giải mã. </w:t>
      </w:r>
    </w:p>
    <w:p w14:paraId="1AFD6596" w14:textId="37440C73" w:rsidR="00142DF8" w:rsidRPr="00DC4FDF" w:rsidRDefault="00142DF8" w:rsidP="00142DF8">
      <w:pPr>
        <w:pStyle w:val="ThngthngWeb"/>
        <w:ind w:firstLine="720"/>
        <w:rPr>
          <w:sz w:val="28"/>
          <w:szCs w:val="28"/>
          <w:lang w:val="vi-VN"/>
        </w:rPr>
      </w:pPr>
      <w:r w:rsidRPr="00DC4FDF">
        <w:rPr>
          <w:sz w:val="28"/>
          <w:szCs w:val="28"/>
          <w:lang w:val="vi-VN"/>
        </w:rPr>
        <w:t>Ngoài ra, nhóm đã nắm vững quy trình sinh khóa con (</w:t>
      </w:r>
      <w:proofErr w:type="spellStart"/>
      <w:r w:rsidRPr="00DC4FDF">
        <w:rPr>
          <w:sz w:val="28"/>
          <w:szCs w:val="28"/>
          <w:lang w:val="vi-VN"/>
        </w:rPr>
        <w:t>Key</w:t>
      </w:r>
      <w:proofErr w:type="spellEnd"/>
      <w:r w:rsidRPr="00DC4FDF">
        <w:rPr>
          <w:sz w:val="28"/>
          <w:szCs w:val="28"/>
          <w:lang w:val="vi-VN"/>
        </w:rPr>
        <w:t xml:space="preserve"> Schedule) của DES. Từ khóa gốc 64 </w:t>
      </w:r>
      <w:proofErr w:type="spellStart"/>
      <w:r w:rsidRPr="00DC4FDF">
        <w:rPr>
          <w:sz w:val="28"/>
          <w:szCs w:val="28"/>
          <w:lang w:val="vi-VN"/>
        </w:rPr>
        <w:t>bit</w:t>
      </w:r>
      <w:proofErr w:type="spellEnd"/>
      <w:r w:rsidRPr="00DC4FDF">
        <w:rPr>
          <w:sz w:val="28"/>
          <w:szCs w:val="28"/>
          <w:lang w:val="vi-VN"/>
        </w:rPr>
        <w:t xml:space="preserve">, hệ thống thực hiện các phép hoán vị PC-1, dịch vòng các nửa khóa và hoán vị nén PC-2 để tạo ra 16 khóa con có độ dài 48 </w:t>
      </w:r>
      <w:proofErr w:type="spellStart"/>
      <w:r w:rsidRPr="00DC4FDF">
        <w:rPr>
          <w:sz w:val="28"/>
          <w:szCs w:val="28"/>
          <w:lang w:val="vi-VN"/>
        </w:rPr>
        <w:t>bit</w:t>
      </w:r>
      <w:proofErr w:type="spellEnd"/>
      <w:r w:rsidRPr="00DC4FDF">
        <w:rPr>
          <w:sz w:val="28"/>
          <w:szCs w:val="28"/>
          <w:lang w:val="vi-VN"/>
        </w:rPr>
        <w:t xml:space="preserve">. Mỗi khóa con được sử dụng cho một vòng </w:t>
      </w:r>
      <w:proofErr w:type="spellStart"/>
      <w:r w:rsidRPr="00DC4FDF">
        <w:rPr>
          <w:sz w:val="28"/>
          <w:szCs w:val="28"/>
          <w:lang w:val="vi-VN"/>
        </w:rPr>
        <w:t>Feistel</w:t>
      </w:r>
      <w:proofErr w:type="spellEnd"/>
      <w:r w:rsidRPr="00DC4FDF">
        <w:rPr>
          <w:sz w:val="28"/>
          <w:szCs w:val="28"/>
          <w:lang w:val="vi-VN"/>
        </w:rPr>
        <w:t xml:space="preserve"> riêng biệt, giúp tăng tính bảo mật và giảm nguy cơ bị tấn công dựa trên tính lặp lại của khóa.</w:t>
      </w:r>
    </w:p>
    <w:p w14:paraId="6F36A2D7" w14:textId="73592D28" w:rsidR="00142DF8" w:rsidRPr="00DC4FDF" w:rsidRDefault="00142DF8" w:rsidP="00DC5654">
      <w:pPr>
        <w:ind w:firstLine="720"/>
        <w:rPr>
          <w:b/>
          <w:bCs/>
          <w:sz w:val="28"/>
          <w:szCs w:val="28"/>
          <w:lang w:val="vi-VN"/>
        </w:rPr>
      </w:pPr>
      <w:r w:rsidRPr="00DC4FDF">
        <w:rPr>
          <w:sz w:val="28"/>
          <w:szCs w:val="28"/>
          <w:lang w:val="vi-VN"/>
        </w:rPr>
        <w:lastRenderedPageBreak/>
        <w:t xml:space="preserve">Thông qua việc nghiên cứu và xây dựng chương trình DES, nhóm không chỉ hiểu được nguyên lý hoạt động của hệ mã hóa đối xứng mà còn thành thạo các kỹ thuật xử lý </w:t>
      </w:r>
      <w:proofErr w:type="spellStart"/>
      <w:r w:rsidRPr="00DC4FDF">
        <w:rPr>
          <w:sz w:val="28"/>
          <w:szCs w:val="28"/>
          <w:lang w:val="vi-VN"/>
        </w:rPr>
        <w:t>bit</w:t>
      </w:r>
      <w:proofErr w:type="spellEnd"/>
      <w:r w:rsidRPr="00DC4FDF">
        <w:rPr>
          <w:sz w:val="28"/>
          <w:szCs w:val="28"/>
          <w:lang w:val="vi-VN"/>
        </w:rPr>
        <w:t>, chia khối dữ liệu và sinh khóa con. Đây là những kiến thức nền tảng quan trọng trong lĩnh vực an toàn và bảo mật thông tin, tạo tiền đề cho việc nghiên cứu các thuật toán mật mã hiện đại và các hệ thống bảo mật phức tạp hơn trong tương lai.</w:t>
      </w:r>
    </w:p>
    <w:p w14:paraId="4E242D0D" w14:textId="4246B9A5" w:rsidR="00CC443B" w:rsidRPr="00DC4FDF" w:rsidRDefault="00CC443B" w:rsidP="00BD5E31">
      <w:pPr>
        <w:pStyle w:val="oancuaDanhsach"/>
        <w:numPr>
          <w:ilvl w:val="2"/>
          <w:numId w:val="3"/>
        </w:numPr>
        <w:ind w:left="1134" w:hanging="1134"/>
        <w:rPr>
          <w:b/>
          <w:bCs/>
          <w:sz w:val="28"/>
          <w:szCs w:val="28"/>
          <w:lang w:val="vi-VN"/>
        </w:rPr>
      </w:pPr>
      <w:r w:rsidRPr="00DC4FDF">
        <w:rPr>
          <w:b/>
          <w:bCs/>
          <w:sz w:val="28"/>
          <w:szCs w:val="28"/>
          <w:lang w:val="vi-VN"/>
        </w:rPr>
        <w:t xml:space="preserve">Cài đặt và vận dụng thuật toán bảo mật vào lập trình C++ và </w:t>
      </w:r>
      <w:proofErr w:type="spellStart"/>
      <w:r w:rsidRPr="00DC4FDF">
        <w:rPr>
          <w:b/>
          <w:bCs/>
          <w:sz w:val="28"/>
          <w:szCs w:val="28"/>
          <w:lang w:val="vi-VN"/>
        </w:rPr>
        <w:t>Python</w:t>
      </w:r>
      <w:proofErr w:type="spellEnd"/>
    </w:p>
    <w:p w14:paraId="74D854E3" w14:textId="335BD47B" w:rsidR="00F77367" w:rsidRPr="00DC4FDF" w:rsidRDefault="00F77367" w:rsidP="00F77367">
      <w:pPr>
        <w:ind w:firstLine="720"/>
        <w:rPr>
          <w:sz w:val="28"/>
          <w:szCs w:val="28"/>
          <w:lang w:val="vi-VN"/>
        </w:rPr>
      </w:pPr>
      <w:r w:rsidRPr="00DC4FDF">
        <w:rPr>
          <w:sz w:val="28"/>
          <w:szCs w:val="28"/>
          <w:lang w:val="vi-VN"/>
        </w:rPr>
        <w:t xml:space="preserve"> Thông qua việc cài đặt và triển khai thuật toán mã hóa DES trên hai ngôn ngữ lập trình C++ và </w:t>
      </w:r>
      <w:proofErr w:type="spellStart"/>
      <w:r w:rsidRPr="00DC4FDF">
        <w:rPr>
          <w:sz w:val="28"/>
          <w:szCs w:val="28"/>
          <w:lang w:val="vi-VN"/>
        </w:rPr>
        <w:t>Java</w:t>
      </w:r>
      <w:proofErr w:type="spellEnd"/>
      <w:r w:rsidRPr="00DC4FDF">
        <w:rPr>
          <w:sz w:val="28"/>
          <w:szCs w:val="28"/>
          <w:lang w:val="vi-VN"/>
        </w:rPr>
        <w:t>, nhóm đã vận dụng kiến thức lý thuyết về mật mã học vào thực tiễn lập trình. Quá trình thực hiện giúp nhóm hiểu rõ hơn về cơ chế mã hóa và giải mã dữ liệu, cách biểu diễn và xử lý dữ liệu nhị phân, cũng như việc sử dụng các cấu trúc dữ liệu phù hợp như mảng (</w:t>
      </w:r>
      <w:proofErr w:type="spellStart"/>
      <w:r w:rsidRPr="00DC4FDF">
        <w:rPr>
          <w:sz w:val="28"/>
          <w:szCs w:val="28"/>
          <w:lang w:val="vi-VN"/>
        </w:rPr>
        <w:t>array</w:t>
      </w:r>
      <w:proofErr w:type="spellEnd"/>
      <w:r w:rsidRPr="00DC4FDF">
        <w:rPr>
          <w:sz w:val="28"/>
          <w:szCs w:val="28"/>
          <w:lang w:val="vi-VN"/>
        </w:rPr>
        <w:t xml:space="preserve">), </w:t>
      </w:r>
      <w:proofErr w:type="spellStart"/>
      <w:r w:rsidRPr="00DC4FDF">
        <w:rPr>
          <w:sz w:val="28"/>
          <w:szCs w:val="28"/>
          <w:lang w:val="vi-VN"/>
        </w:rPr>
        <w:t>vector</w:t>
      </w:r>
      <w:proofErr w:type="spellEnd"/>
      <w:r w:rsidRPr="00DC4FDF">
        <w:rPr>
          <w:sz w:val="28"/>
          <w:szCs w:val="28"/>
          <w:lang w:val="vi-VN"/>
        </w:rPr>
        <w:t xml:space="preserve"> và chuỗi để lưu trữ và xử lý thông tin.</w:t>
      </w:r>
    </w:p>
    <w:p w14:paraId="2A3D8D77" w14:textId="64F33F4C" w:rsidR="00F77367" w:rsidRPr="00DC4FDF" w:rsidRDefault="00F77367" w:rsidP="00F77367">
      <w:pPr>
        <w:ind w:firstLine="709"/>
        <w:rPr>
          <w:sz w:val="28"/>
          <w:szCs w:val="28"/>
          <w:lang w:val="vi-VN"/>
        </w:rPr>
      </w:pPr>
      <w:r w:rsidRPr="00DC4FDF">
        <w:rPr>
          <w:sz w:val="28"/>
          <w:szCs w:val="28"/>
          <w:lang w:val="vi-VN"/>
        </w:rPr>
        <w:t xml:space="preserve"> Bên cạnh đó, việc triển khai DES trên hai nền tảng ngôn ngữ khác nhau giúp nhóm làm quen với sự khác biệt trong quản lý bộ nhớ, xử lý dữ liệu và tối ưu hóa chương trình của từng ngôn ngữ. Thông qua quá trình xây dựng, kiểm thử và đánh giá chương trình, nhóm đã nâng cao kỹ năng lập trình, tư duy thuật toán, khả năng phân tích và giải quyết vấn đề, đồng thời củng cố kiến thức về các kỹ thuật bảo mật dữ liệu trong thực tế.</w:t>
      </w:r>
    </w:p>
    <w:p w14:paraId="6EA7FC18" w14:textId="77777777" w:rsidR="003D42A7" w:rsidRPr="00DC4FDF" w:rsidRDefault="003D42A7" w:rsidP="003D42A7">
      <w:pPr>
        <w:pStyle w:val="oancuaDanhsach"/>
        <w:rPr>
          <w:sz w:val="28"/>
          <w:szCs w:val="28"/>
          <w:lang w:val="vi-VN"/>
        </w:rPr>
      </w:pPr>
    </w:p>
    <w:p w14:paraId="4261B1F2" w14:textId="77777777" w:rsidR="009466E2" w:rsidRPr="00DC4FDF" w:rsidRDefault="009466E2">
      <w:pPr>
        <w:pStyle w:val="oancuaDanhsach"/>
        <w:numPr>
          <w:ilvl w:val="1"/>
          <w:numId w:val="3"/>
        </w:numPr>
        <w:spacing w:before="60" w:after="60"/>
        <w:ind w:left="709" w:hanging="709"/>
        <w:jc w:val="both"/>
        <w:rPr>
          <w:b/>
          <w:sz w:val="28"/>
          <w:szCs w:val="28"/>
        </w:rPr>
      </w:pPr>
      <w:proofErr w:type="spellStart"/>
      <w:r w:rsidRPr="00DC4FDF">
        <w:rPr>
          <w:b/>
          <w:sz w:val="28"/>
          <w:szCs w:val="28"/>
        </w:rPr>
        <w:t>Bài</w:t>
      </w:r>
      <w:proofErr w:type="spellEnd"/>
      <w:r w:rsidRPr="00DC4FDF">
        <w:rPr>
          <w:b/>
          <w:sz w:val="28"/>
          <w:szCs w:val="28"/>
        </w:rPr>
        <w:t xml:space="preserve"> </w:t>
      </w:r>
      <w:proofErr w:type="spellStart"/>
      <w:r w:rsidRPr="00DC4FDF">
        <w:rPr>
          <w:b/>
          <w:sz w:val="28"/>
          <w:szCs w:val="28"/>
        </w:rPr>
        <w:t>học</w:t>
      </w:r>
      <w:proofErr w:type="spellEnd"/>
      <w:r w:rsidRPr="00DC4FDF">
        <w:rPr>
          <w:b/>
          <w:sz w:val="28"/>
          <w:szCs w:val="28"/>
        </w:rPr>
        <w:t xml:space="preserve"> </w:t>
      </w:r>
      <w:proofErr w:type="spellStart"/>
      <w:r w:rsidRPr="00DC4FDF">
        <w:rPr>
          <w:b/>
          <w:sz w:val="28"/>
          <w:szCs w:val="28"/>
        </w:rPr>
        <w:t>kinh</w:t>
      </w:r>
      <w:proofErr w:type="spellEnd"/>
      <w:r w:rsidRPr="00DC4FDF">
        <w:rPr>
          <w:b/>
          <w:sz w:val="28"/>
          <w:szCs w:val="28"/>
        </w:rPr>
        <w:t xml:space="preserve"> </w:t>
      </w:r>
      <w:proofErr w:type="spellStart"/>
      <w:r w:rsidRPr="00DC4FDF">
        <w:rPr>
          <w:b/>
          <w:sz w:val="28"/>
          <w:szCs w:val="28"/>
        </w:rPr>
        <w:t>nghiệm</w:t>
      </w:r>
      <w:proofErr w:type="spellEnd"/>
    </w:p>
    <w:p w14:paraId="0AFEEE47" w14:textId="77777777" w:rsidR="00E67B25" w:rsidRPr="00DC4FDF" w:rsidRDefault="001170BC" w:rsidP="00BD5E31">
      <w:pPr>
        <w:pStyle w:val="oancuaDanhsach"/>
        <w:numPr>
          <w:ilvl w:val="2"/>
          <w:numId w:val="3"/>
        </w:numPr>
        <w:ind w:left="1134" w:hanging="1134"/>
        <w:rPr>
          <w:b/>
          <w:bCs/>
          <w:sz w:val="28"/>
          <w:szCs w:val="28"/>
          <w:lang w:val="vi-VN"/>
        </w:rPr>
      </w:pPr>
      <w:r w:rsidRPr="00DC4FDF">
        <w:rPr>
          <w:b/>
          <w:bCs/>
          <w:sz w:val="28"/>
          <w:szCs w:val="28"/>
          <w:lang w:val="vi-VN"/>
        </w:rPr>
        <w:t xml:space="preserve">Tầm quan trọng của xử lý dữ liệu nhị phân và </w:t>
      </w:r>
      <w:proofErr w:type="spellStart"/>
      <w:r w:rsidRPr="00DC4FDF">
        <w:rPr>
          <w:b/>
          <w:bCs/>
          <w:sz w:val="28"/>
          <w:szCs w:val="28"/>
          <w:lang w:val="vi-VN"/>
        </w:rPr>
        <w:t>bit</w:t>
      </w:r>
      <w:proofErr w:type="spellEnd"/>
      <w:r w:rsidRPr="00DC4FDF">
        <w:rPr>
          <w:b/>
          <w:bCs/>
          <w:sz w:val="28"/>
          <w:szCs w:val="28"/>
          <w:lang w:val="vi-VN"/>
        </w:rPr>
        <w:t xml:space="preserve"> khi lập trình bảo mật</w:t>
      </w:r>
    </w:p>
    <w:p w14:paraId="65738D98" w14:textId="77777777" w:rsidR="00E67B25" w:rsidRPr="00DC4FDF" w:rsidRDefault="00E67B25" w:rsidP="00E67B25">
      <w:pPr>
        <w:ind w:firstLine="720"/>
        <w:rPr>
          <w:b/>
          <w:bCs/>
          <w:sz w:val="28"/>
          <w:szCs w:val="28"/>
          <w:lang w:val="vi-VN"/>
        </w:rPr>
      </w:pPr>
      <w:r w:rsidRPr="00DC4FDF">
        <w:rPr>
          <w:sz w:val="28"/>
          <w:szCs w:val="28"/>
          <w:lang w:val="vi-VN"/>
        </w:rPr>
        <w:t xml:space="preserve">Trong quá trình phát triển chương trình, nhóm nhận thấy rằng việc xử lý chính xác dữ liệu ở mức </w:t>
      </w:r>
      <w:proofErr w:type="spellStart"/>
      <w:r w:rsidRPr="00DC4FDF">
        <w:rPr>
          <w:sz w:val="28"/>
          <w:szCs w:val="28"/>
          <w:lang w:val="vi-VN"/>
        </w:rPr>
        <w:t>bit</w:t>
      </w:r>
      <w:proofErr w:type="spellEnd"/>
      <w:r w:rsidRPr="00DC4FDF">
        <w:rPr>
          <w:sz w:val="28"/>
          <w:szCs w:val="28"/>
          <w:lang w:val="vi-VN"/>
        </w:rPr>
        <w:t xml:space="preserve"> đóng vai trò đặc biệt quan trọng trong lập trình bảo mật. Đối với các thuật toán mã hóa như DES, chỉ một sai sót nhỏ trong quá trình hoán vị, dịch chuyển </w:t>
      </w:r>
      <w:proofErr w:type="spellStart"/>
      <w:r w:rsidRPr="00DC4FDF">
        <w:rPr>
          <w:sz w:val="28"/>
          <w:szCs w:val="28"/>
          <w:lang w:val="vi-VN"/>
        </w:rPr>
        <w:t>bit</w:t>
      </w:r>
      <w:proofErr w:type="spellEnd"/>
      <w:r w:rsidRPr="00DC4FDF">
        <w:rPr>
          <w:sz w:val="28"/>
          <w:szCs w:val="28"/>
          <w:lang w:val="vi-VN"/>
        </w:rPr>
        <w:t xml:space="preserve"> hoặc áp dụng các bảng thay thế (S-</w:t>
      </w:r>
      <w:proofErr w:type="spellStart"/>
      <w:r w:rsidRPr="00DC4FDF">
        <w:rPr>
          <w:sz w:val="28"/>
          <w:szCs w:val="28"/>
          <w:lang w:val="vi-VN"/>
        </w:rPr>
        <w:t>box</w:t>
      </w:r>
      <w:proofErr w:type="spellEnd"/>
      <w:r w:rsidRPr="00DC4FDF">
        <w:rPr>
          <w:sz w:val="28"/>
          <w:szCs w:val="28"/>
          <w:lang w:val="vi-VN"/>
        </w:rPr>
        <w:t>) cũng có thể dẫn đến kết quả mã hóa và giải mã không chính xác. Điều này đòi hỏi người lập trình phải có sự cẩn thận, tỉ mỉ và khả năng kiểm tra chương trình một cách chi tiết ở từng bước thực hiện.</w:t>
      </w:r>
    </w:p>
    <w:p w14:paraId="5ED156E0" w14:textId="004E46E4" w:rsidR="00F77367" w:rsidRPr="00DC4FDF" w:rsidRDefault="00E67B25" w:rsidP="00BD5E31">
      <w:pPr>
        <w:ind w:firstLine="720"/>
        <w:rPr>
          <w:b/>
          <w:bCs/>
          <w:sz w:val="28"/>
          <w:szCs w:val="28"/>
          <w:lang w:val="vi-VN"/>
        </w:rPr>
      </w:pPr>
      <w:r w:rsidRPr="00DC4FDF">
        <w:rPr>
          <w:sz w:val="28"/>
          <w:szCs w:val="28"/>
          <w:lang w:val="vi-VN"/>
        </w:rPr>
        <w:lastRenderedPageBreak/>
        <w:t>Bên cạnh đó, nhóm đã học được cách sử dụng các công cụ gỡ lỗi (</w:t>
      </w:r>
      <w:proofErr w:type="spellStart"/>
      <w:r w:rsidRPr="00DC4FDF">
        <w:rPr>
          <w:sz w:val="28"/>
          <w:szCs w:val="28"/>
          <w:lang w:val="vi-VN"/>
        </w:rPr>
        <w:t>debugging</w:t>
      </w:r>
      <w:proofErr w:type="spellEnd"/>
      <w:r w:rsidRPr="00DC4FDF">
        <w:rPr>
          <w:sz w:val="28"/>
          <w:szCs w:val="28"/>
          <w:lang w:val="vi-VN"/>
        </w:rPr>
        <w:t xml:space="preserve">) để theo dõi giá trị của từng </w:t>
      </w:r>
      <w:proofErr w:type="spellStart"/>
      <w:r w:rsidRPr="00DC4FDF">
        <w:rPr>
          <w:sz w:val="28"/>
          <w:szCs w:val="28"/>
          <w:lang w:val="vi-VN"/>
        </w:rPr>
        <w:t>bit</w:t>
      </w:r>
      <w:proofErr w:type="spellEnd"/>
      <w:r w:rsidRPr="00DC4FDF">
        <w:rPr>
          <w:sz w:val="28"/>
          <w:szCs w:val="28"/>
          <w:lang w:val="vi-VN"/>
        </w:rPr>
        <w:t xml:space="preserve"> và từng khối dữ liệu trong quá trình xử lý. Việc hiển thị các kết quả trung gian và so sánh với các bộ dữ liệu kiểm thử chuẩn giúp nhóm dễ dàng phát hiện, phân tích và khắc phục lỗi phát sinh. Những kinh nghiệm này không chỉ hỗ trợ việc triển khai thuật toán DES mà còn là nền tảng quan trọng cho việc nghiên cứu và phát triển các thuật toán mật mã hiện đại khác trong tương lai.</w:t>
      </w:r>
    </w:p>
    <w:p w14:paraId="52DC3109" w14:textId="6D1C4B71" w:rsidR="00CC443B" w:rsidRPr="00DC4FDF" w:rsidRDefault="000024E4" w:rsidP="00BD5E31">
      <w:pPr>
        <w:pStyle w:val="oancuaDanhsach"/>
        <w:numPr>
          <w:ilvl w:val="2"/>
          <w:numId w:val="3"/>
        </w:numPr>
        <w:spacing w:before="60" w:after="60"/>
        <w:ind w:left="1134" w:hanging="1134"/>
        <w:jc w:val="both"/>
        <w:rPr>
          <w:b/>
          <w:sz w:val="28"/>
          <w:szCs w:val="28"/>
          <w:lang w:val="vi-VN"/>
        </w:rPr>
      </w:pPr>
      <w:r w:rsidRPr="00DC4FDF">
        <w:rPr>
          <w:b/>
          <w:bCs/>
          <w:sz w:val="28"/>
          <w:szCs w:val="28"/>
          <w:lang w:val="vi-VN"/>
        </w:rPr>
        <w:t xml:space="preserve">Khó khăn khi thao tác </w:t>
      </w:r>
      <w:proofErr w:type="spellStart"/>
      <w:r w:rsidRPr="00DC4FDF">
        <w:rPr>
          <w:b/>
          <w:bCs/>
          <w:sz w:val="28"/>
          <w:szCs w:val="28"/>
          <w:lang w:val="vi-VN"/>
        </w:rPr>
        <w:t>bit</w:t>
      </w:r>
      <w:proofErr w:type="spellEnd"/>
      <w:r w:rsidRPr="00DC4FDF">
        <w:rPr>
          <w:b/>
          <w:bCs/>
          <w:sz w:val="28"/>
          <w:szCs w:val="28"/>
          <w:lang w:val="vi-VN"/>
        </w:rPr>
        <w:t xml:space="preserve"> trong các ngôn ngữ lập trình</w:t>
      </w:r>
    </w:p>
    <w:p w14:paraId="702C5885" w14:textId="2E38F966" w:rsidR="0026348F" w:rsidRPr="00DC4FDF" w:rsidRDefault="0026348F" w:rsidP="0026348F">
      <w:pPr>
        <w:spacing w:before="120" w:after="0" w:line="312" w:lineRule="auto"/>
        <w:ind w:firstLine="720"/>
        <w:jc w:val="both"/>
        <w:rPr>
          <w:sz w:val="28"/>
          <w:szCs w:val="28"/>
          <w:lang w:val="vi-VN"/>
        </w:rPr>
      </w:pPr>
      <w:r w:rsidRPr="00DC4FDF">
        <w:rPr>
          <w:sz w:val="28"/>
          <w:szCs w:val="28"/>
          <w:lang w:val="vi-VN"/>
        </w:rPr>
        <w:t xml:space="preserve">Việc triển khai thuật toán DES đã giúp nhóm nhận ra những thách thức lớn khi thực hiện các thao tác </w:t>
      </w:r>
      <w:proofErr w:type="spellStart"/>
      <w:r w:rsidRPr="00DC4FDF">
        <w:rPr>
          <w:sz w:val="28"/>
          <w:szCs w:val="28"/>
          <w:lang w:val="vi-VN"/>
        </w:rPr>
        <w:t>bit</w:t>
      </w:r>
      <w:proofErr w:type="spellEnd"/>
      <w:r w:rsidRPr="00DC4FDF">
        <w:rPr>
          <w:sz w:val="28"/>
          <w:szCs w:val="28"/>
          <w:lang w:val="vi-VN"/>
        </w:rPr>
        <w:t xml:space="preserve"> trên các ngôn ngữ lập trình khác nhau:</w:t>
      </w:r>
    </w:p>
    <w:p w14:paraId="704CCF83" w14:textId="1E28A8B1" w:rsidR="0026348F" w:rsidRPr="00DC4FDF" w:rsidRDefault="0026348F" w:rsidP="0026348F">
      <w:pPr>
        <w:spacing w:before="120" w:after="0" w:line="312" w:lineRule="auto"/>
        <w:jc w:val="both"/>
        <w:rPr>
          <w:sz w:val="28"/>
          <w:szCs w:val="28"/>
          <w:lang w:val="vi-VN"/>
        </w:rPr>
      </w:pPr>
      <w:r w:rsidRPr="00DC4FDF">
        <w:rPr>
          <w:sz w:val="28"/>
          <w:szCs w:val="28"/>
          <w:lang w:val="vi-VN"/>
        </w:rPr>
        <w:t xml:space="preserve"> </w:t>
      </w:r>
      <w:r w:rsidR="00DB5EFF" w:rsidRPr="00DC4FDF">
        <w:rPr>
          <w:sz w:val="28"/>
          <w:szCs w:val="28"/>
          <w:lang w:val="vi-VN"/>
        </w:rPr>
        <w:tab/>
        <w:t xml:space="preserve">- </w:t>
      </w:r>
      <w:r w:rsidRPr="00DC4FDF">
        <w:rPr>
          <w:sz w:val="28"/>
          <w:szCs w:val="28"/>
          <w:lang w:val="vi-VN"/>
        </w:rPr>
        <w:t>Trong C++: Cần đặc biệt lưu ý đến vấn đề quản lý bộ nhớ và tối ưu hóa hiệu năng khi làm việc với các cấu trúc dữ liệu hoặc mảng lớn, đặc biệt là trong quá trình xử lý dữ liệu khối lượng lớn.</w:t>
      </w:r>
    </w:p>
    <w:p w14:paraId="4DC1D5B1" w14:textId="5818BB54" w:rsidR="0026348F" w:rsidRPr="00DC4FDF" w:rsidRDefault="00DB5EFF" w:rsidP="00DB5EFF">
      <w:pPr>
        <w:spacing w:before="120" w:after="0" w:line="312" w:lineRule="auto"/>
        <w:ind w:firstLine="720"/>
        <w:jc w:val="both"/>
        <w:rPr>
          <w:sz w:val="28"/>
          <w:szCs w:val="28"/>
          <w:lang w:val="vi-VN"/>
        </w:rPr>
      </w:pPr>
      <w:r w:rsidRPr="00DC4FDF">
        <w:rPr>
          <w:sz w:val="28"/>
          <w:szCs w:val="28"/>
          <w:lang w:val="vi-VN"/>
        </w:rPr>
        <w:t xml:space="preserve">- </w:t>
      </w:r>
      <w:r w:rsidR="0026348F" w:rsidRPr="00DC4FDF">
        <w:rPr>
          <w:sz w:val="28"/>
          <w:szCs w:val="28"/>
          <w:lang w:val="vi-VN"/>
        </w:rPr>
        <w:t xml:space="preserve">Trong </w:t>
      </w:r>
      <w:proofErr w:type="spellStart"/>
      <w:r w:rsidR="0026348F" w:rsidRPr="00DC4FDF">
        <w:rPr>
          <w:sz w:val="28"/>
          <w:szCs w:val="28"/>
          <w:lang w:val="vi-VN"/>
        </w:rPr>
        <w:t>Python</w:t>
      </w:r>
      <w:proofErr w:type="spellEnd"/>
      <w:r w:rsidR="0026348F" w:rsidRPr="00DC4FDF">
        <w:rPr>
          <w:sz w:val="28"/>
          <w:szCs w:val="28"/>
          <w:lang w:val="vi-VN"/>
        </w:rPr>
        <w:t xml:space="preserve">: Gặp khó khăn do </w:t>
      </w:r>
      <w:proofErr w:type="spellStart"/>
      <w:r w:rsidR="0026348F" w:rsidRPr="00DC4FDF">
        <w:rPr>
          <w:sz w:val="28"/>
          <w:szCs w:val="28"/>
          <w:lang w:val="vi-VN"/>
        </w:rPr>
        <w:t>Python</w:t>
      </w:r>
      <w:proofErr w:type="spellEnd"/>
      <w:r w:rsidR="0026348F" w:rsidRPr="00DC4FDF">
        <w:rPr>
          <w:sz w:val="28"/>
          <w:szCs w:val="28"/>
          <w:lang w:val="vi-VN"/>
        </w:rPr>
        <w:t xml:space="preserve"> quản lý số nguyên với độ chính xác vô hạn và không tự động giới hạn kích thước </w:t>
      </w:r>
      <w:proofErr w:type="spellStart"/>
      <w:r w:rsidR="0026348F" w:rsidRPr="00DC4FDF">
        <w:rPr>
          <w:sz w:val="28"/>
          <w:szCs w:val="28"/>
          <w:lang w:val="vi-VN"/>
        </w:rPr>
        <w:t>bit</w:t>
      </w:r>
      <w:proofErr w:type="spellEnd"/>
      <w:r w:rsidR="0026348F" w:rsidRPr="00DC4FDF">
        <w:rPr>
          <w:sz w:val="28"/>
          <w:szCs w:val="28"/>
          <w:lang w:val="vi-VN"/>
        </w:rPr>
        <w:t xml:space="preserve"> (như 32-bit hay 64-bit). Điều này bắt buộc người lập trình phải sử dụng các phép toán mặt nạ </w:t>
      </w:r>
      <w:proofErr w:type="spellStart"/>
      <w:r w:rsidR="0026348F" w:rsidRPr="00DC4FDF">
        <w:rPr>
          <w:sz w:val="28"/>
          <w:szCs w:val="28"/>
          <w:lang w:val="vi-VN"/>
        </w:rPr>
        <w:t>bit</w:t>
      </w:r>
      <w:proofErr w:type="spellEnd"/>
      <w:r w:rsidR="0026348F" w:rsidRPr="00DC4FDF">
        <w:rPr>
          <w:sz w:val="28"/>
          <w:szCs w:val="28"/>
          <w:lang w:val="vi-VN"/>
        </w:rPr>
        <w:t xml:space="preserve"> một cách thủ công để kiểm soát hiện tượng tràn số và giữ cho độ dài dữ liệu chính xác sau các phép dịch </w:t>
      </w:r>
      <w:proofErr w:type="spellStart"/>
      <w:r w:rsidR="0026348F" w:rsidRPr="00DC4FDF">
        <w:rPr>
          <w:sz w:val="28"/>
          <w:szCs w:val="28"/>
          <w:lang w:val="vi-VN"/>
        </w:rPr>
        <w:t>bit</w:t>
      </w:r>
      <w:proofErr w:type="spellEnd"/>
      <w:r w:rsidR="0026348F" w:rsidRPr="00DC4FDF">
        <w:rPr>
          <w:sz w:val="28"/>
          <w:szCs w:val="28"/>
          <w:lang w:val="vi-VN"/>
        </w:rPr>
        <w:t xml:space="preserve">. Ngoài ra, tốc độ thực thi các vòng lặp thao tác </w:t>
      </w:r>
      <w:proofErr w:type="spellStart"/>
      <w:r w:rsidR="0026348F" w:rsidRPr="00DC4FDF">
        <w:rPr>
          <w:sz w:val="28"/>
          <w:szCs w:val="28"/>
          <w:lang w:val="vi-VN"/>
        </w:rPr>
        <w:t>bit</w:t>
      </w:r>
      <w:proofErr w:type="spellEnd"/>
      <w:r w:rsidR="0026348F" w:rsidRPr="00DC4FDF">
        <w:rPr>
          <w:sz w:val="28"/>
          <w:szCs w:val="28"/>
          <w:lang w:val="vi-VN"/>
        </w:rPr>
        <w:t xml:space="preserve"> thuần túy trong </w:t>
      </w:r>
      <w:proofErr w:type="spellStart"/>
      <w:r w:rsidR="0026348F" w:rsidRPr="00DC4FDF">
        <w:rPr>
          <w:sz w:val="28"/>
          <w:szCs w:val="28"/>
          <w:lang w:val="vi-VN"/>
        </w:rPr>
        <w:t>Python</w:t>
      </w:r>
      <w:proofErr w:type="spellEnd"/>
      <w:r w:rsidR="0026348F" w:rsidRPr="00DC4FDF">
        <w:rPr>
          <w:sz w:val="28"/>
          <w:szCs w:val="28"/>
          <w:lang w:val="vi-VN"/>
        </w:rPr>
        <w:t xml:space="preserve"> cũng chậm hơn đáng kể so với C++.</w:t>
      </w:r>
    </w:p>
    <w:p w14:paraId="202FBFF1" w14:textId="719F8C5A" w:rsidR="0026348F" w:rsidRPr="00DC4FDF" w:rsidRDefault="00DB5EFF" w:rsidP="00DB5EFF">
      <w:pPr>
        <w:spacing w:before="120" w:after="0" w:line="312" w:lineRule="auto"/>
        <w:ind w:firstLine="720"/>
        <w:jc w:val="both"/>
        <w:rPr>
          <w:sz w:val="28"/>
          <w:szCs w:val="28"/>
          <w:lang w:val="vi-VN"/>
        </w:rPr>
      </w:pPr>
      <w:r w:rsidRPr="00DC4FDF">
        <w:rPr>
          <w:sz w:val="28"/>
          <w:szCs w:val="28"/>
          <w:lang w:val="vi-VN"/>
        </w:rPr>
        <w:t xml:space="preserve">- </w:t>
      </w:r>
      <w:r w:rsidR="0026348F" w:rsidRPr="00DC4FDF">
        <w:rPr>
          <w:sz w:val="28"/>
          <w:szCs w:val="28"/>
          <w:lang w:val="vi-VN"/>
        </w:rPr>
        <w:t xml:space="preserve">Cả hai ngôn ngữ: Đều đòi hỏi người lập trình phải hiểu rõ về thứ tự </w:t>
      </w:r>
      <w:proofErr w:type="spellStart"/>
      <w:r w:rsidR="0026348F" w:rsidRPr="00DC4FDF">
        <w:rPr>
          <w:sz w:val="28"/>
          <w:szCs w:val="28"/>
          <w:lang w:val="vi-VN"/>
        </w:rPr>
        <w:t>byte</w:t>
      </w:r>
      <w:proofErr w:type="spellEnd"/>
      <w:r w:rsidR="0026348F" w:rsidRPr="00DC4FDF">
        <w:rPr>
          <w:sz w:val="28"/>
          <w:szCs w:val="28"/>
          <w:lang w:val="vi-VN"/>
        </w:rPr>
        <w:t xml:space="preserve"> và cách thức biểu diễn dữ liệu trong bộ nhớ nhằm tránh các lỗi nghiêm trọng khi chuyển đổi giữa chuỗi ký tự và số nguyên.</w:t>
      </w:r>
    </w:p>
    <w:p w14:paraId="60FE925B" w14:textId="625F9822" w:rsidR="003E1715" w:rsidRPr="00DC4FDF" w:rsidRDefault="0026348F" w:rsidP="00BD5E31">
      <w:pPr>
        <w:spacing w:before="120" w:after="0" w:line="312" w:lineRule="auto"/>
        <w:ind w:firstLine="709"/>
        <w:jc w:val="both"/>
        <w:rPr>
          <w:sz w:val="28"/>
          <w:szCs w:val="28"/>
          <w:lang w:val="vi-VN"/>
        </w:rPr>
      </w:pPr>
      <w:r w:rsidRPr="00DC4FDF">
        <w:rPr>
          <w:sz w:val="28"/>
          <w:szCs w:val="28"/>
          <w:lang w:val="vi-VN"/>
        </w:rPr>
        <w:t xml:space="preserve">Mặc dù quá trình hiện thực hóa thuật toán và xử lý các phép toán </w:t>
      </w:r>
      <w:proofErr w:type="spellStart"/>
      <w:r w:rsidRPr="00DC4FDF">
        <w:rPr>
          <w:sz w:val="28"/>
          <w:szCs w:val="28"/>
          <w:lang w:val="vi-VN"/>
        </w:rPr>
        <w:t>logic</w:t>
      </w:r>
      <w:proofErr w:type="spellEnd"/>
      <w:r w:rsidRPr="00DC4FDF">
        <w:rPr>
          <w:sz w:val="28"/>
          <w:szCs w:val="28"/>
          <w:lang w:val="vi-VN"/>
        </w:rPr>
        <w:t xml:space="preserve"> trên C++ và </w:t>
      </w:r>
      <w:proofErr w:type="spellStart"/>
      <w:r w:rsidRPr="00DC4FDF">
        <w:rPr>
          <w:sz w:val="28"/>
          <w:szCs w:val="28"/>
          <w:lang w:val="vi-VN"/>
        </w:rPr>
        <w:t>Python</w:t>
      </w:r>
      <w:proofErr w:type="spellEnd"/>
      <w:r w:rsidRPr="00DC4FDF">
        <w:rPr>
          <w:sz w:val="28"/>
          <w:szCs w:val="28"/>
          <w:lang w:val="vi-VN"/>
        </w:rPr>
        <w:t xml:space="preserve"> đòi hỏi sự chính xác tuyệt đối và gặp không ít khó khăn, nhưng chính những thử thách này đã giúp nhóm nâng cao tư duy lập trình hệ thống, hiểu sâu hơn về kiến trúc dữ liệu cấp thấp và cải thiện rõ rệt năng lực </w:t>
      </w:r>
      <w:proofErr w:type="spellStart"/>
      <w:r w:rsidRPr="00DC4FDF">
        <w:rPr>
          <w:sz w:val="28"/>
          <w:szCs w:val="28"/>
          <w:lang w:val="vi-VN"/>
        </w:rPr>
        <w:t>logic</w:t>
      </w:r>
      <w:proofErr w:type="spellEnd"/>
      <w:r w:rsidRPr="00DC4FDF">
        <w:rPr>
          <w:sz w:val="28"/>
          <w:szCs w:val="28"/>
          <w:lang w:val="vi-VN"/>
        </w:rPr>
        <w:t xml:space="preserve"> trong quá trình phát triển phần mềm.</w:t>
      </w:r>
    </w:p>
    <w:p w14:paraId="65CA67F9" w14:textId="47958AD3" w:rsidR="004B0A37" w:rsidRPr="00DC4FDF" w:rsidRDefault="004B0A37" w:rsidP="00BD5E31">
      <w:pPr>
        <w:pStyle w:val="oancuaDanhsach"/>
        <w:numPr>
          <w:ilvl w:val="2"/>
          <w:numId w:val="3"/>
        </w:numPr>
        <w:spacing w:before="120" w:after="0" w:line="312" w:lineRule="auto"/>
        <w:ind w:left="1134" w:hanging="1134"/>
        <w:jc w:val="both"/>
        <w:rPr>
          <w:b/>
          <w:bCs/>
          <w:sz w:val="28"/>
          <w:szCs w:val="28"/>
          <w:lang w:val="vi-VN"/>
        </w:rPr>
      </w:pPr>
      <w:r w:rsidRPr="00DC4FDF">
        <w:rPr>
          <w:b/>
          <w:bCs/>
          <w:sz w:val="28"/>
          <w:szCs w:val="28"/>
          <w:lang w:val="vi-VN"/>
        </w:rPr>
        <w:t>Tính thực tiễn và hạn chế của DES trong bối cảnh hiện đại</w:t>
      </w:r>
    </w:p>
    <w:p w14:paraId="1B558E55" w14:textId="05ED485F" w:rsidR="009838EB" w:rsidRPr="00DC4FDF" w:rsidRDefault="009838EB" w:rsidP="009838EB">
      <w:pPr>
        <w:spacing w:before="120" w:after="0" w:line="312" w:lineRule="auto"/>
        <w:ind w:firstLine="720"/>
        <w:jc w:val="both"/>
        <w:rPr>
          <w:sz w:val="28"/>
          <w:szCs w:val="28"/>
          <w:lang w:val="vi-VN"/>
        </w:rPr>
      </w:pPr>
      <w:r w:rsidRPr="00DC4FDF">
        <w:rPr>
          <w:sz w:val="28"/>
          <w:szCs w:val="28"/>
          <w:lang w:val="vi-VN"/>
        </w:rPr>
        <w:t xml:space="preserve">Qua quá trình nghiên cứu và triển khai, nhóm nhận thấy rằng mặc dù DES từng được xem là một trong những thuật toán mã hóa đối xứng quan trọng nhất </w:t>
      </w:r>
      <w:r w:rsidRPr="00DC4FDF">
        <w:rPr>
          <w:sz w:val="28"/>
          <w:szCs w:val="28"/>
          <w:lang w:val="vi-VN"/>
        </w:rPr>
        <w:lastRenderedPageBreak/>
        <w:t>trong lịch sử mật mã học, nhưng ở thời điểm hiện tại, nó không còn đáp ứng được các yêu cầu bảo mật nghiêm ngặt.</w:t>
      </w:r>
    </w:p>
    <w:p w14:paraId="3C4211AB" w14:textId="7FA08573" w:rsidR="009838EB" w:rsidRPr="00DC4FDF" w:rsidRDefault="009838EB" w:rsidP="009838EB">
      <w:pPr>
        <w:spacing w:before="120" w:after="0" w:line="312" w:lineRule="auto"/>
        <w:ind w:firstLine="720"/>
        <w:jc w:val="both"/>
        <w:rPr>
          <w:sz w:val="28"/>
          <w:szCs w:val="28"/>
          <w:lang w:val="vi-VN"/>
        </w:rPr>
      </w:pPr>
      <w:r w:rsidRPr="00DC4FDF">
        <w:rPr>
          <w:sz w:val="28"/>
          <w:szCs w:val="28"/>
          <w:lang w:val="vi-VN"/>
        </w:rPr>
        <w:t xml:space="preserve">Với độ dài khóa thực tế chỉ 56 </w:t>
      </w:r>
      <w:proofErr w:type="spellStart"/>
      <w:r w:rsidRPr="00DC4FDF">
        <w:rPr>
          <w:sz w:val="28"/>
          <w:szCs w:val="28"/>
          <w:lang w:val="vi-VN"/>
        </w:rPr>
        <w:t>bit</w:t>
      </w:r>
      <w:proofErr w:type="spellEnd"/>
      <w:r w:rsidRPr="00DC4FDF">
        <w:rPr>
          <w:sz w:val="28"/>
          <w:szCs w:val="28"/>
          <w:lang w:val="vi-VN"/>
        </w:rPr>
        <w:t>, DES rất dễ bị bẻ khóa bởi các phương pháp tấn công phổ biến, đặc biệt là tấn công vét cạn. Chính vì lý do này, DES không còn được khuyến nghị sử dụng trong các hệ thống bảo mật hiện đại. So với các thuật toán thế hệ mới tối ưu hơn như AES hay ChaCha20, DES có độ an toàn thấp hơn đáng kể và hiệu năng xử lý cũng kém linh hoạt hơn trong các ứng dụng đòi hỏi hiệu suất cao.</w:t>
      </w:r>
    </w:p>
    <w:p w14:paraId="0DFDEB80" w14:textId="6623342B" w:rsidR="003E1715" w:rsidRPr="00DC4FDF" w:rsidRDefault="009838EB" w:rsidP="009838EB">
      <w:pPr>
        <w:spacing w:before="120" w:after="0" w:line="312" w:lineRule="auto"/>
        <w:ind w:firstLine="709"/>
        <w:jc w:val="both"/>
        <w:rPr>
          <w:sz w:val="28"/>
          <w:szCs w:val="28"/>
          <w:lang w:val="vi-VN"/>
        </w:rPr>
      </w:pPr>
      <w:r w:rsidRPr="00DC4FDF">
        <w:rPr>
          <w:sz w:val="28"/>
          <w:szCs w:val="28"/>
          <w:lang w:val="vi-VN"/>
        </w:rPr>
        <w:t xml:space="preserve">Tuy nhiên, nhờ vào cấu trúc thiết kế chặt chẽ và tường minh, DES vẫn là một công cụ giảng dạy và học tập vô cùng hữu ích. Nó giúp người học dễ dàng tiếp cận, nắm vững các nguyên lý nền tảng của mật mã hóa đối xứng cũng như cách thức xử lý dữ liệu ở cấp độ </w:t>
      </w:r>
      <w:proofErr w:type="spellStart"/>
      <w:r w:rsidRPr="00DC4FDF">
        <w:rPr>
          <w:sz w:val="28"/>
          <w:szCs w:val="28"/>
          <w:lang w:val="vi-VN"/>
        </w:rPr>
        <w:t>bit</w:t>
      </w:r>
      <w:proofErr w:type="spellEnd"/>
      <w:r w:rsidRPr="00DC4FDF">
        <w:rPr>
          <w:sz w:val="28"/>
          <w:szCs w:val="28"/>
          <w:lang w:val="vi-VN"/>
        </w:rPr>
        <w:t xml:space="preserve"> trong an toàn thông tin.</w:t>
      </w:r>
    </w:p>
    <w:p w14:paraId="7C35012D" w14:textId="77777777" w:rsidR="000024E4" w:rsidRPr="00DC4FDF" w:rsidRDefault="000024E4" w:rsidP="000024E4">
      <w:pPr>
        <w:spacing w:before="60" w:after="60"/>
        <w:ind w:left="709"/>
        <w:jc w:val="both"/>
        <w:rPr>
          <w:b/>
          <w:sz w:val="28"/>
          <w:szCs w:val="28"/>
          <w:lang w:val="vi-VN"/>
        </w:rPr>
      </w:pPr>
    </w:p>
    <w:p w14:paraId="119F5796" w14:textId="77777777" w:rsidR="00DC2003" w:rsidRPr="00DC4FDF" w:rsidRDefault="00DC2003" w:rsidP="003D3C57">
      <w:pPr>
        <w:rPr>
          <w:b/>
          <w:sz w:val="28"/>
          <w:szCs w:val="28"/>
          <w:lang w:val="vi-VN"/>
        </w:rPr>
      </w:pPr>
    </w:p>
    <w:p w14:paraId="37E4DAC2" w14:textId="77777777" w:rsidR="00E55E59" w:rsidRPr="00DC4FDF" w:rsidRDefault="00E55E59" w:rsidP="003D3C57">
      <w:pPr>
        <w:rPr>
          <w:b/>
          <w:sz w:val="28"/>
          <w:szCs w:val="28"/>
          <w:lang w:val="vi-VN"/>
        </w:rPr>
      </w:pPr>
    </w:p>
    <w:p w14:paraId="2E702CF2" w14:textId="77777777" w:rsidR="00E55E59" w:rsidRPr="00DC4FDF" w:rsidRDefault="00E55E59" w:rsidP="003D3C57">
      <w:pPr>
        <w:rPr>
          <w:b/>
          <w:sz w:val="28"/>
          <w:szCs w:val="28"/>
          <w:lang w:val="vi-VN"/>
        </w:rPr>
      </w:pPr>
    </w:p>
    <w:p w14:paraId="5FC9DF33" w14:textId="77777777" w:rsidR="00E55E59" w:rsidRPr="00DC4FDF" w:rsidRDefault="00E55E59" w:rsidP="003D3C57">
      <w:pPr>
        <w:rPr>
          <w:b/>
          <w:sz w:val="28"/>
          <w:szCs w:val="28"/>
          <w:lang w:val="vi-VN"/>
        </w:rPr>
      </w:pPr>
    </w:p>
    <w:p w14:paraId="3B824A52" w14:textId="77777777" w:rsidR="00DC5654" w:rsidRPr="00DC4FDF" w:rsidRDefault="00DC5654" w:rsidP="00502ED4">
      <w:pPr>
        <w:jc w:val="center"/>
        <w:rPr>
          <w:b/>
          <w:sz w:val="28"/>
          <w:szCs w:val="28"/>
          <w:lang w:val="vi-VN"/>
        </w:rPr>
      </w:pPr>
    </w:p>
    <w:p w14:paraId="458B674E" w14:textId="77777777" w:rsidR="00DC5654" w:rsidRPr="00DC4FDF" w:rsidRDefault="00DC5654" w:rsidP="00DC4FDF">
      <w:pPr>
        <w:rPr>
          <w:b/>
          <w:sz w:val="28"/>
          <w:szCs w:val="28"/>
          <w:lang w:val="vi-VN"/>
        </w:rPr>
      </w:pPr>
    </w:p>
    <w:p w14:paraId="1E1E70E8" w14:textId="31668865" w:rsidR="00E55E59" w:rsidRPr="00DC4FDF" w:rsidRDefault="00502ED4" w:rsidP="00502ED4">
      <w:pPr>
        <w:jc w:val="center"/>
        <w:rPr>
          <w:b/>
          <w:sz w:val="40"/>
          <w:szCs w:val="40"/>
          <w:lang w:val="vi-VN"/>
        </w:rPr>
      </w:pPr>
      <w:r w:rsidRPr="00DC4FDF">
        <w:rPr>
          <w:b/>
          <w:sz w:val="40"/>
          <w:szCs w:val="40"/>
          <w:lang w:val="vi-VN"/>
        </w:rPr>
        <w:t>Kết luận</w:t>
      </w:r>
    </w:p>
    <w:p w14:paraId="4BF6F5A7" w14:textId="3AE9FFE1" w:rsidR="00502ED4" w:rsidRPr="00DC4FDF" w:rsidRDefault="00502ED4" w:rsidP="00BD5E31">
      <w:pPr>
        <w:spacing w:after="120" w:line="312" w:lineRule="auto"/>
        <w:ind w:firstLine="720"/>
        <w:jc w:val="both"/>
        <w:rPr>
          <w:bCs/>
          <w:sz w:val="28"/>
          <w:szCs w:val="28"/>
          <w:lang w:val="vi-VN"/>
        </w:rPr>
      </w:pPr>
      <w:r w:rsidRPr="00DC4FDF">
        <w:rPr>
          <w:bCs/>
          <w:sz w:val="28"/>
          <w:szCs w:val="28"/>
          <w:lang w:val="vi-VN"/>
        </w:rPr>
        <w:t xml:space="preserve">Thông qua quá trình tìm hiểu và thực hiện đề tài “ Xây dựng chương trình Mã Hóa và Giải Mã DES “, nhóm đã có cơ hội tiếp cận sâu hơn với lĩnh vực bảo mật thông tin – một trong những lĩnh vực quan trọng và thiết yếu trong thời đại số. Việc vận dụng lý thuyết vào thực hành thông qua việc lập trình bằng ngôn ngữ C++ và </w:t>
      </w:r>
      <w:proofErr w:type="spellStart"/>
      <w:r w:rsidRPr="00DC4FDF">
        <w:rPr>
          <w:bCs/>
          <w:sz w:val="28"/>
          <w:szCs w:val="28"/>
          <w:lang w:val="vi-VN"/>
        </w:rPr>
        <w:t>Java</w:t>
      </w:r>
      <w:proofErr w:type="spellEnd"/>
      <w:r w:rsidRPr="00DC4FDF">
        <w:rPr>
          <w:bCs/>
          <w:sz w:val="28"/>
          <w:szCs w:val="28"/>
          <w:lang w:val="vi-VN"/>
        </w:rPr>
        <w:t xml:space="preserve"> đã giúp nhóm củng cố vững chắc các kiến thức nền tảng về xử lý dữ liệu nhị phân, thuật toán mã hóa đối xứng, và kỹ năng lập trình hệ thống.</w:t>
      </w:r>
    </w:p>
    <w:p w14:paraId="5FD94BAF" w14:textId="00650727" w:rsidR="00502ED4" w:rsidRPr="00DC4FDF" w:rsidRDefault="00502ED4" w:rsidP="00502ED4">
      <w:pPr>
        <w:ind w:firstLine="720"/>
        <w:rPr>
          <w:bCs/>
          <w:sz w:val="28"/>
          <w:szCs w:val="28"/>
          <w:lang w:val="vi-VN"/>
        </w:rPr>
      </w:pPr>
      <w:r w:rsidRPr="00DC4FDF">
        <w:rPr>
          <w:bCs/>
          <w:sz w:val="28"/>
          <w:szCs w:val="28"/>
          <w:lang w:val="vi-VN"/>
        </w:rPr>
        <w:lastRenderedPageBreak/>
        <w:t xml:space="preserve">Đồng thời, nhóm cũng nhận thức rõ được những ưu điểm và hạn chế của thuật toán DES khi so sánh với các giải pháp mã hóa hiện đại </w:t>
      </w:r>
      <w:proofErr w:type="spellStart"/>
      <w:r w:rsidRPr="00DC4FDF">
        <w:rPr>
          <w:bCs/>
          <w:sz w:val="28"/>
          <w:szCs w:val="28"/>
          <w:lang w:val="vi-VN"/>
        </w:rPr>
        <w:t>hơn.Nhóm</w:t>
      </w:r>
      <w:proofErr w:type="spellEnd"/>
      <w:r w:rsidRPr="00DC4FDF">
        <w:rPr>
          <w:bCs/>
          <w:sz w:val="28"/>
          <w:szCs w:val="28"/>
          <w:lang w:val="vi-VN"/>
        </w:rPr>
        <w:t xml:space="preserve"> xin gửi lời cảm ơn chân thành đến thầy Phạm Văn Hiệp đã tận tình</w:t>
      </w:r>
      <w:r w:rsidR="004D221D">
        <w:rPr>
          <w:bCs/>
          <w:sz w:val="28"/>
          <w:szCs w:val="28"/>
          <w:lang w:val="vi-VN"/>
        </w:rPr>
        <w:t xml:space="preserve"> </w:t>
      </w:r>
      <w:r w:rsidRPr="00DC4FDF">
        <w:rPr>
          <w:bCs/>
          <w:sz w:val="28"/>
          <w:szCs w:val="28"/>
          <w:lang w:val="vi-VN"/>
        </w:rPr>
        <w:t>giảng dạy, hướng dẫn và tạo điều kiện để nhóm hoàn thành đề tài này. Những góp ý và định hướng của thầy chính là động lực giúp nhóm không ngừng học hỏi, phát triển và hoàn thiện kỹ năng trong lĩnh vực an toàn thông tin và lập trịnh ứng dụng. Đây sẽ là hành trang quý báu cho nhóm trong quá trình học tập và làm việc sau này</w:t>
      </w:r>
    </w:p>
    <w:p w14:paraId="35096D7F" w14:textId="77777777" w:rsidR="00502ED4" w:rsidRPr="00DC4FDF" w:rsidRDefault="00502ED4" w:rsidP="003D3C57">
      <w:pPr>
        <w:rPr>
          <w:b/>
          <w:sz w:val="28"/>
          <w:szCs w:val="28"/>
          <w:lang w:val="vi-VN"/>
        </w:rPr>
      </w:pPr>
    </w:p>
    <w:p w14:paraId="383771AA" w14:textId="77777777" w:rsidR="00E55E59" w:rsidRPr="00DC4FDF" w:rsidRDefault="00E55E59" w:rsidP="003D3C57">
      <w:pPr>
        <w:rPr>
          <w:b/>
          <w:sz w:val="28"/>
          <w:szCs w:val="28"/>
          <w:lang w:val="vi-VN"/>
        </w:rPr>
      </w:pPr>
    </w:p>
    <w:p w14:paraId="067100A0" w14:textId="77777777" w:rsidR="00E55E59" w:rsidRPr="00DC4FDF" w:rsidRDefault="00E55E59" w:rsidP="003D3C57">
      <w:pPr>
        <w:rPr>
          <w:b/>
          <w:sz w:val="28"/>
          <w:szCs w:val="28"/>
          <w:lang w:val="vi-VN"/>
        </w:rPr>
      </w:pPr>
    </w:p>
    <w:p w14:paraId="2A3F100A" w14:textId="77777777" w:rsidR="00502ED4" w:rsidRPr="00DC4FDF" w:rsidRDefault="00502ED4" w:rsidP="00783262">
      <w:pPr>
        <w:rPr>
          <w:b/>
          <w:sz w:val="28"/>
          <w:szCs w:val="28"/>
          <w:lang w:val="vi-VN"/>
        </w:rPr>
      </w:pPr>
    </w:p>
    <w:p w14:paraId="3A26E0E8" w14:textId="77777777" w:rsidR="00502ED4" w:rsidRPr="00DC4FDF" w:rsidRDefault="00502ED4" w:rsidP="00783262">
      <w:pPr>
        <w:rPr>
          <w:b/>
          <w:sz w:val="28"/>
          <w:szCs w:val="28"/>
          <w:lang w:val="vi-VN"/>
        </w:rPr>
      </w:pPr>
    </w:p>
    <w:p w14:paraId="07EE85FD" w14:textId="77777777" w:rsidR="00502ED4" w:rsidRPr="00DC4FDF" w:rsidRDefault="00502ED4" w:rsidP="00783262">
      <w:pPr>
        <w:rPr>
          <w:b/>
          <w:sz w:val="28"/>
          <w:szCs w:val="28"/>
          <w:lang w:val="vi-VN"/>
        </w:rPr>
      </w:pPr>
    </w:p>
    <w:p w14:paraId="102F8784" w14:textId="77777777" w:rsidR="00502ED4" w:rsidRPr="00DC4FDF" w:rsidRDefault="00502ED4" w:rsidP="00783262">
      <w:pPr>
        <w:rPr>
          <w:b/>
          <w:sz w:val="28"/>
          <w:szCs w:val="28"/>
          <w:lang w:val="vi-VN"/>
        </w:rPr>
      </w:pPr>
    </w:p>
    <w:p w14:paraId="4FAEBE89" w14:textId="77777777" w:rsidR="00502ED4" w:rsidRPr="00DC4FDF" w:rsidRDefault="00502ED4" w:rsidP="00783262">
      <w:pPr>
        <w:rPr>
          <w:b/>
          <w:sz w:val="28"/>
          <w:szCs w:val="28"/>
          <w:lang w:val="vi-VN"/>
        </w:rPr>
      </w:pPr>
    </w:p>
    <w:p w14:paraId="3E18495F" w14:textId="77777777" w:rsidR="00502ED4" w:rsidRPr="00DC4FDF" w:rsidRDefault="00502ED4" w:rsidP="00783262">
      <w:pPr>
        <w:rPr>
          <w:b/>
          <w:sz w:val="28"/>
          <w:szCs w:val="28"/>
          <w:lang w:val="vi-VN"/>
        </w:rPr>
      </w:pPr>
    </w:p>
    <w:p w14:paraId="53AA0176" w14:textId="77777777" w:rsidR="00DC4FDF" w:rsidRPr="00DC4FDF" w:rsidRDefault="00DC4FDF" w:rsidP="00783262">
      <w:pPr>
        <w:rPr>
          <w:b/>
          <w:sz w:val="28"/>
          <w:szCs w:val="28"/>
          <w:lang w:val="vi-VN"/>
        </w:rPr>
      </w:pPr>
    </w:p>
    <w:p w14:paraId="53F33EC8" w14:textId="77777777" w:rsidR="00DC4FDF" w:rsidRDefault="00DC4FDF" w:rsidP="00783262">
      <w:pPr>
        <w:rPr>
          <w:b/>
          <w:sz w:val="28"/>
          <w:szCs w:val="28"/>
          <w:lang w:val="vi-VN"/>
        </w:rPr>
      </w:pPr>
    </w:p>
    <w:p w14:paraId="197E6511" w14:textId="77777777" w:rsidR="00DC4FDF" w:rsidRDefault="00DC4FDF" w:rsidP="00783262">
      <w:pPr>
        <w:rPr>
          <w:b/>
          <w:sz w:val="28"/>
          <w:szCs w:val="28"/>
          <w:lang w:val="vi-VN"/>
        </w:rPr>
      </w:pPr>
    </w:p>
    <w:p w14:paraId="28EFBF87" w14:textId="35BC726C" w:rsidR="003D3C57" w:rsidRPr="00DC4FDF" w:rsidRDefault="000B4960" w:rsidP="00DC4FDF">
      <w:pPr>
        <w:jc w:val="center"/>
        <w:rPr>
          <w:b/>
          <w:sz w:val="40"/>
          <w:szCs w:val="40"/>
          <w:lang w:val="vi-VN"/>
        </w:rPr>
      </w:pPr>
      <w:r w:rsidRPr="00DC4FDF">
        <w:rPr>
          <w:b/>
          <w:sz w:val="40"/>
          <w:szCs w:val="40"/>
          <w:lang w:val="vi-VN"/>
        </w:rPr>
        <w:t>Tài liệu tham khảo</w:t>
      </w:r>
    </w:p>
    <w:p w14:paraId="10937410" w14:textId="77777777" w:rsidR="00321D10" w:rsidRPr="00DC4FDF" w:rsidRDefault="000B4960" w:rsidP="0005030C">
      <w:pPr>
        <w:spacing w:after="120"/>
        <w:rPr>
          <w:sz w:val="28"/>
          <w:szCs w:val="28"/>
          <w:lang w:val="vi-VN"/>
        </w:rPr>
      </w:pPr>
      <w:r w:rsidRPr="00DC4FDF">
        <w:rPr>
          <w:sz w:val="28"/>
          <w:szCs w:val="28"/>
          <w:lang w:val="vi-VN"/>
        </w:rPr>
        <w:t>(Sắp xếp theo ngôn ngữ: Việt, Anh, Pháp, Đức, Nga…)</w:t>
      </w:r>
    </w:p>
    <w:p w14:paraId="03D8515F" w14:textId="77777777" w:rsidR="003B4FB3" w:rsidRPr="00DC4FDF" w:rsidRDefault="003B4FB3" w:rsidP="00C66953">
      <w:pPr>
        <w:spacing w:after="120"/>
        <w:jc w:val="both"/>
        <w:rPr>
          <w:sz w:val="28"/>
          <w:szCs w:val="28"/>
          <w:lang w:val="vi-VN"/>
        </w:rPr>
      </w:pPr>
      <w:r w:rsidRPr="00DC4FDF">
        <w:rPr>
          <w:sz w:val="28"/>
          <w:szCs w:val="28"/>
          <w:lang w:val="vi-VN"/>
        </w:rPr>
        <w:t xml:space="preserve">[1]. </w:t>
      </w:r>
      <w:r w:rsidR="00BF59B0" w:rsidRPr="00DC4FDF">
        <w:rPr>
          <w:sz w:val="28"/>
          <w:szCs w:val="28"/>
          <w:lang w:val="vi-VN"/>
        </w:rPr>
        <w:t xml:space="preserve">Nguyễn Xuân Dũng, </w:t>
      </w:r>
      <w:r w:rsidR="00BF59B0" w:rsidRPr="00DC4FDF">
        <w:rPr>
          <w:i/>
          <w:sz w:val="28"/>
          <w:szCs w:val="28"/>
          <w:lang w:val="vi-VN"/>
        </w:rPr>
        <w:t>Bảo mật thông tin – Mô Hình và ứng dụng</w:t>
      </w:r>
      <w:r w:rsidR="00BF59B0" w:rsidRPr="00DC4FDF">
        <w:rPr>
          <w:sz w:val="28"/>
          <w:szCs w:val="28"/>
          <w:lang w:val="vi-VN"/>
        </w:rPr>
        <w:t>, NXB thống kê, 2009.</w:t>
      </w:r>
    </w:p>
    <w:p w14:paraId="1CB66EE6" w14:textId="77777777" w:rsidR="003B4FB3" w:rsidRPr="00DC4FDF" w:rsidRDefault="003B4FB3" w:rsidP="00C66953">
      <w:pPr>
        <w:spacing w:after="120"/>
        <w:jc w:val="both"/>
        <w:rPr>
          <w:sz w:val="28"/>
          <w:szCs w:val="28"/>
          <w:lang w:val="vi-VN"/>
        </w:rPr>
      </w:pPr>
      <w:r w:rsidRPr="00DC4FDF">
        <w:rPr>
          <w:sz w:val="28"/>
          <w:szCs w:val="28"/>
          <w:lang w:val="vi-VN"/>
        </w:rPr>
        <w:t xml:space="preserve">[2]. </w:t>
      </w:r>
      <w:r w:rsidR="00BF59B0" w:rsidRPr="00DC4FDF">
        <w:rPr>
          <w:sz w:val="28"/>
          <w:szCs w:val="28"/>
          <w:lang w:val="vi-VN"/>
        </w:rPr>
        <w:t xml:space="preserve">Bùi Doãn Khanh, Nguyễn Đình Thúc, </w:t>
      </w:r>
      <w:r w:rsidR="00BF59B0" w:rsidRPr="00DC4FDF">
        <w:rPr>
          <w:i/>
          <w:sz w:val="28"/>
          <w:szCs w:val="28"/>
          <w:lang w:val="vi-VN"/>
        </w:rPr>
        <w:t>Mã hóa thông tin – Lý thuyết và ứng dụng</w:t>
      </w:r>
      <w:r w:rsidR="00BF59B0" w:rsidRPr="00DC4FDF">
        <w:rPr>
          <w:sz w:val="28"/>
          <w:szCs w:val="28"/>
          <w:lang w:val="vi-VN"/>
        </w:rPr>
        <w:t>, NXB Lao động xã hội, 2011.</w:t>
      </w:r>
    </w:p>
    <w:p w14:paraId="1DC928AD" w14:textId="77777777" w:rsidR="00C54387" w:rsidRPr="00DC4FDF" w:rsidRDefault="00C54387" w:rsidP="00C66953">
      <w:pPr>
        <w:spacing w:after="120"/>
        <w:jc w:val="both"/>
        <w:rPr>
          <w:sz w:val="28"/>
          <w:szCs w:val="28"/>
        </w:rPr>
      </w:pPr>
      <w:r w:rsidRPr="00DC4FDF">
        <w:rPr>
          <w:sz w:val="28"/>
          <w:szCs w:val="28"/>
          <w:lang w:eastAsia="zh-CN"/>
        </w:rPr>
        <w:lastRenderedPageBreak/>
        <w:t>[3]. William Stallings</w:t>
      </w:r>
      <w:r w:rsidRPr="00DC4FDF">
        <w:rPr>
          <w:b/>
          <w:bCs/>
          <w:sz w:val="28"/>
          <w:szCs w:val="28"/>
          <w:lang w:eastAsia="zh-CN"/>
        </w:rPr>
        <w:t xml:space="preserve">, </w:t>
      </w:r>
      <w:r w:rsidRPr="00DC4FDF">
        <w:rPr>
          <w:i/>
          <w:iCs/>
          <w:sz w:val="28"/>
          <w:szCs w:val="28"/>
          <w:lang w:eastAsia="zh-CN"/>
        </w:rPr>
        <w:t>Cryptography and Network Security Principles and Practices</w:t>
      </w:r>
      <w:r w:rsidRPr="00DC4FDF">
        <w:rPr>
          <w:b/>
          <w:bCs/>
          <w:sz w:val="28"/>
          <w:szCs w:val="28"/>
          <w:lang w:eastAsia="zh-CN"/>
        </w:rPr>
        <w:t xml:space="preserve">, </w:t>
      </w:r>
      <w:r w:rsidRPr="00DC4FDF">
        <w:rPr>
          <w:sz w:val="28"/>
          <w:szCs w:val="28"/>
          <w:lang w:eastAsia="zh-CN"/>
        </w:rPr>
        <w:t>Fourth Edition, Prentice Hall, 2005.</w:t>
      </w:r>
    </w:p>
    <w:p w14:paraId="492A3463" w14:textId="77777777" w:rsidR="003B4FB3" w:rsidRPr="00DC4FDF" w:rsidRDefault="003B4FB3" w:rsidP="0005030C">
      <w:pPr>
        <w:spacing w:after="120"/>
        <w:rPr>
          <w:sz w:val="28"/>
          <w:szCs w:val="28"/>
        </w:rPr>
      </w:pPr>
      <w:r w:rsidRPr="00DC4FDF">
        <w:rPr>
          <w:sz w:val="28"/>
          <w:szCs w:val="28"/>
        </w:rPr>
        <w:t>…</w:t>
      </w:r>
    </w:p>
    <w:p w14:paraId="73289500" w14:textId="77777777" w:rsidR="003B4FB3" w:rsidRPr="00DC4FDF" w:rsidRDefault="003B4FB3" w:rsidP="003B4FB3">
      <w:pPr>
        <w:rPr>
          <w:sz w:val="28"/>
          <w:szCs w:val="28"/>
        </w:rPr>
      </w:pPr>
      <w:r w:rsidRPr="00DC4FDF">
        <w:rPr>
          <w:sz w:val="28"/>
          <w:szCs w:val="28"/>
        </w:rPr>
        <w:t xml:space="preserve">[n]. </w:t>
      </w:r>
      <w:hyperlink r:id="rId54" w:history="1">
        <w:r w:rsidR="00071B8B" w:rsidRPr="00DC4FDF">
          <w:rPr>
            <w:rStyle w:val="Siuktni"/>
            <w:sz w:val="28"/>
            <w:szCs w:val="28"/>
          </w:rPr>
          <w:t>http://www.hhs.com</w:t>
        </w:r>
      </w:hyperlink>
    </w:p>
    <w:p w14:paraId="76E91570" w14:textId="77777777" w:rsidR="00BF59B0" w:rsidRPr="00DC4FDF" w:rsidRDefault="00BF59B0" w:rsidP="003B4FB3">
      <w:pPr>
        <w:rPr>
          <w:sz w:val="28"/>
          <w:szCs w:val="28"/>
        </w:rPr>
      </w:pPr>
      <w:r w:rsidRPr="00DC4FDF">
        <w:rPr>
          <w:sz w:val="28"/>
          <w:szCs w:val="28"/>
        </w:rPr>
        <w:tab/>
        <w:t>(</w:t>
      </w:r>
      <w:proofErr w:type="spellStart"/>
      <w:r w:rsidRPr="00DC4FDF">
        <w:rPr>
          <w:sz w:val="28"/>
          <w:szCs w:val="28"/>
        </w:rPr>
        <w:t>thời</w:t>
      </w:r>
      <w:proofErr w:type="spellEnd"/>
      <w:r w:rsidRPr="00DC4FDF">
        <w:rPr>
          <w:sz w:val="28"/>
          <w:szCs w:val="28"/>
        </w:rPr>
        <w:t xml:space="preserve"> </w:t>
      </w:r>
      <w:proofErr w:type="spellStart"/>
      <w:r w:rsidRPr="00DC4FDF">
        <w:rPr>
          <w:sz w:val="28"/>
          <w:szCs w:val="28"/>
        </w:rPr>
        <w:t>gian</w:t>
      </w:r>
      <w:proofErr w:type="spellEnd"/>
      <w:r w:rsidRPr="00DC4FDF">
        <w:rPr>
          <w:sz w:val="28"/>
          <w:szCs w:val="28"/>
        </w:rPr>
        <w:t xml:space="preserve"> </w:t>
      </w:r>
      <w:proofErr w:type="spellStart"/>
      <w:r w:rsidRPr="00DC4FDF">
        <w:rPr>
          <w:sz w:val="28"/>
          <w:szCs w:val="28"/>
        </w:rPr>
        <w:t>truy</w:t>
      </w:r>
      <w:proofErr w:type="spellEnd"/>
      <w:r w:rsidRPr="00DC4FDF">
        <w:rPr>
          <w:sz w:val="28"/>
          <w:szCs w:val="28"/>
        </w:rPr>
        <w:t xml:space="preserve"> </w:t>
      </w:r>
      <w:proofErr w:type="spellStart"/>
      <w:r w:rsidRPr="00DC4FDF">
        <w:rPr>
          <w:sz w:val="28"/>
          <w:szCs w:val="28"/>
        </w:rPr>
        <w:t>cập</w:t>
      </w:r>
      <w:proofErr w:type="spellEnd"/>
      <w:r w:rsidRPr="00DC4FDF">
        <w:rPr>
          <w:sz w:val="28"/>
          <w:szCs w:val="28"/>
        </w:rPr>
        <w:t xml:space="preserve">: 15h00, </w:t>
      </w:r>
      <w:proofErr w:type="spellStart"/>
      <w:r w:rsidRPr="00DC4FDF">
        <w:rPr>
          <w:sz w:val="28"/>
          <w:szCs w:val="28"/>
        </w:rPr>
        <w:t>ngày</w:t>
      </w:r>
      <w:proofErr w:type="spellEnd"/>
      <w:r w:rsidRPr="00DC4FDF">
        <w:rPr>
          <w:sz w:val="28"/>
          <w:szCs w:val="28"/>
        </w:rPr>
        <w:t xml:space="preserve"> 27/10/2024)</w:t>
      </w:r>
    </w:p>
    <w:p w14:paraId="66E84E04" w14:textId="77777777" w:rsidR="0036077F" w:rsidRPr="00DC4FDF" w:rsidRDefault="0036077F" w:rsidP="0036077F">
      <w:pPr>
        <w:rPr>
          <w:b/>
          <w:sz w:val="28"/>
          <w:szCs w:val="28"/>
        </w:rPr>
      </w:pPr>
      <w:proofErr w:type="spellStart"/>
      <w:r w:rsidRPr="00DC4FDF">
        <w:rPr>
          <w:b/>
          <w:sz w:val="28"/>
          <w:szCs w:val="28"/>
        </w:rPr>
        <w:t>Phụ</w:t>
      </w:r>
      <w:proofErr w:type="spellEnd"/>
      <w:r w:rsidRPr="00DC4FDF">
        <w:rPr>
          <w:b/>
          <w:sz w:val="28"/>
          <w:szCs w:val="28"/>
        </w:rPr>
        <w:t xml:space="preserve"> </w:t>
      </w:r>
      <w:proofErr w:type="spellStart"/>
      <w:r w:rsidRPr="00DC4FDF">
        <w:rPr>
          <w:b/>
          <w:sz w:val="28"/>
          <w:szCs w:val="28"/>
        </w:rPr>
        <w:t>lục</w:t>
      </w:r>
      <w:proofErr w:type="spellEnd"/>
      <w:r w:rsidRPr="00DC4FDF">
        <w:rPr>
          <w:b/>
          <w:sz w:val="28"/>
          <w:szCs w:val="28"/>
        </w:rPr>
        <w:t xml:space="preserve"> 1: </w:t>
      </w:r>
      <w:proofErr w:type="spellStart"/>
      <w:r w:rsidRPr="00DC4FDF">
        <w:rPr>
          <w:b/>
          <w:sz w:val="28"/>
          <w:szCs w:val="28"/>
        </w:rPr>
        <w:t>Chương</w:t>
      </w:r>
      <w:proofErr w:type="spellEnd"/>
      <w:r w:rsidRPr="00DC4FDF">
        <w:rPr>
          <w:b/>
          <w:sz w:val="28"/>
          <w:szCs w:val="28"/>
        </w:rPr>
        <w:t xml:space="preserve"> </w:t>
      </w:r>
      <w:proofErr w:type="spellStart"/>
      <w:r w:rsidRPr="00DC4FDF">
        <w:rPr>
          <w:b/>
          <w:sz w:val="28"/>
          <w:szCs w:val="28"/>
        </w:rPr>
        <w:t>trình</w:t>
      </w:r>
      <w:proofErr w:type="spellEnd"/>
      <w:r w:rsidRPr="00DC4FDF">
        <w:rPr>
          <w:b/>
          <w:sz w:val="28"/>
          <w:szCs w:val="28"/>
        </w:rPr>
        <w:t xml:space="preserve"> Java</w:t>
      </w:r>
    </w:p>
    <w:p w14:paraId="7905D1AE" w14:textId="77777777" w:rsidR="0036077F" w:rsidRPr="00DC4FDF" w:rsidRDefault="001D2A82" w:rsidP="0036077F">
      <w:pPr>
        <w:rPr>
          <w:b/>
          <w:sz w:val="28"/>
          <w:szCs w:val="28"/>
        </w:rPr>
      </w:pPr>
      <w:r w:rsidRPr="00DC4FDF">
        <w:rPr>
          <w:b/>
          <w:sz w:val="28"/>
          <w:szCs w:val="28"/>
        </w:rPr>
        <w:t>…</w:t>
      </w:r>
    </w:p>
    <w:p w14:paraId="6F4A056E" w14:textId="77777777" w:rsidR="0036077F" w:rsidRPr="00DC4FDF" w:rsidRDefault="0036077F" w:rsidP="0036077F">
      <w:pPr>
        <w:rPr>
          <w:b/>
          <w:sz w:val="28"/>
          <w:szCs w:val="28"/>
        </w:rPr>
      </w:pPr>
      <w:proofErr w:type="spellStart"/>
      <w:r w:rsidRPr="00DC4FDF">
        <w:rPr>
          <w:b/>
          <w:sz w:val="28"/>
          <w:szCs w:val="28"/>
        </w:rPr>
        <w:t>Phụ</w:t>
      </w:r>
      <w:proofErr w:type="spellEnd"/>
      <w:r w:rsidRPr="00DC4FDF">
        <w:rPr>
          <w:b/>
          <w:sz w:val="28"/>
          <w:szCs w:val="28"/>
        </w:rPr>
        <w:t xml:space="preserve"> </w:t>
      </w:r>
      <w:proofErr w:type="spellStart"/>
      <w:r w:rsidRPr="00DC4FDF">
        <w:rPr>
          <w:b/>
          <w:sz w:val="28"/>
          <w:szCs w:val="28"/>
        </w:rPr>
        <w:t>lục</w:t>
      </w:r>
      <w:proofErr w:type="spellEnd"/>
      <w:r w:rsidRPr="00DC4FDF">
        <w:rPr>
          <w:b/>
          <w:sz w:val="28"/>
          <w:szCs w:val="28"/>
        </w:rPr>
        <w:t xml:space="preserve"> 2: </w:t>
      </w:r>
      <w:proofErr w:type="spellStart"/>
      <w:r w:rsidRPr="00DC4FDF">
        <w:rPr>
          <w:b/>
          <w:sz w:val="28"/>
          <w:szCs w:val="28"/>
        </w:rPr>
        <w:t>Chương</w:t>
      </w:r>
      <w:proofErr w:type="spellEnd"/>
      <w:r w:rsidRPr="00DC4FDF">
        <w:rPr>
          <w:b/>
          <w:sz w:val="28"/>
          <w:szCs w:val="28"/>
        </w:rPr>
        <w:t xml:space="preserve"> </w:t>
      </w:r>
      <w:proofErr w:type="spellStart"/>
      <w:r w:rsidRPr="00DC4FDF">
        <w:rPr>
          <w:b/>
          <w:sz w:val="28"/>
          <w:szCs w:val="28"/>
        </w:rPr>
        <w:t>trình</w:t>
      </w:r>
      <w:proofErr w:type="spellEnd"/>
      <w:r w:rsidRPr="00DC4FDF">
        <w:rPr>
          <w:b/>
          <w:sz w:val="28"/>
          <w:szCs w:val="28"/>
        </w:rPr>
        <w:t xml:space="preserve"> C#</w:t>
      </w:r>
    </w:p>
    <w:p w14:paraId="05BF4BAB" w14:textId="77777777" w:rsidR="000B4960" w:rsidRPr="00DC4FDF" w:rsidRDefault="001D2A82">
      <w:pPr>
        <w:rPr>
          <w:sz w:val="28"/>
          <w:szCs w:val="28"/>
        </w:rPr>
      </w:pPr>
      <w:r w:rsidRPr="00DC4FDF">
        <w:rPr>
          <w:sz w:val="28"/>
          <w:szCs w:val="28"/>
        </w:rPr>
        <w:t>…</w:t>
      </w:r>
    </w:p>
    <w:p w14:paraId="16C69898" w14:textId="77777777" w:rsidR="00F51CCB" w:rsidRPr="00DC4FDF" w:rsidRDefault="00237D14" w:rsidP="003319B1">
      <w:pPr>
        <w:spacing w:after="120" w:line="312" w:lineRule="auto"/>
        <w:rPr>
          <w:b/>
          <w:color w:val="FF0000"/>
          <w:sz w:val="28"/>
          <w:szCs w:val="28"/>
          <w:u w:val="single"/>
        </w:rPr>
      </w:pPr>
      <w:r w:rsidRPr="00DC4FDF">
        <w:rPr>
          <w:b/>
          <w:color w:val="FF0000"/>
          <w:sz w:val="28"/>
          <w:szCs w:val="28"/>
          <w:u w:val="single"/>
        </w:rPr>
        <w:t xml:space="preserve">Quy </w:t>
      </w:r>
      <w:proofErr w:type="spellStart"/>
      <w:r w:rsidRPr="00DC4FDF">
        <w:rPr>
          <w:b/>
          <w:color w:val="FF0000"/>
          <w:sz w:val="28"/>
          <w:szCs w:val="28"/>
          <w:u w:val="single"/>
        </w:rPr>
        <w:t>định</w:t>
      </w:r>
      <w:proofErr w:type="spellEnd"/>
      <w:r w:rsidRPr="00DC4FDF">
        <w:rPr>
          <w:b/>
          <w:color w:val="FF0000"/>
          <w:sz w:val="28"/>
          <w:szCs w:val="28"/>
          <w:u w:val="single"/>
        </w:rPr>
        <w:t xml:space="preserve"> </w:t>
      </w:r>
      <w:proofErr w:type="spellStart"/>
      <w:r w:rsidRPr="00DC4FDF">
        <w:rPr>
          <w:b/>
          <w:color w:val="FF0000"/>
          <w:sz w:val="28"/>
          <w:szCs w:val="28"/>
          <w:u w:val="single"/>
        </w:rPr>
        <w:t>t</w:t>
      </w:r>
      <w:r w:rsidR="00F51CCB" w:rsidRPr="00DC4FDF">
        <w:rPr>
          <w:b/>
          <w:color w:val="FF0000"/>
          <w:sz w:val="28"/>
          <w:szCs w:val="28"/>
          <w:u w:val="single"/>
        </w:rPr>
        <w:t>rình</w:t>
      </w:r>
      <w:proofErr w:type="spellEnd"/>
      <w:r w:rsidR="00F51CCB" w:rsidRPr="00DC4FDF">
        <w:rPr>
          <w:b/>
          <w:color w:val="FF0000"/>
          <w:sz w:val="28"/>
          <w:szCs w:val="28"/>
          <w:u w:val="single"/>
        </w:rPr>
        <w:t xml:space="preserve"> </w:t>
      </w:r>
      <w:proofErr w:type="spellStart"/>
      <w:r w:rsidR="00F51CCB" w:rsidRPr="00DC4FDF">
        <w:rPr>
          <w:b/>
          <w:color w:val="FF0000"/>
          <w:sz w:val="28"/>
          <w:szCs w:val="28"/>
          <w:u w:val="single"/>
        </w:rPr>
        <w:t>bày</w:t>
      </w:r>
      <w:proofErr w:type="spellEnd"/>
      <w:r w:rsidRPr="00DC4FDF">
        <w:rPr>
          <w:b/>
          <w:color w:val="FF0000"/>
          <w:sz w:val="28"/>
          <w:szCs w:val="28"/>
          <w:u w:val="single"/>
        </w:rPr>
        <w:t xml:space="preserve"> </w:t>
      </w:r>
      <w:proofErr w:type="spellStart"/>
      <w:r w:rsidRPr="00DC4FDF">
        <w:rPr>
          <w:b/>
          <w:color w:val="FF0000"/>
          <w:sz w:val="28"/>
          <w:szCs w:val="28"/>
          <w:u w:val="single"/>
        </w:rPr>
        <w:t>báo</w:t>
      </w:r>
      <w:proofErr w:type="spellEnd"/>
      <w:r w:rsidRPr="00DC4FDF">
        <w:rPr>
          <w:b/>
          <w:color w:val="FF0000"/>
          <w:sz w:val="28"/>
          <w:szCs w:val="28"/>
          <w:u w:val="single"/>
        </w:rPr>
        <w:t xml:space="preserve"> </w:t>
      </w:r>
      <w:proofErr w:type="spellStart"/>
      <w:r w:rsidRPr="00DC4FDF">
        <w:rPr>
          <w:b/>
          <w:color w:val="FF0000"/>
          <w:sz w:val="28"/>
          <w:szCs w:val="28"/>
          <w:u w:val="single"/>
        </w:rPr>
        <w:t>cáo</w:t>
      </w:r>
      <w:proofErr w:type="spellEnd"/>
      <w:r w:rsidR="00F51CCB" w:rsidRPr="00DC4FDF">
        <w:rPr>
          <w:b/>
          <w:color w:val="FF0000"/>
          <w:sz w:val="28"/>
          <w:szCs w:val="28"/>
          <w:u w:val="single"/>
        </w:rPr>
        <w:t>:</w:t>
      </w:r>
    </w:p>
    <w:p w14:paraId="5BD8BEE8" w14:textId="77777777" w:rsidR="00883BEA" w:rsidRPr="00DC4FDF" w:rsidRDefault="00883BEA" w:rsidP="003C0C8D">
      <w:pPr>
        <w:spacing w:after="120" w:line="312" w:lineRule="auto"/>
        <w:rPr>
          <w:color w:val="FF0000"/>
          <w:sz w:val="28"/>
          <w:szCs w:val="28"/>
        </w:rPr>
      </w:pPr>
      <w:proofErr w:type="spellStart"/>
      <w:r w:rsidRPr="00DC4FDF">
        <w:rPr>
          <w:color w:val="FF0000"/>
          <w:sz w:val="28"/>
          <w:szCs w:val="28"/>
        </w:rPr>
        <w:t>Lề</w:t>
      </w:r>
      <w:proofErr w:type="spellEnd"/>
      <w:r w:rsidRPr="00DC4FDF">
        <w:rPr>
          <w:color w:val="FF0000"/>
          <w:sz w:val="28"/>
          <w:szCs w:val="28"/>
        </w:rPr>
        <w:t xml:space="preserve"> </w:t>
      </w:r>
      <w:proofErr w:type="spellStart"/>
      <w:r w:rsidRPr="00DC4FDF">
        <w:rPr>
          <w:color w:val="FF0000"/>
          <w:sz w:val="28"/>
          <w:szCs w:val="28"/>
        </w:rPr>
        <w:t>trên</w:t>
      </w:r>
      <w:proofErr w:type="spellEnd"/>
      <w:r w:rsidRPr="00DC4FDF">
        <w:rPr>
          <w:color w:val="FF0000"/>
          <w:sz w:val="28"/>
          <w:szCs w:val="28"/>
        </w:rPr>
        <w:t>: 2,5 cm</w:t>
      </w:r>
      <w:r w:rsidRPr="00DC4FDF">
        <w:rPr>
          <w:color w:val="FF0000"/>
          <w:sz w:val="28"/>
          <w:szCs w:val="28"/>
        </w:rPr>
        <w:tab/>
      </w:r>
      <w:r w:rsidRPr="00DC4FDF">
        <w:rPr>
          <w:color w:val="FF0000"/>
          <w:sz w:val="28"/>
          <w:szCs w:val="28"/>
        </w:rPr>
        <w:tab/>
      </w:r>
      <w:proofErr w:type="spellStart"/>
      <w:r w:rsidRPr="00DC4FDF">
        <w:rPr>
          <w:color w:val="FF0000"/>
          <w:sz w:val="28"/>
          <w:szCs w:val="28"/>
        </w:rPr>
        <w:t>Lề</w:t>
      </w:r>
      <w:proofErr w:type="spellEnd"/>
      <w:r w:rsidRPr="00DC4FDF">
        <w:rPr>
          <w:color w:val="FF0000"/>
          <w:sz w:val="28"/>
          <w:szCs w:val="28"/>
        </w:rPr>
        <w:t xml:space="preserve"> </w:t>
      </w:r>
      <w:proofErr w:type="spellStart"/>
      <w:r w:rsidRPr="00DC4FDF">
        <w:rPr>
          <w:color w:val="FF0000"/>
          <w:sz w:val="28"/>
          <w:szCs w:val="28"/>
        </w:rPr>
        <w:t>dưới</w:t>
      </w:r>
      <w:proofErr w:type="spellEnd"/>
      <w:r w:rsidRPr="00DC4FDF">
        <w:rPr>
          <w:color w:val="FF0000"/>
          <w:sz w:val="28"/>
          <w:szCs w:val="28"/>
        </w:rPr>
        <w:t>: 2 cm</w:t>
      </w:r>
    </w:p>
    <w:p w14:paraId="2520B342" w14:textId="77777777" w:rsidR="00F51CCB" w:rsidRPr="00DC4FDF" w:rsidRDefault="00F51CCB" w:rsidP="003C0C8D">
      <w:pPr>
        <w:spacing w:after="120" w:line="312" w:lineRule="auto"/>
        <w:rPr>
          <w:color w:val="FF0000"/>
          <w:sz w:val="28"/>
          <w:szCs w:val="28"/>
        </w:rPr>
      </w:pPr>
      <w:proofErr w:type="spellStart"/>
      <w:r w:rsidRPr="00DC4FDF">
        <w:rPr>
          <w:color w:val="FF0000"/>
          <w:sz w:val="28"/>
          <w:szCs w:val="28"/>
        </w:rPr>
        <w:t>Lề</w:t>
      </w:r>
      <w:proofErr w:type="spellEnd"/>
      <w:r w:rsidRPr="00DC4FDF">
        <w:rPr>
          <w:color w:val="FF0000"/>
          <w:sz w:val="28"/>
          <w:szCs w:val="28"/>
        </w:rPr>
        <w:t xml:space="preserve"> </w:t>
      </w:r>
      <w:proofErr w:type="spellStart"/>
      <w:r w:rsidRPr="00DC4FDF">
        <w:rPr>
          <w:color w:val="FF0000"/>
          <w:sz w:val="28"/>
          <w:szCs w:val="28"/>
        </w:rPr>
        <w:t>trái</w:t>
      </w:r>
      <w:proofErr w:type="spellEnd"/>
      <w:r w:rsidRPr="00DC4FDF">
        <w:rPr>
          <w:color w:val="FF0000"/>
          <w:sz w:val="28"/>
          <w:szCs w:val="28"/>
        </w:rPr>
        <w:t>: 3</w:t>
      </w:r>
      <w:r w:rsidR="00883BEA" w:rsidRPr="00DC4FDF">
        <w:rPr>
          <w:color w:val="FF0000"/>
          <w:sz w:val="28"/>
          <w:szCs w:val="28"/>
        </w:rPr>
        <w:t>,5</w:t>
      </w:r>
      <w:r w:rsidRPr="00DC4FDF">
        <w:rPr>
          <w:color w:val="FF0000"/>
          <w:sz w:val="28"/>
          <w:szCs w:val="28"/>
        </w:rPr>
        <w:t xml:space="preserve"> cm</w:t>
      </w:r>
      <w:r w:rsidRPr="00DC4FDF">
        <w:rPr>
          <w:color w:val="FF0000"/>
          <w:sz w:val="28"/>
          <w:szCs w:val="28"/>
        </w:rPr>
        <w:tab/>
      </w:r>
      <w:r w:rsidRPr="00DC4FDF">
        <w:rPr>
          <w:color w:val="FF0000"/>
          <w:sz w:val="28"/>
          <w:szCs w:val="28"/>
        </w:rPr>
        <w:tab/>
      </w:r>
      <w:proofErr w:type="spellStart"/>
      <w:r w:rsidRPr="00DC4FDF">
        <w:rPr>
          <w:color w:val="FF0000"/>
          <w:sz w:val="28"/>
          <w:szCs w:val="28"/>
        </w:rPr>
        <w:t>lề</w:t>
      </w:r>
      <w:proofErr w:type="spellEnd"/>
      <w:r w:rsidRPr="00DC4FDF">
        <w:rPr>
          <w:color w:val="FF0000"/>
          <w:sz w:val="28"/>
          <w:szCs w:val="28"/>
        </w:rPr>
        <w:t xml:space="preserve"> </w:t>
      </w:r>
      <w:proofErr w:type="spellStart"/>
      <w:r w:rsidRPr="00DC4FDF">
        <w:rPr>
          <w:color w:val="FF0000"/>
          <w:sz w:val="28"/>
          <w:szCs w:val="28"/>
        </w:rPr>
        <w:t>phải</w:t>
      </w:r>
      <w:proofErr w:type="spellEnd"/>
      <w:r w:rsidRPr="00DC4FDF">
        <w:rPr>
          <w:color w:val="FF0000"/>
          <w:sz w:val="28"/>
          <w:szCs w:val="28"/>
        </w:rPr>
        <w:t>: 2 cm</w:t>
      </w:r>
    </w:p>
    <w:p w14:paraId="7289B0CF" w14:textId="77777777" w:rsidR="001D2A82" w:rsidRPr="00DC4FDF" w:rsidRDefault="00115040" w:rsidP="001D2A82">
      <w:pPr>
        <w:spacing w:after="120" w:line="312" w:lineRule="auto"/>
        <w:rPr>
          <w:color w:val="FF0000"/>
          <w:sz w:val="28"/>
          <w:szCs w:val="28"/>
        </w:rPr>
      </w:pPr>
      <w:proofErr w:type="spellStart"/>
      <w:r w:rsidRPr="00DC4FDF">
        <w:rPr>
          <w:color w:val="FF0000"/>
          <w:sz w:val="28"/>
          <w:szCs w:val="28"/>
        </w:rPr>
        <w:t>Nội</w:t>
      </w:r>
      <w:proofErr w:type="spellEnd"/>
      <w:r w:rsidRPr="00DC4FDF">
        <w:rPr>
          <w:color w:val="FF0000"/>
          <w:sz w:val="28"/>
          <w:szCs w:val="28"/>
        </w:rPr>
        <w:t xml:space="preserve"> dung </w:t>
      </w:r>
      <w:proofErr w:type="spellStart"/>
      <w:r w:rsidRPr="00DC4FDF">
        <w:rPr>
          <w:color w:val="FF0000"/>
          <w:sz w:val="28"/>
          <w:szCs w:val="28"/>
        </w:rPr>
        <w:t>b</w:t>
      </w:r>
      <w:r w:rsidR="00B27BEE" w:rsidRPr="00DC4FDF">
        <w:rPr>
          <w:color w:val="FF0000"/>
          <w:sz w:val="28"/>
          <w:szCs w:val="28"/>
        </w:rPr>
        <w:t>áo</w:t>
      </w:r>
      <w:proofErr w:type="spellEnd"/>
      <w:r w:rsidR="00B27BEE" w:rsidRPr="00DC4FDF">
        <w:rPr>
          <w:color w:val="FF0000"/>
          <w:sz w:val="28"/>
          <w:szCs w:val="28"/>
        </w:rPr>
        <w:t xml:space="preserve"> </w:t>
      </w:r>
      <w:proofErr w:type="spellStart"/>
      <w:r w:rsidR="00B27BEE" w:rsidRPr="00DC4FDF">
        <w:rPr>
          <w:color w:val="FF0000"/>
          <w:sz w:val="28"/>
          <w:szCs w:val="28"/>
        </w:rPr>
        <w:t>cáo</w:t>
      </w:r>
      <w:proofErr w:type="spellEnd"/>
      <w:r w:rsidR="00B27BEE" w:rsidRPr="00DC4FDF">
        <w:rPr>
          <w:color w:val="FF0000"/>
          <w:sz w:val="28"/>
          <w:szCs w:val="28"/>
        </w:rPr>
        <w:t xml:space="preserve"> </w:t>
      </w:r>
      <w:proofErr w:type="spellStart"/>
      <w:r w:rsidR="00B27BEE" w:rsidRPr="00DC4FDF">
        <w:rPr>
          <w:color w:val="FF0000"/>
          <w:sz w:val="28"/>
          <w:szCs w:val="28"/>
        </w:rPr>
        <w:t>trình</w:t>
      </w:r>
      <w:proofErr w:type="spellEnd"/>
      <w:r w:rsidR="00B27BEE" w:rsidRPr="00DC4FDF">
        <w:rPr>
          <w:color w:val="FF0000"/>
          <w:sz w:val="28"/>
          <w:szCs w:val="28"/>
        </w:rPr>
        <w:t xml:space="preserve"> </w:t>
      </w:r>
      <w:proofErr w:type="spellStart"/>
      <w:r w:rsidR="00B27BEE" w:rsidRPr="00DC4FDF">
        <w:rPr>
          <w:color w:val="FF0000"/>
          <w:sz w:val="28"/>
          <w:szCs w:val="28"/>
        </w:rPr>
        <w:t>bày</w:t>
      </w:r>
      <w:proofErr w:type="spellEnd"/>
      <w:r w:rsidR="00B27BEE" w:rsidRPr="00DC4FDF">
        <w:rPr>
          <w:color w:val="FF0000"/>
          <w:sz w:val="28"/>
          <w:szCs w:val="28"/>
        </w:rPr>
        <w:t xml:space="preserve">: </w:t>
      </w:r>
      <w:r w:rsidR="001D2A82" w:rsidRPr="00DC4FDF">
        <w:rPr>
          <w:color w:val="FF0000"/>
          <w:sz w:val="28"/>
          <w:szCs w:val="28"/>
        </w:rPr>
        <w:t xml:space="preserve">Các </w:t>
      </w:r>
      <w:proofErr w:type="spellStart"/>
      <w:r w:rsidR="001D2A82" w:rsidRPr="00DC4FDF">
        <w:rPr>
          <w:color w:val="FF0000"/>
          <w:sz w:val="28"/>
          <w:szCs w:val="28"/>
        </w:rPr>
        <w:t>đoạn</w:t>
      </w:r>
      <w:proofErr w:type="spellEnd"/>
      <w:r w:rsidR="001D2A82" w:rsidRPr="00DC4FDF">
        <w:rPr>
          <w:color w:val="FF0000"/>
          <w:sz w:val="28"/>
          <w:szCs w:val="28"/>
        </w:rPr>
        <w:t xml:space="preserve"> </w:t>
      </w:r>
      <w:proofErr w:type="spellStart"/>
      <w:r w:rsidR="001D2A82" w:rsidRPr="00DC4FDF">
        <w:rPr>
          <w:color w:val="FF0000"/>
          <w:sz w:val="28"/>
          <w:szCs w:val="28"/>
        </w:rPr>
        <w:t>báo</w:t>
      </w:r>
      <w:proofErr w:type="spellEnd"/>
      <w:r w:rsidR="001D2A82" w:rsidRPr="00DC4FDF">
        <w:rPr>
          <w:color w:val="FF0000"/>
          <w:sz w:val="28"/>
          <w:szCs w:val="28"/>
        </w:rPr>
        <w:t xml:space="preserve"> </w:t>
      </w:r>
      <w:proofErr w:type="spellStart"/>
      <w:r w:rsidR="001D2A82" w:rsidRPr="00DC4FDF">
        <w:rPr>
          <w:color w:val="FF0000"/>
          <w:sz w:val="28"/>
          <w:szCs w:val="28"/>
        </w:rPr>
        <w:t>cáo</w:t>
      </w:r>
      <w:proofErr w:type="spellEnd"/>
      <w:r w:rsidR="001D2A82" w:rsidRPr="00DC4FDF">
        <w:rPr>
          <w:color w:val="FF0000"/>
          <w:sz w:val="28"/>
          <w:szCs w:val="28"/>
        </w:rPr>
        <w:t xml:space="preserve"> </w:t>
      </w:r>
      <w:proofErr w:type="spellStart"/>
      <w:r w:rsidR="001D2A82" w:rsidRPr="00DC4FDF">
        <w:rPr>
          <w:color w:val="FF0000"/>
          <w:sz w:val="28"/>
          <w:szCs w:val="28"/>
        </w:rPr>
        <w:t>căn</w:t>
      </w:r>
      <w:proofErr w:type="spellEnd"/>
      <w:r w:rsidR="001D2A82" w:rsidRPr="00DC4FDF">
        <w:rPr>
          <w:color w:val="FF0000"/>
          <w:sz w:val="28"/>
          <w:szCs w:val="28"/>
        </w:rPr>
        <w:t xml:space="preserve"> </w:t>
      </w:r>
      <w:proofErr w:type="spellStart"/>
      <w:r w:rsidR="001D2A82" w:rsidRPr="00DC4FDF">
        <w:rPr>
          <w:color w:val="FF0000"/>
          <w:sz w:val="28"/>
          <w:szCs w:val="28"/>
        </w:rPr>
        <w:t>đều</w:t>
      </w:r>
      <w:proofErr w:type="spellEnd"/>
      <w:r w:rsidR="001D2A82" w:rsidRPr="00DC4FDF">
        <w:rPr>
          <w:color w:val="FF0000"/>
          <w:sz w:val="28"/>
          <w:szCs w:val="28"/>
        </w:rPr>
        <w:t xml:space="preserve"> 2 </w:t>
      </w:r>
      <w:proofErr w:type="spellStart"/>
      <w:r w:rsidR="001D2A82" w:rsidRPr="00DC4FDF">
        <w:rPr>
          <w:color w:val="FF0000"/>
          <w:sz w:val="28"/>
          <w:szCs w:val="28"/>
        </w:rPr>
        <w:t>bên</w:t>
      </w:r>
      <w:proofErr w:type="spellEnd"/>
    </w:p>
    <w:p w14:paraId="2750DA21" w14:textId="77777777" w:rsidR="00F51CCB" w:rsidRPr="00DC4FDF" w:rsidRDefault="00F51CCB" w:rsidP="003C0C8D">
      <w:pPr>
        <w:spacing w:after="120" w:line="312" w:lineRule="auto"/>
        <w:rPr>
          <w:color w:val="FF0000"/>
          <w:sz w:val="28"/>
          <w:szCs w:val="28"/>
        </w:rPr>
      </w:pPr>
      <w:proofErr w:type="spellStart"/>
      <w:r w:rsidRPr="00DC4FDF">
        <w:rPr>
          <w:color w:val="FF0000"/>
          <w:sz w:val="28"/>
          <w:szCs w:val="28"/>
        </w:rPr>
        <w:t>Phông</w:t>
      </w:r>
      <w:proofErr w:type="spellEnd"/>
      <w:r w:rsidRPr="00DC4FDF">
        <w:rPr>
          <w:color w:val="FF0000"/>
          <w:sz w:val="28"/>
          <w:szCs w:val="28"/>
        </w:rPr>
        <w:t xml:space="preserve"> </w:t>
      </w:r>
      <w:proofErr w:type="spellStart"/>
      <w:r w:rsidRPr="00DC4FDF">
        <w:rPr>
          <w:color w:val="FF0000"/>
          <w:sz w:val="28"/>
          <w:szCs w:val="28"/>
        </w:rPr>
        <w:t>chữ</w:t>
      </w:r>
      <w:proofErr w:type="spellEnd"/>
      <w:r w:rsidRPr="00DC4FDF">
        <w:rPr>
          <w:color w:val="FF0000"/>
          <w:sz w:val="28"/>
          <w:szCs w:val="28"/>
        </w:rPr>
        <w:t>: Time New Roman</w:t>
      </w:r>
    </w:p>
    <w:p w14:paraId="63CCF13D" w14:textId="77777777" w:rsidR="00F51CCB" w:rsidRPr="00DC4FDF" w:rsidRDefault="00F51CCB" w:rsidP="003319B1">
      <w:pPr>
        <w:spacing w:after="120" w:line="312" w:lineRule="auto"/>
        <w:rPr>
          <w:color w:val="FF0000"/>
          <w:sz w:val="28"/>
          <w:szCs w:val="28"/>
        </w:rPr>
      </w:pPr>
      <w:proofErr w:type="spellStart"/>
      <w:r w:rsidRPr="00DC4FDF">
        <w:rPr>
          <w:color w:val="FF0000"/>
          <w:sz w:val="28"/>
          <w:szCs w:val="28"/>
        </w:rPr>
        <w:t>Cỡ</w:t>
      </w:r>
      <w:proofErr w:type="spellEnd"/>
      <w:r w:rsidRPr="00DC4FDF">
        <w:rPr>
          <w:color w:val="FF0000"/>
          <w:sz w:val="28"/>
          <w:szCs w:val="28"/>
        </w:rPr>
        <w:t xml:space="preserve"> </w:t>
      </w:r>
      <w:proofErr w:type="spellStart"/>
      <w:r w:rsidRPr="00DC4FDF">
        <w:rPr>
          <w:color w:val="FF0000"/>
          <w:sz w:val="28"/>
          <w:szCs w:val="28"/>
        </w:rPr>
        <w:t>chữ</w:t>
      </w:r>
      <w:proofErr w:type="spellEnd"/>
      <w:r w:rsidRPr="00DC4FDF">
        <w:rPr>
          <w:color w:val="FF0000"/>
          <w:sz w:val="28"/>
          <w:szCs w:val="28"/>
        </w:rPr>
        <w:t>: 1</w:t>
      </w:r>
      <w:r w:rsidR="00237D14" w:rsidRPr="00DC4FDF">
        <w:rPr>
          <w:color w:val="FF0000"/>
          <w:sz w:val="28"/>
          <w:szCs w:val="28"/>
        </w:rPr>
        <w:t>3 (</w:t>
      </w:r>
      <w:proofErr w:type="spellStart"/>
      <w:r w:rsidR="00237D14" w:rsidRPr="00DC4FDF">
        <w:rPr>
          <w:color w:val="FF0000"/>
          <w:sz w:val="28"/>
          <w:szCs w:val="28"/>
        </w:rPr>
        <w:t>hoặc</w:t>
      </w:r>
      <w:proofErr w:type="spellEnd"/>
      <w:r w:rsidR="00237D14" w:rsidRPr="00DC4FDF">
        <w:rPr>
          <w:color w:val="FF0000"/>
          <w:sz w:val="28"/>
          <w:szCs w:val="28"/>
        </w:rPr>
        <w:t xml:space="preserve"> 14)</w:t>
      </w:r>
    </w:p>
    <w:p w14:paraId="484F956A" w14:textId="77777777" w:rsidR="00F51CCB" w:rsidRPr="00DC4FDF" w:rsidRDefault="00F51CCB" w:rsidP="00115040">
      <w:pPr>
        <w:spacing w:after="120" w:line="312" w:lineRule="auto"/>
        <w:rPr>
          <w:color w:val="FF0000"/>
          <w:sz w:val="28"/>
          <w:szCs w:val="28"/>
        </w:rPr>
      </w:pPr>
      <w:proofErr w:type="spellStart"/>
      <w:r w:rsidRPr="00DC4FDF">
        <w:rPr>
          <w:color w:val="FF0000"/>
          <w:sz w:val="28"/>
          <w:szCs w:val="28"/>
        </w:rPr>
        <w:t>Dãn</w:t>
      </w:r>
      <w:proofErr w:type="spellEnd"/>
      <w:r w:rsidRPr="00DC4FDF">
        <w:rPr>
          <w:color w:val="FF0000"/>
          <w:sz w:val="28"/>
          <w:szCs w:val="28"/>
        </w:rPr>
        <w:t xml:space="preserve"> </w:t>
      </w:r>
      <w:proofErr w:type="spellStart"/>
      <w:r w:rsidRPr="00DC4FDF">
        <w:rPr>
          <w:color w:val="FF0000"/>
          <w:sz w:val="28"/>
          <w:szCs w:val="28"/>
        </w:rPr>
        <w:t>dòng</w:t>
      </w:r>
      <w:proofErr w:type="spellEnd"/>
      <w:r w:rsidRPr="00DC4FDF">
        <w:rPr>
          <w:color w:val="FF0000"/>
          <w:sz w:val="28"/>
          <w:szCs w:val="28"/>
        </w:rPr>
        <w:t xml:space="preserve">: </w:t>
      </w:r>
      <w:r w:rsidR="00115040" w:rsidRPr="00DC4FDF">
        <w:rPr>
          <w:color w:val="FF0000"/>
          <w:sz w:val="28"/>
          <w:szCs w:val="28"/>
        </w:rPr>
        <w:t>Multiple 1.3</w:t>
      </w:r>
    </w:p>
    <w:p w14:paraId="3023DEB2" w14:textId="77777777" w:rsidR="00883BEA" w:rsidRPr="00DC4FDF" w:rsidRDefault="00883BEA" w:rsidP="003319B1">
      <w:pPr>
        <w:spacing w:after="120" w:line="312" w:lineRule="auto"/>
        <w:rPr>
          <w:color w:val="FF0000"/>
          <w:sz w:val="28"/>
          <w:szCs w:val="28"/>
        </w:rPr>
      </w:pPr>
      <w:proofErr w:type="spellStart"/>
      <w:r w:rsidRPr="00DC4FDF">
        <w:rPr>
          <w:color w:val="FF0000"/>
          <w:sz w:val="28"/>
          <w:szCs w:val="28"/>
        </w:rPr>
        <w:t>Đánh</w:t>
      </w:r>
      <w:proofErr w:type="spellEnd"/>
      <w:r w:rsidRPr="00DC4FDF">
        <w:rPr>
          <w:color w:val="FF0000"/>
          <w:sz w:val="28"/>
          <w:szCs w:val="28"/>
        </w:rPr>
        <w:t xml:space="preserve"> </w:t>
      </w:r>
      <w:proofErr w:type="spellStart"/>
      <w:r w:rsidRPr="00DC4FDF">
        <w:rPr>
          <w:color w:val="FF0000"/>
          <w:sz w:val="28"/>
          <w:szCs w:val="28"/>
        </w:rPr>
        <w:t>số</w:t>
      </w:r>
      <w:proofErr w:type="spellEnd"/>
      <w:r w:rsidRPr="00DC4FDF">
        <w:rPr>
          <w:color w:val="FF0000"/>
          <w:sz w:val="28"/>
          <w:szCs w:val="28"/>
        </w:rPr>
        <w:t xml:space="preserve"> </w:t>
      </w:r>
      <w:proofErr w:type="spellStart"/>
      <w:r w:rsidRPr="00DC4FDF">
        <w:rPr>
          <w:color w:val="FF0000"/>
          <w:sz w:val="28"/>
          <w:szCs w:val="28"/>
        </w:rPr>
        <w:t>trang</w:t>
      </w:r>
      <w:proofErr w:type="spellEnd"/>
      <w:r w:rsidRPr="00DC4FDF">
        <w:rPr>
          <w:color w:val="FF0000"/>
          <w:sz w:val="28"/>
          <w:szCs w:val="28"/>
        </w:rPr>
        <w:t xml:space="preserve"> ở </w:t>
      </w:r>
      <w:proofErr w:type="spellStart"/>
      <w:r w:rsidRPr="00DC4FDF">
        <w:rPr>
          <w:color w:val="FF0000"/>
          <w:sz w:val="28"/>
          <w:szCs w:val="28"/>
        </w:rPr>
        <w:t>giữa</w:t>
      </w:r>
      <w:proofErr w:type="spellEnd"/>
      <w:r w:rsidRPr="00DC4FDF">
        <w:rPr>
          <w:color w:val="FF0000"/>
          <w:sz w:val="28"/>
          <w:szCs w:val="28"/>
        </w:rPr>
        <w:t xml:space="preserve">, </w:t>
      </w:r>
      <w:proofErr w:type="spellStart"/>
      <w:r w:rsidRPr="00DC4FDF">
        <w:rPr>
          <w:color w:val="FF0000"/>
          <w:sz w:val="28"/>
          <w:szCs w:val="28"/>
        </w:rPr>
        <w:t>phía</w:t>
      </w:r>
      <w:proofErr w:type="spellEnd"/>
      <w:r w:rsidRPr="00DC4FDF">
        <w:rPr>
          <w:color w:val="FF0000"/>
          <w:sz w:val="28"/>
          <w:szCs w:val="28"/>
        </w:rPr>
        <w:t xml:space="preserve"> </w:t>
      </w:r>
      <w:proofErr w:type="spellStart"/>
      <w:r w:rsidRPr="00DC4FDF">
        <w:rPr>
          <w:color w:val="FF0000"/>
          <w:sz w:val="28"/>
          <w:szCs w:val="28"/>
        </w:rPr>
        <w:t>trên</w:t>
      </w:r>
      <w:proofErr w:type="spellEnd"/>
      <w:r w:rsidRPr="00DC4FDF">
        <w:rPr>
          <w:color w:val="FF0000"/>
          <w:sz w:val="28"/>
          <w:szCs w:val="28"/>
        </w:rPr>
        <w:t xml:space="preserve"> </w:t>
      </w:r>
      <w:proofErr w:type="spellStart"/>
      <w:r w:rsidRPr="00DC4FDF">
        <w:rPr>
          <w:color w:val="FF0000"/>
          <w:sz w:val="28"/>
          <w:szCs w:val="28"/>
        </w:rPr>
        <w:t>đầu</w:t>
      </w:r>
      <w:proofErr w:type="spellEnd"/>
      <w:r w:rsidRPr="00DC4FDF">
        <w:rPr>
          <w:color w:val="FF0000"/>
          <w:sz w:val="28"/>
          <w:szCs w:val="28"/>
        </w:rPr>
        <w:t xml:space="preserve"> </w:t>
      </w:r>
      <w:proofErr w:type="spellStart"/>
      <w:r w:rsidRPr="00DC4FDF">
        <w:rPr>
          <w:color w:val="FF0000"/>
          <w:sz w:val="28"/>
          <w:szCs w:val="28"/>
        </w:rPr>
        <w:t>mỗi</w:t>
      </w:r>
      <w:proofErr w:type="spellEnd"/>
      <w:r w:rsidRPr="00DC4FDF">
        <w:rPr>
          <w:color w:val="FF0000"/>
          <w:sz w:val="28"/>
          <w:szCs w:val="28"/>
        </w:rPr>
        <w:t xml:space="preserve"> </w:t>
      </w:r>
      <w:proofErr w:type="spellStart"/>
      <w:r w:rsidRPr="00DC4FDF">
        <w:rPr>
          <w:color w:val="FF0000"/>
          <w:sz w:val="28"/>
          <w:szCs w:val="28"/>
        </w:rPr>
        <w:t>trang</w:t>
      </w:r>
      <w:proofErr w:type="spellEnd"/>
      <w:r w:rsidRPr="00DC4FDF">
        <w:rPr>
          <w:color w:val="FF0000"/>
          <w:sz w:val="28"/>
          <w:szCs w:val="28"/>
        </w:rPr>
        <w:t xml:space="preserve"> </w:t>
      </w:r>
      <w:proofErr w:type="spellStart"/>
      <w:r w:rsidRPr="00DC4FDF">
        <w:rPr>
          <w:color w:val="FF0000"/>
          <w:sz w:val="28"/>
          <w:szCs w:val="28"/>
        </w:rPr>
        <w:t>giấy</w:t>
      </w:r>
      <w:proofErr w:type="spellEnd"/>
      <w:r w:rsidRPr="00DC4FDF">
        <w:rPr>
          <w:color w:val="FF0000"/>
          <w:sz w:val="28"/>
          <w:szCs w:val="28"/>
        </w:rPr>
        <w:t xml:space="preserve"> (</w:t>
      </w:r>
      <w:proofErr w:type="spellStart"/>
      <w:r w:rsidRPr="00DC4FDF">
        <w:rPr>
          <w:color w:val="FF0000"/>
          <w:sz w:val="28"/>
          <w:szCs w:val="28"/>
        </w:rPr>
        <w:t>phần</w:t>
      </w:r>
      <w:proofErr w:type="spellEnd"/>
      <w:r w:rsidRPr="00DC4FDF">
        <w:rPr>
          <w:color w:val="FF0000"/>
          <w:sz w:val="28"/>
          <w:szCs w:val="28"/>
        </w:rPr>
        <w:t xml:space="preserve"> Header)</w:t>
      </w:r>
    </w:p>
    <w:p w14:paraId="6B232EAC" w14:textId="77777777" w:rsidR="00B365EC" w:rsidRPr="00DC4FDF" w:rsidRDefault="00B27BEE" w:rsidP="003319B1">
      <w:pPr>
        <w:spacing w:after="120" w:line="312" w:lineRule="auto"/>
        <w:rPr>
          <w:color w:val="FF0000"/>
          <w:sz w:val="28"/>
          <w:szCs w:val="28"/>
          <w:lang w:val="vi-VN"/>
        </w:rPr>
      </w:pPr>
      <w:proofErr w:type="spellStart"/>
      <w:r w:rsidRPr="00DC4FDF">
        <w:rPr>
          <w:color w:val="FF0000"/>
          <w:sz w:val="28"/>
          <w:szCs w:val="28"/>
        </w:rPr>
        <w:t>Số</w:t>
      </w:r>
      <w:proofErr w:type="spellEnd"/>
      <w:r w:rsidRPr="00DC4FDF">
        <w:rPr>
          <w:color w:val="FF0000"/>
          <w:sz w:val="28"/>
          <w:szCs w:val="28"/>
        </w:rPr>
        <w:t xml:space="preserve"> </w:t>
      </w:r>
      <w:proofErr w:type="spellStart"/>
      <w:r w:rsidRPr="00DC4FDF">
        <w:rPr>
          <w:color w:val="FF0000"/>
          <w:sz w:val="28"/>
          <w:szCs w:val="28"/>
        </w:rPr>
        <w:t>lượng</w:t>
      </w:r>
      <w:proofErr w:type="spellEnd"/>
      <w:r w:rsidRPr="00DC4FDF">
        <w:rPr>
          <w:color w:val="FF0000"/>
          <w:sz w:val="28"/>
          <w:szCs w:val="28"/>
        </w:rPr>
        <w:t xml:space="preserve"> </w:t>
      </w:r>
      <w:proofErr w:type="spellStart"/>
      <w:r w:rsidRPr="00DC4FDF">
        <w:rPr>
          <w:color w:val="FF0000"/>
          <w:sz w:val="28"/>
          <w:szCs w:val="28"/>
        </w:rPr>
        <w:t>trang</w:t>
      </w:r>
      <w:proofErr w:type="spellEnd"/>
      <w:r w:rsidRPr="00DC4FDF">
        <w:rPr>
          <w:color w:val="FF0000"/>
          <w:sz w:val="28"/>
          <w:szCs w:val="28"/>
        </w:rPr>
        <w:t xml:space="preserve"> </w:t>
      </w:r>
      <w:proofErr w:type="spellStart"/>
      <w:r w:rsidRPr="00DC4FDF">
        <w:rPr>
          <w:color w:val="FF0000"/>
          <w:sz w:val="28"/>
          <w:szCs w:val="28"/>
        </w:rPr>
        <w:t>báo</w:t>
      </w:r>
      <w:proofErr w:type="spellEnd"/>
      <w:r w:rsidRPr="00DC4FDF">
        <w:rPr>
          <w:color w:val="FF0000"/>
          <w:sz w:val="28"/>
          <w:szCs w:val="28"/>
        </w:rPr>
        <w:t xml:space="preserve"> </w:t>
      </w:r>
      <w:proofErr w:type="spellStart"/>
      <w:r w:rsidRPr="00DC4FDF">
        <w:rPr>
          <w:color w:val="FF0000"/>
          <w:sz w:val="28"/>
          <w:szCs w:val="28"/>
        </w:rPr>
        <w:t>cáo</w:t>
      </w:r>
      <w:proofErr w:type="spellEnd"/>
      <w:r w:rsidRPr="00DC4FDF">
        <w:rPr>
          <w:color w:val="FF0000"/>
          <w:sz w:val="28"/>
          <w:szCs w:val="28"/>
        </w:rPr>
        <w:t xml:space="preserve">: </w:t>
      </w:r>
      <w:proofErr w:type="spellStart"/>
      <w:r w:rsidRPr="00DC4FDF">
        <w:rPr>
          <w:color w:val="FF0000"/>
          <w:sz w:val="28"/>
          <w:szCs w:val="28"/>
        </w:rPr>
        <w:t>từ</w:t>
      </w:r>
      <w:proofErr w:type="spellEnd"/>
      <w:r w:rsidR="00967412" w:rsidRPr="00DC4FDF">
        <w:rPr>
          <w:color w:val="FF0000"/>
          <w:sz w:val="28"/>
          <w:szCs w:val="28"/>
        </w:rPr>
        <w:t xml:space="preserve"> </w:t>
      </w:r>
      <w:r w:rsidR="001664DC" w:rsidRPr="00DC4FDF">
        <w:rPr>
          <w:color w:val="FF0000"/>
          <w:sz w:val="28"/>
          <w:szCs w:val="28"/>
        </w:rPr>
        <w:t>40</w:t>
      </w:r>
      <w:r w:rsidR="00967412" w:rsidRPr="00DC4FDF">
        <w:rPr>
          <w:color w:val="FF0000"/>
          <w:sz w:val="28"/>
          <w:szCs w:val="28"/>
        </w:rPr>
        <w:t xml:space="preserve"> - </w:t>
      </w:r>
      <w:r w:rsidR="00DC2003" w:rsidRPr="00DC4FDF">
        <w:rPr>
          <w:color w:val="FF0000"/>
          <w:sz w:val="28"/>
          <w:szCs w:val="28"/>
        </w:rPr>
        <w:t>6</w:t>
      </w:r>
      <w:r w:rsidR="00967412" w:rsidRPr="00DC4FDF">
        <w:rPr>
          <w:color w:val="FF0000"/>
          <w:sz w:val="28"/>
          <w:szCs w:val="28"/>
        </w:rPr>
        <w:t xml:space="preserve">0 </w:t>
      </w:r>
      <w:proofErr w:type="spellStart"/>
      <w:r w:rsidR="00967412" w:rsidRPr="00DC4FDF">
        <w:rPr>
          <w:color w:val="FF0000"/>
          <w:sz w:val="28"/>
          <w:szCs w:val="28"/>
        </w:rPr>
        <w:t>trang</w:t>
      </w:r>
      <w:proofErr w:type="spellEnd"/>
    </w:p>
    <w:p w14:paraId="3EE0ABB7" w14:textId="77777777" w:rsidR="00DC5654" w:rsidRPr="00DC4FDF" w:rsidRDefault="00DC5654" w:rsidP="00DC4FDF">
      <w:pPr>
        <w:spacing w:after="120" w:line="312" w:lineRule="auto"/>
        <w:jc w:val="both"/>
        <w:rPr>
          <w:color w:val="000000"/>
          <w:sz w:val="28"/>
          <w:szCs w:val="28"/>
          <w:lang w:val="vi-VN"/>
        </w:rPr>
      </w:pPr>
    </w:p>
    <w:sectPr w:rsidR="00DC5654" w:rsidRPr="00DC4FDF" w:rsidSect="00DC4FDF">
      <w:pgSz w:w="12240" w:h="15840"/>
      <w:pgMar w:top="1418" w:right="1134" w:bottom="1134"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95F0E" w14:textId="77777777" w:rsidR="00D85A93" w:rsidRDefault="00D85A93" w:rsidP="00883BEA">
      <w:pPr>
        <w:spacing w:after="0" w:line="240" w:lineRule="auto"/>
      </w:pPr>
      <w:r>
        <w:separator/>
      </w:r>
    </w:p>
  </w:endnote>
  <w:endnote w:type="continuationSeparator" w:id="0">
    <w:p w14:paraId="384243A1" w14:textId="77777777" w:rsidR="00D85A93" w:rsidRDefault="00D85A93" w:rsidP="00883B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H">
    <w:altName w:val="Times New Roman"/>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D5E7F" w14:textId="77777777" w:rsidR="00D4593D" w:rsidRDefault="00D4593D">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F0910" w14:textId="77777777" w:rsidR="00D85A93" w:rsidRDefault="00D85A93" w:rsidP="00883BEA">
      <w:pPr>
        <w:spacing w:after="0" w:line="240" w:lineRule="auto"/>
      </w:pPr>
      <w:r>
        <w:separator/>
      </w:r>
    </w:p>
  </w:footnote>
  <w:footnote w:type="continuationSeparator" w:id="0">
    <w:p w14:paraId="13CA2EB0" w14:textId="77777777" w:rsidR="00D85A93" w:rsidRDefault="00D85A93" w:rsidP="00883B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E9619" w14:textId="77777777" w:rsidR="00883BEA" w:rsidRPr="0098171A" w:rsidRDefault="0098171A">
    <w:pPr>
      <w:pStyle w:val="utrang"/>
      <w:jc w:val="center"/>
      <w:rPr>
        <w:lang w:val="en-US"/>
      </w:rPr>
    </w:pPr>
    <w:r>
      <w:rPr>
        <w:lang w:val="en-US"/>
      </w:rPr>
      <w:t>-</w:t>
    </w:r>
    <w:r w:rsidR="00883BEA">
      <w:fldChar w:fldCharType="begin"/>
    </w:r>
    <w:r w:rsidR="00883BEA">
      <w:instrText xml:space="preserve"> PAGE   \* MERGEFORMAT </w:instrText>
    </w:r>
    <w:r w:rsidR="00883BEA">
      <w:fldChar w:fldCharType="separate"/>
    </w:r>
    <w:r w:rsidR="00C66953">
      <w:rPr>
        <w:noProof/>
      </w:rPr>
      <w:t>2</w:t>
    </w:r>
    <w:r w:rsidR="00883BEA">
      <w:rPr>
        <w:noProof/>
      </w:rPr>
      <w:fldChar w:fldCharType="end"/>
    </w:r>
    <w:r>
      <w:rPr>
        <w:noProof/>
        <w:lang w:val="en-US"/>
      </w:rPr>
      <w:t>-</w:t>
    </w:r>
  </w:p>
  <w:p w14:paraId="5F91083C" w14:textId="77777777" w:rsidR="00883BEA" w:rsidRDefault="00883BEA">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B0D38"/>
    <w:multiLevelType w:val="multilevel"/>
    <w:tmpl w:val="9F342928"/>
    <w:lvl w:ilvl="0">
      <w:start w:val="2"/>
      <w:numFmt w:val="decimal"/>
      <w:lvlText w:val="%1."/>
      <w:lvlJc w:val="left"/>
      <w:pPr>
        <w:ind w:left="648" w:hanging="648"/>
      </w:pPr>
      <w:rPr>
        <w:rFonts w:hint="default"/>
      </w:rPr>
    </w:lvl>
    <w:lvl w:ilvl="1">
      <w:start w:val="3"/>
      <w:numFmt w:val="decimal"/>
      <w:lvlText w:val="%1.%2."/>
      <w:lvlJc w:val="left"/>
      <w:pPr>
        <w:ind w:left="720" w:hanging="7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59E312F"/>
    <w:multiLevelType w:val="hybridMultilevel"/>
    <w:tmpl w:val="212616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2905AA7"/>
    <w:multiLevelType w:val="multilevel"/>
    <w:tmpl w:val="F6E8E476"/>
    <w:lvl w:ilvl="0">
      <w:start w:val="1"/>
      <w:numFmt w:val="decimal"/>
      <w:lvlText w:val="%1."/>
      <w:lvlJc w:val="left"/>
      <w:pPr>
        <w:ind w:left="660" w:hanging="660"/>
      </w:pPr>
      <w:rPr>
        <w:rFonts w:hint="default"/>
      </w:rPr>
    </w:lvl>
    <w:lvl w:ilvl="1">
      <w:start w:val="1"/>
      <w:numFmt w:val="decimal"/>
      <w:lvlText w:val="%1.%2."/>
      <w:lvlJc w:val="left"/>
      <w:pPr>
        <w:ind w:left="1004" w:hanging="720"/>
      </w:pPr>
      <w:rPr>
        <w:rFonts w:hint="default"/>
        <w:b/>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3" w15:restartNumberingAfterBreak="0">
    <w:nsid w:val="13E44FF9"/>
    <w:multiLevelType w:val="hybridMultilevel"/>
    <w:tmpl w:val="A08A5D00"/>
    <w:lvl w:ilvl="0" w:tplc="80583D10">
      <w:start w:val="2"/>
      <w:numFmt w:val="bullet"/>
      <w:lvlText w:val="-"/>
      <w:lvlJc w:val="left"/>
      <w:pPr>
        <w:ind w:left="2138" w:hanging="360"/>
      </w:pPr>
      <w:rPr>
        <w:rFonts w:ascii="Times New Roman" w:eastAsiaTheme="minorHAnsi" w:hAnsi="Times New Roman" w:cs="Times New Roman"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4" w15:restartNumberingAfterBreak="0">
    <w:nsid w:val="1ED34449"/>
    <w:multiLevelType w:val="hybridMultilevel"/>
    <w:tmpl w:val="B7BC21F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920A1A"/>
    <w:multiLevelType w:val="hybridMultilevel"/>
    <w:tmpl w:val="5F9424A2"/>
    <w:lvl w:ilvl="0" w:tplc="80583D10">
      <w:start w:val="2"/>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1DA615C"/>
    <w:multiLevelType w:val="multilevel"/>
    <w:tmpl w:val="C0B09FC8"/>
    <w:lvl w:ilvl="0">
      <w:start w:val="2"/>
      <w:numFmt w:val="decimal"/>
      <w:lvlText w:val="%1."/>
      <w:lvlJc w:val="left"/>
      <w:pPr>
        <w:ind w:left="864" w:hanging="864"/>
      </w:pPr>
      <w:rPr>
        <w:rFonts w:hint="default"/>
        <w:color w:val="auto"/>
      </w:rPr>
    </w:lvl>
    <w:lvl w:ilvl="1">
      <w:start w:val="5"/>
      <w:numFmt w:val="decimal"/>
      <w:lvlText w:val="%1.%2."/>
      <w:lvlJc w:val="left"/>
      <w:pPr>
        <w:ind w:left="1147" w:hanging="864"/>
      </w:pPr>
      <w:rPr>
        <w:rFonts w:hint="default"/>
        <w:color w:val="auto"/>
      </w:rPr>
    </w:lvl>
    <w:lvl w:ilvl="2">
      <w:start w:val="1"/>
      <w:numFmt w:val="decimal"/>
      <w:lvlText w:val="%1.%2.%3."/>
      <w:lvlJc w:val="left"/>
      <w:pPr>
        <w:ind w:left="1430" w:hanging="864"/>
      </w:pPr>
      <w:rPr>
        <w:rFonts w:hint="default"/>
        <w:color w:val="auto"/>
      </w:rPr>
    </w:lvl>
    <w:lvl w:ilvl="3">
      <w:start w:val="2"/>
      <w:numFmt w:val="decimal"/>
      <w:lvlText w:val="%1.%2.%3.%4."/>
      <w:lvlJc w:val="left"/>
      <w:pPr>
        <w:ind w:left="1929" w:hanging="1080"/>
      </w:pPr>
      <w:rPr>
        <w:rFonts w:hint="default"/>
        <w:color w:val="auto"/>
      </w:rPr>
    </w:lvl>
    <w:lvl w:ilvl="4">
      <w:start w:val="1"/>
      <w:numFmt w:val="decimal"/>
      <w:lvlText w:val="%1.%2.%3.%4.%5."/>
      <w:lvlJc w:val="left"/>
      <w:pPr>
        <w:ind w:left="2212" w:hanging="1080"/>
      </w:pPr>
      <w:rPr>
        <w:rFonts w:hint="default"/>
        <w:color w:val="auto"/>
      </w:rPr>
    </w:lvl>
    <w:lvl w:ilvl="5">
      <w:start w:val="1"/>
      <w:numFmt w:val="decimal"/>
      <w:lvlText w:val="%1.%2.%3.%4.%5.%6."/>
      <w:lvlJc w:val="left"/>
      <w:pPr>
        <w:ind w:left="2855" w:hanging="1440"/>
      </w:pPr>
      <w:rPr>
        <w:rFonts w:hint="default"/>
        <w:color w:val="auto"/>
      </w:rPr>
    </w:lvl>
    <w:lvl w:ilvl="6">
      <w:start w:val="1"/>
      <w:numFmt w:val="decimal"/>
      <w:lvlText w:val="%1.%2.%3.%4.%5.%6.%7."/>
      <w:lvlJc w:val="left"/>
      <w:pPr>
        <w:ind w:left="3498" w:hanging="1800"/>
      </w:pPr>
      <w:rPr>
        <w:rFonts w:hint="default"/>
        <w:color w:val="auto"/>
      </w:rPr>
    </w:lvl>
    <w:lvl w:ilvl="7">
      <w:start w:val="1"/>
      <w:numFmt w:val="decimal"/>
      <w:lvlText w:val="%1.%2.%3.%4.%5.%6.%7.%8."/>
      <w:lvlJc w:val="left"/>
      <w:pPr>
        <w:ind w:left="3781" w:hanging="1800"/>
      </w:pPr>
      <w:rPr>
        <w:rFonts w:hint="default"/>
        <w:color w:val="auto"/>
      </w:rPr>
    </w:lvl>
    <w:lvl w:ilvl="8">
      <w:start w:val="1"/>
      <w:numFmt w:val="decimal"/>
      <w:lvlText w:val="%1.%2.%3.%4.%5.%6.%7.%8.%9."/>
      <w:lvlJc w:val="left"/>
      <w:pPr>
        <w:ind w:left="4424" w:hanging="2160"/>
      </w:pPr>
      <w:rPr>
        <w:rFonts w:hint="default"/>
        <w:color w:val="auto"/>
      </w:rPr>
    </w:lvl>
  </w:abstractNum>
  <w:abstractNum w:abstractNumId="7" w15:restartNumberingAfterBreak="0">
    <w:nsid w:val="222238B7"/>
    <w:multiLevelType w:val="hybridMultilevel"/>
    <w:tmpl w:val="27763A6A"/>
    <w:lvl w:ilvl="0" w:tplc="04090001">
      <w:start w:val="1"/>
      <w:numFmt w:val="bullet"/>
      <w:lvlText w:val=""/>
      <w:lvlJc w:val="left"/>
      <w:pPr>
        <w:ind w:left="1704" w:hanging="360"/>
      </w:pPr>
      <w:rPr>
        <w:rFonts w:ascii="Symbol" w:hAnsi="Symbol" w:hint="default"/>
      </w:rPr>
    </w:lvl>
    <w:lvl w:ilvl="1" w:tplc="04090003" w:tentative="1">
      <w:start w:val="1"/>
      <w:numFmt w:val="bullet"/>
      <w:lvlText w:val="o"/>
      <w:lvlJc w:val="left"/>
      <w:pPr>
        <w:ind w:left="2424" w:hanging="360"/>
      </w:pPr>
      <w:rPr>
        <w:rFonts w:ascii="Courier New" w:hAnsi="Courier New" w:cs="Courier New" w:hint="default"/>
      </w:rPr>
    </w:lvl>
    <w:lvl w:ilvl="2" w:tplc="04090005" w:tentative="1">
      <w:start w:val="1"/>
      <w:numFmt w:val="bullet"/>
      <w:lvlText w:val=""/>
      <w:lvlJc w:val="left"/>
      <w:pPr>
        <w:ind w:left="3144" w:hanging="360"/>
      </w:pPr>
      <w:rPr>
        <w:rFonts w:ascii="Wingdings" w:hAnsi="Wingdings" w:hint="default"/>
      </w:rPr>
    </w:lvl>
    <w:lvl w:ilvl="3" w:tplc="04090001" w:tentative="1">
      <w:start w:val="1"/>
      <w:numFmt w:val="bullet"/>
      <w:lvlText w:val=""/>
      <w:lvlJc w:val="left"/>
      <w:pPr>
        <w:ind w:left="3864" w:hanging="360"/>
      </w:pPr>
      <w:rPr>
        <w:rFonts w:ascii="Symbol" w:hAnsi="Symbol" w:hint="default"/>
      </w:rPr>
    </w:lvl>
    <w:lvl w:ilvl="4" w:tplc="04090003" w:tentative="1">
      <w:start w:val="1"/>
      <w:numFmt w:val="bullet"/>
      <w:lvlText w:val="o"/>
      <w:lvlJc w:val="left"/>
      <w:pPr>
        <w:ind w:left="4584" w:hanging="360"/>
      </w:pPr>
      <w:rPr>
        <w:rFonts w:ascii="Courier New" w:hAnsi="Courier New" w:cs="Courier New" w:hint="default"/>
      </w:rPr>
    </w:lvl>
    <w:lvl w:ilvl="5" w:tplc="04090005" w:tentative="1">
      <w:start w:val="1"/>
      <w:numFmt w:val="bullet"/>
      <w:lvlText w:val=""/>
      <w:lvlJc w:val="left"/>
      <w:pPr>
        <w:ind w:left="5304" w:hanging="360"/>
      </w:pPr>
      <w:rPr>
        <w:rFonts w:ascii="Wingdings" w:hAnsi="Wingdings" w:hint="default"/>
      </w:rPr>
    </w:lvl>
    <w:lvl w:ilvl="6" w:tplc="04090001" w:tentative="1">
      <w:start w:val="1"/>
      <w:numFmt w:val="bullet"/>
      <w:lvlText w:val=""/>
      <w:lvlJc w:val="left"/>
      <w:pPr>
        <w:ind w:left="6024" w:hanging="360"/>
      </w:pPr>
      <w:rPr>
        <w:rFonts w:ascii="Symbol" w:hAnsi="Symbol" w:hint="default"/>
      </w:rPr>
    </w:lvl>
    <w:lvl w:ilvl="7" w:tplc="04090003" w:tentative="1">
      <w:start w:val="1"/>
      <w:numFmt w:val="bullet"/>
      <w:lvlText w:val="o"/>
      <w:lvlJc w:val="left"/>
      <w:pPr>
        <w:ind w:left="6744" w:hanging="360"/>
      </w:pPr>
      <w:rPr>
        <w:rFonts w:ascii="Courier New" w:hAnsi="Courier New" w:cs="Courier New" w:hint="default"/>
      </w:rPr>
    </w:lvl>
    <w:lvl w:ilvl="8" w:tplc="04090005" w:tentative="1">
      <w:start w:val="1"/>
      <w:numFmt w:val="bullet"/>
      <w:lvlText w:val=""/>
      <w:lvlJc w:val="left"/>
      <w:pPr>
        <w:ind w:left="7464" w:hanging="360"/>
      </w:pPr>
      <w:rPr>
        <w:rFonts w:ascii="Wingdings" w:hAnsi="Wingdings" w:hint="default"/>
      </w:rPr>
    </w:lvl>
  </w:abstractNum>
  <w:abstractNum w:abstractNumId="8" w15:restartNumberingAfterBreak="0">
    <w:nsid w:val="310421D5"/>
    <w:multiLevelType w:val="hybridMultilevel"/>
    <w:tmpl w:val="315885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2CB464A"/>
    <w:multiLevelType w:val="hybridMultilevel"/>
    <w:tmpl w:val="A0D8E4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52226BA"/>
    <w:multiLevelType w:val="multilevel"/>
    <w:tmpl w:val="48DED036"/>
    <w:lvl w:ilvl="0">
      <w:start w:val="2"/>
      <w:numFmt w:val="decimal"/>
      <w:lvlText w:val="%1."/>
      <w:lvlJc w:val="left"/>
      <w:pPr>
        <w:ind w:left="570" w:hanging="570"/>
      </w:pPr>
      <w:rPr>
        <w:rFonts w:hint="default"/>
      </w:rPr>
    </w:lvl>
    <w:lvl w:ilvl="1">
      <w:start w:val="1"/>
      <w:numFmt w:val="decimal"/>
      <w:lvlText w:val="%1.%2."/>
      <w:lvlJc w:val="left"/>
      <w:pPr>
        <w:ind w:left="1800" w:hanging="720"/>
      </w:pPr>
      <w:rPr>
        <w:rFonts w:hint="default"/>
        <w:b/>
      </w:rPr>
    </w:lvl>
    <w:lvl w:ilvl="2">
      <w:start w:val="1"/>
      <w:numFmt w:val="decimal"/>
      <w:lvlText w:val="%1.%2.%3."/>
      <w:lvlJc w:val="left"/>
      <w:pPr>
        <w:ind w:left="1080" w:hanging="1080"/>
      </w:pPr>
      <w:rPr>
        <w:rFonts w:hint="default"/>
      </w:rPr>
    </w:lvl>
    <w:lvl w:ilvl="3">
      <w:start w:val="1"/>
      <w:numFmt w:val="decimal"/>
      <w:lvlText w:val="%1.%2.%3.%4."/>
      <w:lvlJc w:val="left"/>
      <w:pPr>
        <w:ind w:left="4680" w:hanging="144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7200" w:hanging="1800"/>
      </w:pPr>
      <w:rPr>
        <w:rFonts w:hint="default"/>
      </w:rPr>
    </w:lvl>
    <w:lvl w:ilvl="6">
      <w:start w:val="1"/>
      <w:numFmt w:val="decimal"/>
      <w:lvlText w:val="%1.%2.%3.%4.%5.%6.%7."/>
      <w:lvlJc w:val="left"/>
      <w:pPr>
        <w:ind w:left="8640" w:hanging="2160"/>
      </w:pPr>
      <w:rPr>
        <w:rFonts w:hint="default"/>
      </w:rPr>
    </w:lvl>
    <w:lvl w:ilvl="7">
      <w:start w:val="1"/>
      <w:numFmt w:val="decimal"/>
      <w:lvlText w:val="%1.%2.%3.%4.%5.%6.%7.%8."/>
      <w:lvlJc w:val="left"/>
      <w:pPr>
        <w:ind w:left="10080" w:hanging="2520"/>
      </w:pPr>
      <w:rPr>
        <w:rFonts w:hint="default"/>
      </w:rPr>
    </w:lvl>
    <w:lvl w:ilvl="8">
      <w:start w:val="1"/>
      <w:numFmt w:val="decimal"/>
      <w:lvlText w:val="%1.%2.%3.%4.%5.%6.%7.%8.%9."/>
      <w:lvlJc w:val="left"/>
      <w:pPr>
        <w:ind w:left="11520" w:hanging="2880"/>
      </w:pPr>
      <w:rPr>
        <w:rFonts w:hint="default"/>
      </w:rPr>
    </w:lvl>
  </w:abstractNum>
  <w:abstractNum w:abstractNumId="11" w15:restartNumberingAfterBreak="0">
    <w:nsid w:val="355A6C2B"/>
    <w:multiLevelType w:val="hybridMultilevel"/>
    <w:tmpl w:val="F4DC1CDA"/>
    <w:lvl w:ilvl="0" w:tplc="04090001">
      <w:start w:val="1"/>
      <w:numFmt w:val="bullet"/>
      <w:lvlText w:val=""/>
      <w:lvlJc w:val="left"/>
      <w:pPr>
        <w:ind w:left="1704" w:hanging="360"/>
      </w:pPr>
      <w:rPr>
        <w:rFonts w:ascii="Symbol" w:hAnsi="Symbol" w:hint="default"/>
      </w:rPr>
    </w:lvl>
    <w:lvl w:ilvl="1" w:tplc="04090003" w:tentative="1">
      <w:start w:val="1"/>
      <w:numFmt w:val="bullet"/>
      <w:lvlText w:val="o"/>
      <w:lvlJc w:val="left"/>
      <w:pPr>
        <w:ind w:left="2424" w:hanging="360"/>
      </w:pPr>
      <w:rPr>
        <w:rFonts w:ascii="Courier New" w:hAnsi="Courier New" w:cs="Courier New" w:hint="default"/>
      </w:rPr>
    </w:lvl>
    <w:lvl w:ilvl="2" w:tplc="04090005" w:tentative="1">
      <w:start w:val="1"/>
      <w:numFmt w:val="bullet"/>
      <w:lvlText w:val=""/>
      <w:lvlJc w:val="left"/>
      <w:pPr>
        <w:ind w:left="3144" w:hanging="360"/>
      </w:pPr>
      <w:rPr>
        <w:rFonts w:ascii="Wingdings" w:hAnsi="Wingdings" w:hint="default"/>
      </w:rPr>
    </w:lvl>
    <w:lvl w:ilvl="3" w:tplc="04090001" w:tentative="1">
      <w:start w:val="1"/>
      <w:numFmt w:val="bullet"/>
      <w:lvlText w:val=""/>
      <w:lvlJc w:val="left"/>
      <w:pPr>
        <w:ind w:left="3864" w:hanging="360"/>
      </w:pPr>
      <w:rPr>
        <w:rFonts w:ascii="Symbol" w:hAnsi="Symbol" w:hint="default"/>
      </w:rPr>
    </w:lvl>
    <w:lvl w:ilvl="4" w:tplc="04090003" w:tentative="1">
      <w:start w:val="1"/>
      <w:numFmt w:val="bullet"/>
      <w:lvlText w:val="o"/>
      <w:lvlJc w:val="left"/>
      <w:pPr>
        <w:ind w:left="4584" w:hanging="360"/>
      </w:pPr>
      <w:rPr>
        <w:rFonts w:ascii="Courier New" w:hAnsi="Courier New" w:cs="Courier New" w:hint="default"/>
      </w:rPr>
    </w:lvl>
    <w:lvl w:ilvl="5" w:tplc="04090005" w:tentative="1">
      <w:start w:val="1"/>
      <w:numFmt w:val="bullet"/>
      <w:lvlText w:val=""/>
      <w:lvlJc w:val="left"/>
      <w:pPr>
        <w:ind w:left="5304" w:hanging="360"/>
      </w:pPr>
      <w:rPr>
        <w:rFonts w:ascii="Wingdings" w:hAnsi="Wingdings" w:hint="default"/>
      </w:rPr>
    </w:lvl>
    <w:lvl w:ilvl="6" w:tplc="04090001" w:tentative="1">
      <w:start w:val="1"/>
      <w:numFmt w:val="bullet"/>
      <w:lvlText w:val=""/>
      <w:lvlJc w:val="left"/>
      <w:pPr>
        <w:ind w:left="6024" w:hanging="360"/>
      </w:pPr>
      <w:rPr>
        <w:rFonts w:ascii="Symbol" w:hAnsi="Symbol" w:hint="default"/>
      </w:rPr>
    </w:lvl>
    <w:lvl w:ilvl="7" w:tplc="04090003" w:tentative="1">
      <w:start w:val="1"/>
      <w:numFmt w:val="bullet"/>
      <w:lvlText w:val="o"/>
      <w:lvlJc w:val="left"/>
      <w:pPr>
        <w:ind w:left="6744" w:hanging="360"/>
      </w:pPr>
      <w:rPr>
        <w:rFonts w:ascii="Courier New" w:hAnsi="Courier New" w:cs="Courier New" w:hint="default"/>
      </w:rPr>
    </w:lvl>
    <w:lvl w:ilvl="8" w:tplc="04090005" w:tentative="1">
      <w:start w:val="1"/>
      <w:numFmt w:val="bullet"/>
      <w:lvlText w:val=""/>
      <w:lvlJc w:val="left"/>
      <w:pPr>
        <w:ind w:left="7464" w:hanging="360"/>
      </w:pPr>
      <w:rPr>
        <w:rFonts w:ascii="Wingdings" w:hAnsi="Wingdings" w:hint="default"/>
      </w:rPr>
    </w:lvl>
  </w:abstractNum>
  <w:abstractNum w:abstractNumId="12" w15:restartNumberingAfterBreak="0">
    <w:nsid w:val="394E18B1"/>
    <w:multiLevelType w:val="multilevel"/>
    <w:tmpl w:val="8F1A7668"/>
    <w:lvl w:ilvl="0">
      <w:start w:val="1"/>
      <w:numFmt w:val="bullet"/>
      <w:lvlText w:val=""/>
      <w:lvlJc w:val="left"/>
      <w:pPr>
        <w:ind w:left="570" w:hanging="570"/>
      </w:pPr>
      <w:rPr>
        <w:rFonts w:ascii="Wingdings" w:hAnsi="Wingdings" w:hint="default"/>
      </w:rPr>
    </w:lvl>
    <w:lvl w:ilvl="1">
      <w:start w:val="1"/>
      <w:numFmt w:val="decimal"/>
      <w:lvlText w:val="%1.%2."/>
      <w:lvlJc w:val="left"/>
      <w:pPr>
        <w:ind w:left="1800" w:hanging="720"/>
      </w:pPr>
      <w:rPr>
        <w:rFonts w:hint="default"/>
        <w:b/>
      </w:rPr>
    </w:lvl>
    <w:lvl w:ilvl="2">
      <w:start w:val="1"/>
      <w:numFmt w:val="decimal"/>
      <w:lvlText w:val="%1.%2.%3."/>
      <w:lvlJc w:val="left"/>
      <w:pPr>
        <w:ind w:left="3240" w:hanging="1080"/>
      </w:pPr>
      <w:rPr>
        <w:rFonts w:hint="default"/>
      </w:rPr>
    </w:lvl>
    <w:lvl w:ilvl="3">
      <w:start w:val="1"/>
      <w:numFmt w:val="decimal"/>
      <w:lvlText w:val="%1.%2.%3.%4."/>
      <w:lvlJc w:val="left"/>
      <w:pPr>
        <w:ind w:left="4680" w:hanging="144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7200" w:hanging="1800"/>
      </w:pPr>
      <w:rPr>
        <w:rFonts w:hint="default"/>
      </w:rPr>
    </w:lvl>
    <w:lvl w:ilvl="6">
      <w:start w:val="1"/>
      <w:numFmt w:val="decimal"/>
      <w:lvlText w:val="%1.%2.%3.%4.%5.%6.%7."/>
      <w:lvlJc w:val="left"/>
      <w:pPr>
        <w:ind w:left="8640" w:hanging="2160"/>
      </w:pPr>
      <w:rPr>
        <w:rFonts w:hint="default"/>
      </w:rPr>
    </w:lvl>
    <w:lvl w:ilvl="7">
      <w:start w:val="1"/>
      <w:numFmt w:val="decimal"/>
      <w:lvlText w:val="%1.%2.%3.%4.%5.%6.%7.%8."/>
      <w:lvlJc w:val="left"/>
      <w:pPr>
        <w:ind w:left="10080" w:hanging="2520"/>
      </w:pPr>
      <w:rPr>
        <w:rFonts w:hint="default"/>
      </w:rPr>
    </w:lvl>
    <w:lvl w:ilvl="8">
      <w:start w:val="1"/>
      <w:numFmt w:val="decimal"/>
      <w:lvlText w:val="%1.%2.%3.%4.%5.%6.%7.%8.%9."/>
      <w:lvlJc w:val="left"/>
      <w:pPr>
        <w:ind w:left="11520" w:hanging="2880"/>
      </w:pPr>
      <w:rPr>
        <w:rFonts w:hint="default"/>
      </w:rPr>
    </w:lvl>
  </w:abstractNum>
  <w:abstractNum w:abstractNumId="13" w15:restartNumberingAfterBreak="0">
    <w:nsid w:val="40EB34D7"/>
    <w:multiLevelType w:val="multilevel"/>
    <w:tmpl w:val="9AC6471A"/>
    <w:lvl w:ilvl="0">
      <w:start w:val="1"/>
      <w:numFmt w:val="lowerLetter"/>
      <w:lvlText w:val="%1)"/>
      <w:lvlJc w:val="left"/>
      <w:pPr>
        <w:ind w:left="360" w:hanging="360"/>
      </w:pPr>
      <w:rPr>
        <w:rFonts w:hint="default"/>
        <w:sz w:val="20"/>
      </w:rPr>
    </w:lvl>
    <w:lvl w:ilvl="1">
      <w:start w:val="1"/>
      <w:numFmt w:val="lowerLetter"/>
      <w:lvlText w:val="%2)"/>
      <w:lvlJc w:val="left"/>
      <w:pPr>
        <w:ind w:left="720" w:hanging="360"/>
      </w:pPr>
      <w:rPr>
        <w:rFonts w:hint="default"/>
        <w:color w:val="auto"/>
      </w:rPr>
    </w:lvl>
    <w:lvl w:ilvl="2">
      <w:start w:val="1"/>
      <w:numFmt w:val="lowerRoman"/>
      <w:lvlText w:val="%3)"/>
      <w:lvlJc w:val="left"/>
      <w:pPr>
        <w:ind w:left="1080" w:hanging="360"/>
      </w:pPr>
      <w:rPr>
        <w:rFonts w:hint="default"/>
        <w:sz w:val="20"/>
      </w:rPr>
    </w:lvl>
    <w:lvl w:ilvl="3">
      <w:start w:val="1"/>
      <w:numFmt w:val="decimal"/>
      <w:lvlText w:val="(%4)"/>
      <w:lvlJc w:val="left"/>
      <w:pPr>
        <w:ind w:left="1440" w:hanging="360"/>
      </w:pPr>
      <w:rPr>
        <w:rFonts w:hint="default"/>
        <w:sz w:val="20"/>
      </w:rPr>
    </w:lvl>
    <w:lvl w:ilvl="4">
      <w:start w:val="1"/>
      <w:numFmt w:val="lowerLetter"/>
      <w:lvlText w:val="(%5)"/>
      <w:lvlJc w:val="left"/>
      <w:pPr>
        <w:ind w:left="1800" w:hanging="360"/>
      </w:pPr>
      <w:rPr>
        <w:rFonts w:hint="default"/>
        <w:sz w:val="20"/>
      </w:rPr>
    </w:lvl>
    <w:lvl w:ilvl="5">
      <w:start w:val="1"/>
      <w:numFmt w:val="lowerRoman"/>
      <w:lvlText w:val="(%6)"/>
      <w:lvlJc w:val="left"/>
      <w:pPr>
        <w:ind w:left="2160" w:hanging="360"/>
      </w:pPr>
      <w:rPr>
        <w:rFonts w:hint="default"/>
        <w:sz w:val="20"/>
      </w:rPr>
    </w:lvl>
    <w:lvl w:ilvl="6">
      <w:start w:val="1"/>
      <w:numFmt w:val="decimal"/>
      <w:lvlText w:val="%7."/>
      <w:lvlJc w:val="left"/>
      <w:pPr>
        <w:ind w:left="2520" w:hanging="360"/>
      </w:pPr>
      <w:rPr>
        <w:rFonts w:hint="default"/>
        <w:sz w:val="28"/>
        <w:szCs w:val="28"/>
      </w:rPr>
    </w:lvl>
    <w:lvl w:ilvl="7">
      <w:start w:val="1"/>
      <w:numFmt w:val="lowerLetter"/>
      <w:lvlText w:val="%8."/>
      <w:lvlJc w:val="left"/>
      <w:pPr>
        <w:ind w:left="2880" w:hanging="360"/>
      </w:pPr>
      <w:rPr>
        <w:rFonts w:hint="default"/>
        <w:sz w:val="20"/>
      </w:rPr>
    </w:lvl>
    <w:lvl w:ilvl="8">
      <w:start w:val="1"/>
      <w:numFmt w:val="lowerRoman"/>
      <w:lvlText w:val="%9."/>
      <w:lvlJc w:val="left"/>
      <w:pPr>
        <w:ind w:left="3240" w:hanging="360"/>
      </w:pPr>
      <w:rPr>
        <w:rFonts w:hint="default"/>
        <w:sz w:val="20"/>
      </w:rPr>
    </w:lvl>
  </w:abstractNum>
  <w:abstractNum w:abstractNumId="14" w15:restartNumberingAfterBreak="0">
    <w:nsid w:val="43DC1B9B"/>
    <w:multiLevelType w:val="multilevel"/>
    <w:tmpl w:val="C1186DAC"/>
    <w:lvl w:ilvl="0">
      <w:start w:val="3"/>
      <w:numFmt w:val="decimal"/>
      <w:lvlText w:val="%1."/>
      <w:lvlJc w:val="left"/>
      <w:pPr>
        <w:ind w:left="450" w:hanging="450"/>
      </w:pPr>
      <w:rPr>
        <w:rFonts w:hint="default"/>
      </w:rPr>
    </w:lvl>
    <w:lvl w:ilvl="1">
      <w:start w:val="1"/>
      <w:numFmt w:val="decimal"/>
      <w:lvlText w:val="%1.%2."/>
      <w:lvlJc w:val="left"/>
      <w:pPr>
        <w:ind w:left="180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15" w15:restartNumberingAfterBreak="0">
    <w:nsid w:val="4658554E"/>
    <w:multiLevelType w:val="multilevel"/>
    <w:tmpl w:val="CB7E4022"/>
    <w:styleLink w:val="DanhsachHintai1"/>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color w:val="auto"/>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5B2102"/>
    <w:multiLevelType w:val="hybridMultilevel"/>
    <w:tmpl w:val="C07830B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C7E4B9A"/>
    <w:multiLevelType w:val="hybridMultilevel"/>
    <w:tmpl w:val="11B26196"/>
    <w:lvl w:ilvl="0" w:tplc="80583D10">
      <w:start w:val="2"/>
      <w:numFmt w:val="bullet"/>
      <w:lvlText w:val="-"/>
      <w:lvlJc w:val="left"/>
      <w:pPr>
        <w:ind w:left="2064" w:hanging="360"/>
      </w:pPr>
      <w:rPr>
        <w:rFonts w:ascii="Times New Roman" w:eastAsiaTheme="minorHAnsi" w:hAnsi="Times New Roman" w:cs="Times New Roman" w:hint="default"/>
      </w:rPr>
    </w:lvl>
    <w:lvl w:ilvl="1" w:tplc="04090003" w:tentative="1">
      <w:start w:val="1"/>
      <w:numFmt w:val="bullet"/>
      <w:lvlText w:val="o"/>
      <w:lvlJc w:val="left"/>
      <w:pPr>
        <w:ind w:left="2784" w:hanging="360"/>
      </w:pPr>
      <w:rPr>
        <w:rFonts w:ascii="Courier New" w:hAnsi="Courier New" w:cs="Courier New" w:hint="default"/>
      </w:rPr>
    </w:lvl>
    <w:lvl w:ilvl="2" w:tplc="04090005" w:tentative="1">
      <w:start w:val="1"/>
      <w:numFmt w:val="bullet"/>
      <w:lvlText w:val=""/>
      <w:lvlJc w:val="left"/>
      <w:pPr>
        <w:ind w:left="3504" w:hanging="360"/>
      </w:pPr>
      <w:rPr>
        <w:rFonts w:ascii="Wingdings" w:hAnsi="Wingdings" w:hint="default"/>
      </w:rPr>
    </w:lvl>
    <w:lvl w:ilvl="3" w:tplc="04090001" w:tentative="1">
      <w:start w:val="1"/>
      <w:numFmt w:val="bullet"/>
      <w:lvlText w:val=""/>
      <w:lvlJc w:val="left"/>
      <w:pPr>
        <w:ind w:left="4224" w:hanging="360"/>
      </w:pPr>
      <w:rPr>
        <w:rFonts w:ascii="Symbol" w:hAnsi="Symbol" w:hint="default"/>
      </w:rPr>
    </w:lvl>
    <w:lvl w:ilvl="4" w:tplc="04090003" w:tentative="1">
      <w:start w:val="1"/>
      <w:numFmt w:val="bullet"/>
      <w:lvlText w:val="o"/>
      <w:lvlJc w:val="left"/>
      <w:pPr>
        <w:ind w:left="4944" w:hanging="360"/>
      </w:pPr>
      <w:rPr>
        <w:rFonts w:ascii="Courier New" w:hAnsi="Courier New" w:cs="Courier New" w:hint="default"/>
      </w:rPr>
    </w:lvl>
    <w:lvl w:ilvl="5" w:tplc="04090005" w:tentative="1">
      <w:start w:val="1"/>
      <w:numFmt w:val="bullet"/>
      <w:lvlText w:val=""/>
      <w:lvlJc w:val="left"/>
      <w:pPr>
        <w:ind w:left="5664" w:hanging="360"/>
      </w:pPr>
      <w:rPr>
        <w:rFonts w:ascii="Wingdings" w:hAnsi="Wingdings" w:hint="default"/>
      </w:rPr>
    </w:lvl>
    <w:lvl w:ilvl="6" w:tplc="04090001" w:tentative="1">
      <w:start w:val="1"/>
      <w:numFmt w:val="bullet"/>
      <w:lvlText w:val=""/>
      <w:lvlJc w:val="left"/>
      <w:pPr>
        <w:ind w:left="6384" w:hanging="360"/>
      </w:pPr>
      <w:rPr>
        <w:rFonts w:ascii="Symbol" w:hAnsi="Symbol" w:hint="default"/>
      </w:rPr>
    </w:lvl>
    <w:lvl w:ilvl="7" w:tplc="04090003" w:tentative="1">
      <w:start w:val="1"/>
      <w:numFmt w:val="bullet"/>
      <w:lvlText w:val="o"/>
      <w:lvlJc w:val="left"/>
      <w:pPr>
        <w:ind w:left="7104" w:hanging="360"/>
      </w:pPr>
      <w:rPr>
        <w:rFonts w:ascii="Courier New" w:hAnsi="Courier New" w:cs="Courier New" w:hint="default"/>
      </w:rPr>
    </w:lvl>
    <w:lvl w:ilvl="8" w:tplc="04090005" w:tentative="1">
      <w:start w:val="1"/>
      <w:numFmt w:val="bullet"/>
      <w:lvlText w:val=""/>
      <w:lvlJc w:val="left"/>
      <w:pPr>
        <w:ind w:left="7824" w:hanging="360"/>
      </w:pPr>
      <w:rPr>
        <w:rFonts w:ascii="Wingdings" w:hAnsi="Wingdings" w:hint="default"/>
      </w:rPr>
    </w:lvl>
  </w:abstractNum>
  <w:abstractNum w:abstractNumId="18" w15:restartNumberingAfterBreak="0">
    <w:nsid w:val="4EC94D9E"/>
    <w:multiLevelType w:val="hybridMultilevel"/>
    <w:tmpl w:val="B5D0A4CA"/>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5A221A60"/>
    <w:multiLevelType w:val="hybridMultilevel"/>
    <w:tmpl w:val="25745B26"/>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5F68727E"/>
    <w:multiLevelType w:val="hybridMultilevel"/>
    <w:tmpl w:val="31C4A8D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BC0A96"/>
    <w:multiLevelType w:val="hybridMultilevel"/>
    <w:tmpl w:val="0D5CD5D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F641591"/>
    <w:multiLevelType w:val="hybridMultilevel"/>
    <w:tmpl w:val="19F66C28"/>
    <w:lvl w:ilvl="0" w:tplc="04090001">
      <w:start w:val="1"/>
      <w:numFmt w:val="bullet"/>
      <w:lvlText w:val=""/>
      <w:lvlJc w:val="left"/>
      <w:pPr>
        <w:ind w:left="1704" w:hanging="360"/>
      </w:pPr>
      <w:rPr>
        <w:rFonts w:ascii="Symbol" w:hAnsi="Symbol" w:hint="default"/>
      </w:rPr>
    </w:lvl>
    <w:lvl w:ilvl="1" w:tplc="04090003" w:tentative="1">
      <w:start w:val="1"/>
      <w:numFmt w:val="bullet"/>
      <w:lvlText w:val="o"/>
      <w:lvlJc w:val="left"/>
      <w:pPr>
        <w:ind w:left="2424" w:hanging="360"/>
      </w:pPr>
      <w:rPr>
        <w:rFonts w:ascii="Courier New" w:hAnsi="Courier New" w:cs="Courier New" w:hint="default"/>
      </w:rPr>
    </w:lvl>
    <w:lvl w:ilvl="2" w:tplc="04090005" w:tentative="1">
      <w:start w:val="1"/>
      <w:numFmt w:val="bullet"/>
      <w:lvlText w:val=""/>
      <w:lvlJc w:val="left"/>
      <w:pPr>
        <w:ind w:left="3144" w:hanging="360"/>
      </w:pPr>
      <w:rPr>
        <w:rFonts w:ascii="Wingdings" w:hAnsi="Wingdings" w:hint="default"/>
      </w:rPr>
    </w:lvl>
    <w:lvl w:ilvl="3" w:tplc="04090001" w:tentative="1">
      <w:start w:val="1"/>
      <w:numFmt w:val="bullet"/>
      <w:lvlText w:val=""/>
      <w:lvlJc w:val="left"/>
      <w:pPr>
        <w:ind w:left="3864" w:hanging="360"/>
      </w:pPr>
      <w:rPr>
        <w:rFonts w:ascii="Symbol" w:hAnsi="Symbol" w:hint="default"/>
      </w:rPr>
    </w:lvl>
    <w:lvl w:ilvl="4" w:tplc="04090003" w:tentative="1">
      <w:start w:val="1"/>
      <w:numFmt w:val="bullet"/>
      <w:lvlText w:val="o"/>
      <w:lvlJc w:val="left"/>
      <w:pPr>
        <w:ind w:left="4584" w:hanging="360"/>
      </w:pPr>
      <w:rPr>
        <w:rFonts w:ascii="Courier New" w:hAnsi="Courier New" w:cs="Courier New" w:hint="default"/>
      </w:rPr>
    </w:lvl>
    <w:lvl w:ilvl="5" w:tplc="04090005" w:tentative="1">
      <w:start w:val="1"/>
      <w:numFmt w:val="bullet"/>
      <w:lvlText w:val=""/>
      <w:lvlJc w:val="left"/>
      <w:pPr>
        <w:ind w:left="5304" w:hanging="360"/>
      </w:pPr>
      <w:rPr>
        <w:rFonts w:ascii="Wingdings" w:hAnsi="Wingdings" w:hint="default"/>
      </w:rPr>
    </w:lvl>
    <w:lvl w:ilvl="6" w:tplc="04090001" w:tentative="1">
      <w:start w:val="1"/>
      <w:numFmt w:val="bullet"/>
      <w:lvlText w:val=""/>
      <w:lvlJc w:val="left"/>
      <w:pPr>
        <w:ind w:left="6024" w:hanging="360"/>
      </w:pPr>
      <w:rPr>
        <w:rFonts w:ascii="Symbol" w:hAnsi="Symbol" w:hint="default"/>
      </w:rPr>
    </w:lvl>
    <w:lvl w:ilvl="7" w:tplc="04090003" w:tentative="1">
      <w:start w:val="1"/>
      <w:numFmt w:val="bullet"/>
      <w:lvlText w:val="o"/>
      <w:lvlJc w:val="left"/>
      <w:pPr>
        <w:ind w:left="6744" w:hanging="360"/>
      </w:pPr>
      <w:rPr>
        <w:rFonts w:ascii="Courier New" w:hAnsi="Courier New" w:cs="Courier New" w:hint="default"/>
      </w:rPr>
    </w:lvl>
    <w:lvl w:ilvl="8" w:tplc="04090005" w:tentative="1">
      <w:start w:val="1"/>
      <w:numFmt w:val="bullet"/>
      <w:lvlText w:val=""/>
      <w:lvlJc w:val="left"/>
      <w:pPr>
        <w:ind w:left="7464" w:hanging="360"/>
      </w:pPr>
      <w:rPr>
        <w:rFonts w:ascii="Wingdings" w:hAnsi="Wingdings" w:hint="default"/>
      </w:rPr>
    </w:lvl>
  </w:abstractNum>
  <w:abstractNum w:abstractNumId="23" w15:restartNumberingAfterBreak="0">
    <w:nsid w:val="6FB1160C"/>
    <w:multiLevelType w:val="hybridMultilevel"/>
    <w:tmpl w:val="F2E01366"/>
    <w:lvl w:ilvl="0" w:tplc="04090001">
      <w:start w:val="1"/>
      <w:numFmt w:val="bullet"/>
      <w:lvlText w:val=""/>
      <w:lvlJc w:val="left"/>
      <w:pPr>
        <w:ind w:left="1704" w:hanging="360"/>
      </w:pPr>
      <w:rPr>
        <w:rFonts w:ascii="Symbol" w:hAnsi="Symbol" w:hint="default"/>
      </w:rPr>
    </w:lvl>
    <w:lvl w:ilvl="1" w:tplc="04090003" w:tentative="1">
      <w:start w:val="1"/>
      <w:numFmt w:val="bullet"/>
      <w:lvlText w:val="o"/>
      <w:lvlJc w:val="left"/>
      <w:pPr>
        <w:ind w:left="2424" w:hanging="360"/>
      </w:pPr>
      <w:rPr>
        <w:rFonts w:ascii="Courier New" w:hAnsi="Courier New" w:cs="Courier New" w:hint="default"/>
      </w:rPr>
    </w:lvl>
    <w:lvl w:ilvl="2" w:tplc="04090005" w:tentative="1">
      <w:start w:val="1"/>
      <w:numFmt w:val="bullet"/>
      <w:lvlText w:val=""/>
      <w:lvlJc w:val="left"/>
      <w:pPr>
        <w:ind w:left="3144" w:hanging="360"/>
      </w:pPr>
      <w:rPr>
        <w:rFonts w:ascii="Wingdings" w:hAnsi="Wingdings" w:hint="default"/>
      </w:rPr>
    </w:lvl>
    <w:lvl w:ilvl="3" w:tplc="04090001" w:tentative="1">
      <w:start w:val="1"/>
      <w:numFmt w:val="bullet"/>
      <w:lvlText w:val=""/>
      <w:lvlJc w:val="left"/>
      <w:pPr>
        <w:ind w:left="3864" w:hanging="360"/>
      </w:pPr>
      <w:rPr>
        <w:rFonts w:ascii="Symbol" w:hAnsi="Symbol" w:hint="default"/>
      </w:rPr>
    </w:lvl>
    <w:lvl w:ilvl="4" w:tplc="04090003" w:tentative="1">
      <w:start w:val="1"/>
      <w:numFmt w:val="bullet"/>
      <w:lvlText w:val="o"/>
      <w:lvlJc w:val="left"/>
      <w:pPr>
        <w:ind w:left="4584" w:hanging="360"/>
      </w:pPr>
      <w:rPr>
        <w:rFonts w:ascii="Courier New" w:hAnsi="Courier New" w:cs="Courier New" w:hint="default"/>
      </w:rPr>
    </w:lvl>
    <w:lvl w:ilvl="5" w:tplc="04090005" w:tentative="1">
      <w:start w:val="1"/>
      <w:numFmt w:val="bullet"/>
      <w:lvlText w:val=""/>
      <w:lvlJc w:val="left"/>
      <w:pPr>
        <w:ind w:left="5304" w:hanging="360"/>
      </w:pPr>
      <w:rPr>
        <w:rFonts w:ascii="Wingdings" w:hAnsi="Wingdings" w:hint="default"/>
      </w:rPr>
    </w:lvl>
    <w:lvl w:ilvl="6" w:tplc="04090001" w:tentative="1">
      <w:start w:val="1"/>
      <w:numFmt w:val="bullet"/>
      <w:lvlText w:val=""/>
      <w:lvlJc w:val="left"/>
      <w:pPr>
        <w:ind w:left="6024" w:hanging="360"/>
      </w:pPr>
      <w:rPr>
        <w:rFonts w:ascii="Symbol" w:hAnsi="Symbol" w:hint="default"/>
      </w:rPr>
    </w:lvl>
    <w:lvl w:ilvl="7" w:tplc="04090003" w:tentative="1">
      <w:start w:val="1"/>
      <w:numFmt w:val="bullet"/>
      <w:lvlText w:val="o"/>
      <w:lvlJc w:val="left"/>
      <w:pPr>
        <w:ind w:left="6744" w:hanging="360"/>
      </w:pPr>
      <w:rPr>
        <w:rFonts w:ascii="Courier New" w:hAnsi="Courier New" w:cs="Courier New" w:hint="default"/>
      </w:rPr>
    </w:lvl>
    <w:lvl w:ilvl="8" w:tplc="04090005" w:tentative="1">
      <w:start w:val="1"/>
      <w:numFmt w:val="bullet"/>
      <w:lvlText w:val=""/>
      <w:lvlJc w:val="left"/>
      <w:pPr>
        <w:ind w:left="7464" w:hanging="360"/>
      </w:pPr>
      <w:rPr>
        <w:rFonts w:ascii="Wingdings" w:hAnsi="Wingdings" w:hint="default"/>
      </w:rPr>
    </w:lvl>
  </w:abstractNum>
  <w:abstractNum w:abstractNumId="24" w15:restartNumberingAfterBreak="0">
    <w:nsid w:val="702D3EBB"/>
    <w:multiLevelType w:val="hybridMultilevel"/>
    <w:tmpl w:val="A36A8D26"/>
    <w:lvl w:ilvl="0" w:tplc="80583D10">
      <w:start w:val="2"/>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73F83E81"/>
    <w:multiLevelType w:val="hybridMultilevel"/>
    <w:tmpl w:val="82A2FBEE"/>
    <w:lvl w:ilvl="0" w:tplc="80583D10">
      <w:start w:val="2"/>
      <w:numFmt w:val="bullet"/>
      <w:lvlText w:val="-"/>
      <w:lvlJc w:val="left"/>
      <w:pPr>
        <w:ind w:left="2064" w:hanging="360"/>
      </w:pPr>
      <w:rPr>
        <w:rFonts w:ascii="Times New Roman" w:eastAsiaTheme="minorHAnsi" w:hAnsi="Times New Roman" w:cs="Times New Roman" w:hint="default"/>
      </w:rPr>
    </w:lvl>
    <w:lvl w:ilvl="1" w:tplc="FFFFFFFF" w:tentative="1">
      <w:start w:val="1"/>
      <w:numFmt w:val="bullet"/>
      <w:lvlText w:val="o"/>
      <w:lvlJc w:val="left"/>
      <w:pPr>
        <w:ind w:left="2784" w:hanging="360"/>
      </w:pPr>
      <w:rPr>
        <w:rFonts w:ascii="Courier New" w:hAnsi="Courier New" w:cs="Courier New" w:hint="default"/>
      </w:rPr>
    </w:lvl>
    <w:lvl w:ilvl="2" w:tplc="FFFFFFFF" w:tentative="1">
      <w:start w:val="1"/>
      <w:numFmt w:val="bullet"/>
      <w:lvlText w:val=""/>
      <w:lvlJc w:val="left"/>
      <w:pPr>
        <w:ind w:left="3504" w:hanging="360"/>
      </w:pPr>
      <w:rPr>
        <w:rFonts w:ascii="Wingdings" w:hAnsi="Wingdings" w:hint="default"/>
      </w:rPr>
    </w:lvl>
    <w:lvl w:ilvl="3" w:tplc="FFFFFFFF" w:tentative="1">
      <w:start w:val="1"/>
      <w:numFmt w:val="bullet"/>
      <w:lvlText w:val=""/>
      <w:lvlJc w:val="left"/>
      <w:pPr>
        <w:ind w:left="4224" w:hanging="360"/>
      </w:pPr>
      <w:rPr>
        <w:rFonts w:ascii="Symbol" w:hAnsi="Symbol" w:hint="default"/>
      </w:rPr>
    </w:lvl>
    <w:lvl w:ilvl="4" w:tplc="FFFFFFFF" w:tentative="1">
      <w:start w:val="1"/>
      <w:numFmt w:val="bullet"/>
      <w:lvlText w:val="o"/>
      <w:lvlJc w:val="left"/>
      <w:pPr>
        <w:ind w:left="4944" w:hanging="360"/>
      </w:pPr>
      <w:rPr>
        <w:rFonts w:ascii="Courier New" w:hAnsi="Courier New" w:cs="Courier New" w:hint="default"/>
      </w:rPr>
    </w:lvl>
    <w:lvl w:ilvl="5" w:tplc="FFFFFFFF" w:tentative="1">
      <w:start w:val="1"/>
      <w:numFmt w:val="bullet"/>
      <w:lvlText w:val=""/>
      <w:lvlJc w:val="left"/>
      <w:pPr>
        <w:ind w:left="5664" w:hanging="360"/>
      </w:pPr>
      <w:rPr>
        <w:rFonts w:ascii="Wingdings" w:hAnsi="Wingdings" w:hint="default"/>
      </w:rPr>
    </w:lvl>
    <w:lvl w:ilvl="6" w:tplc="FFFFFFFF" w:tentative="1">
      <w:start w:val="1"/>
      <w:numFmt w:val="bullet"/>
      <w:lvlText w:val=""/>
      <w:lvlJc w:val="left"/>
      <w:pPr>
        <w:ind w:left="6384" w:hanging="360"/>
      </w:pPr>
      <w:rPr>
        <w:rFonts w:ascii="Symbol" w:hAnsi="Symbol" w:hint="default"/>
      </w:rPr>
    </w:lvl>
    <w:lvl w:ilvl="7" w:tplc="FFFFFFFF" w:tentative="1">
      <w:start w:val="1"/>
      <w:numFmt w:val="bullet"/>
      <w:lvlText w:val="o"/>
      <w:lvlJc w:val="left"/>
      <w:pPr>
        <w:ind w:left="7104" w:hanging="360"/>
      </w:pPr>
      <w:rPr>
        <w:rFonts w:ascii="Courier New" w:hAnsi="Courier New" w:cs="Courier New" w:hint="default"/>
      </w:rPr>
    </w:lvl>
    <w:lvl w:ilvl="8" w:tplc="FFFFFFFF" w:tentative="1">
      <w:start w:val="1"/>
      <w:numFmt w:val="bullet"/>
      <w:lvlText w:val=""/>
      <w:lvlJc w:val="left"/>
      <w:pPr>
        <w:ind w:left="7824" w:hanging="360"/>
      </w:pPr>
      <w:rPr>
        <w:rFonts w:ascii="Wingdings" w:hAnsi="Wingdings" w:hint="default"/>
      </w:rPr>
    </w:lvl>
  </w:abstractNum>
  <w:abstractNum w:abstractNumId="26" w15:restartNumberingAfterBreak="0">
    <w:nsid w:val="74C45206"/>
    <w:multiLevelType w:val="hybridMultilevel"/>
    <w:tmpl w:val="7514F764"/>
    <w:lvl w:ilvl="0" w:tplc="80583D10">
      <w:start w:val="2"/>
      <w:numFmt w:val="bullet"/>
      <w:lvlText w:val="-"/>
      <w:lvlJc w:val="left"/>
      <w:pPr>
        <w:ind w:left="2064" w:hanging="360"/>
      </w:pPr>
      <w:rPr>
        <w:rFonts w:ascii="Times New Roman" w:eastAsiaTheme="minorHAnsi" w:hAnsi="Times New Roman" w:cs="Times New Roman" w:hint="default"/>
      </w:rPr>
    </w:lvl>
    <w:lvl w:ilvl="1" w:tplc="FFFFFFFF" w:tentative="1">
      <w:start w:val="1"/>
      <w:numFmt w:val="bullet"/>
      <w:lvlText w:val="o"/>
      <w:lvlJc w:val="left"/>
      <w:pPr>
        <w:ind w:left="2784" w:hanging="360"/>
      </w:pPr>
      <w:rPr>
        <w:rFonts w:ascii="Courier New" w:hAnsi="Courier New" w:cs="Courier New" w:hint="default"/>
      </w:rPr>
    </w:lvl>
    <w:lvl w:ilvl="2" w:tplc="FFFFFFFF" w:tentative="1">
      <w:start w:val="1"/>
      <w:numFmt w:val="bullet"/>
      <w:lvlText w:val=""/>
      <w:lvlJc w:val="left"/>
      <w:pPr>
        <w:ind w:left="3504" w:hanging="360"/>
      </w:pPr>
      <w:rPr>
        <w:rFonts w:ascii="Wingdings" w:hAnsi="Wingdings" w:hint="default"/>
      </w:rPr>
    </w:lvl>
    <w:lvl w:ilvl="3" w:tplc="FFFFFFFF" w:tentative="1">
      <w:start w:val="1"/>
      <w:numFmt w:val="bullet"/>
      <w:lvlText w:val=""/>
      <w:lvlJc w:val="left"/>
      <w:pPr>
        <w:ind w:left="4224" w:hanging="360"/>
      </w:pPr>
      <w:rPr>
        <w:rFonts w:ascii="Symbol" w:hAnsi="Symbol" w:hint="default"/>
      </w:rPr>
    </w:lvl>
    <w:lvl w:ilvl="4" w:tplc="FFFFFFFF" w:tentative="1">
      <w:start w:val="1"/>
      <w:numFmt w:val="bullet"/>
      <w:lvlText w:val="o"/>
      <w:lvlJc w:val="left"/>
      <w:pPr>
        <w:ind w:left="4944" w:hanging="360"/>
      </w:pPr>
      <w:rPr>
        <w:rFonts w:ascii="Courier New" w:hAnsi="Courier New" w:cs="Courier New" w:hint="default"/>
      </w:rPr>
    </w:lvl>
    <w:lvl w:ilvl="5" w:tplc="FFFFFFFF" w:tentative="1">
      <w:start w:val="1"/>
      <w:numFmt w:val="bullet"/>
      <w:lvlText w:val=""/>
      <w:lvlJc w:val="left"/>
      <w:pPr>
        <w:ind w:left="5664" w:hanging="360"/>
      </w:pPr>
      <w:rPr>
        <w:rFonts w:ascii="Wingdings" w:hAnsi="Wingdings" w:hint="default"/>
      </w:rPr>
    </w:lvl>
    <w:lvl w:ilvl="6" w:tplc="FFFFFFFF" w:tentative="1">
      <w:start w:val="1"/>
      <w:numFmt w:val="bullet"/>
      <w:lvlText w:val=""/>
      <w:lvlJc w:val="left"/>
      <w:pPr>
        <w:ind w:left="6384" w:hanging="360"/>
      </w:pPr>
      <w:rPr>
        <w:rFonts w:ascii="Symbol" w:hAnsi="Symbol" w:hint="default"/>
      </w:rPr>
    </w:lvl>
    <w:lvl w:ilvl="7" w:tplc="FFFFFFFF" w:tentative="1">
      <w:start w:val="1"/>
      <w:numFmt w:val="bullet"/>
      <w:lvlText w:val="o"/>
      <w:lvlJc w:val="left"/>
      <w:pPr>
        <w:ind w:left="7104" w:hanging="360"/>
      </w:pPr>
      <w:rPr>
        <w:rFonts w:ascii="Courier New" w:hAnsi="Courier New" w:cs="Courier New" w:hint="default"/>
      </w:rPr>
    </w:lvl>
    <w:lvl w:ilvl="8" w:tplc="FFFFFFFF" w:tentative="1">
      <w:start w:val="1"/>
      <w:numFmt w:val="bullet"/>
      <w:lvlText w:val=""/>
      <w:lvlJc w:val="left"/>
      <w:pPr>
        <w:ind w:left="7824" w:hanging="360"/>
      </w:pPr>
      <w:rPr>
        <w:rFonts w:ascii="Wingdings" w:hAnsi="Wingdings" w:hint="default"/>
      </w:rPr>
    </w:lvl>
  </w:abstractNum>
  <w:abstractNum w:abstractNumId="27" w15:restartNumberingAfterBreak="0">
    <w:nsid w:val="75080950"/>
    <w:multiLevelType w:val="hybridMultilevel"/>
    <w:tmpl w:val="0900C3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52D13F8"/>
    <w:multiLevelType w:val="hybridMultilevel"/>
    <w:tmpl w:val="94F4E352"/>
    <w:lvl w:ilvl="0" w:tplc="80583D10">
      <w:start w:val="2"/>
      <w:numFmt w:val="bullet"/>
      <w:lvlText w:val="-"/>
      <w:lvlJc w:val="left"/>
      <w:pPr>
        <w:ind w:left="2064" w:hanging="360"/>
      </w:pPr>
      <w:rPr>
        <w:rFonts w:ascii="Times New Roman" w:eastAsiaTheme="minorHAnsi" w:hAnsi="Times New Roman" w:cs="Times New Roman" w:hint="default"/>
      </w:rPr>
    </w:lvl>
    <w:lvl w:ilvl="1" w:tplc="04090003" w:tentative="1">
      <w:start w:val="1"/>
      <w:numFmt w:val="bullet"/>
      <w:lvlText w:val="o"/>
      <w:lvlJc w:val="left"/>
      <w:pPr>
        <w:ind w:left="2784" w:hanging="360"/>
      </w:pPr>
      <w:rPr>
        <w:rFonts w:ascii="Courier New" w:hAnsi="Courier New" w:cs="Courier New" w:hint="default"/>
      </w:rPr>
    </w:lvl>
    <w:lvl w:ilvl="2" w:tplc="04090005" w:tentative="1">
      <w:start w:val="1"/>
      <w:numFmt w:val="bullet"/>
      <w:lvlText w:val=""/>
      <w:lvlJc w:val="left"/>
      <w:pPr>
        <w:ind w:left="3504" w:hanging="360"/>
      </w:pPr>
      <w:rPr>
        <w:rFonts w:ascii="Wingdings" w:hAnsi="Wingdings" w:hint="default"/>
      </w:rPr>
    </w:lvl>
    <w:lvl w:ilvl="3" w:tplc="04090001" w:tentative="1">
      <w:start w:val="1"/>
      <w:numFmt w:val="bullet"/>
      <w:lvlText w:val=""/>
      <w:lvlJc w:val="left"/>
      <w:pPr>
        <w:ind w:left="4224" w:hanging="360"/>
      </w:pPr>
      <w:rPr>
        <w:rFonts w:ascii="Symbol" w:hAnsi="Symbol" w:hint="default"/>
      </w:rPr>
    </w:lvl>
    <w:lvl w:ilvl="4" w:tplc="04090003" w:tentative="1">
      <w:start w:val="1"/>
      <w:numFmt w:val="bullet"/>
      <w:lvlText w:val="o"/>
      <w:lvlJc w:val="left"/>
      <w:pPr>
        <w:ind w:left="4944" w:hanging="360"/>
      </w:pPr>
      <w:rPr>
        <w:rFonts w:ascii="Courier New" w:hAnsi="Courier New" w:cs="Courier New" w:hint="default"/>
      </w:rPr>
    </w:lvl>
    <w:lvl w:ilvl="5" w:tplc="04090005" w:tentative="1">
      <w:start w:val="1"/>
      <w:numFmt w:val="bullet"/>
      <w:lvlText w:val=""/>
      <w:lvlJc w:val="left"/>
      <w:pPr>
        <w:ind w:left="5664" w:hanging="360"/>
      </w:pPr>
      <w:rPr>
        <w:rFonts w:ascii="Wingdings" w:hAnsi="Wingdings" w:hint="default"/>
      </w:rPr>
    </w:lvl>
    <w:lvl w:ilvl="6" w:tplc="04090001" w:tentative="1">
      <w:start w:val="1"/>
      <w:numFmt w:val="bullet"/>
      <w:lvlText w:val=""/>
      <w:lvlJc w:val="left"/>
      <w:pPr>
        <w:ind w:left="6384" w:hanging="360"/>
      </w:pPr>
      <w:rPr>
        <w:rFonts w:ascii="Symbol" w:hAnsi="Symbol" w:hint="default"/>
      </w:rPr>
    </w:lvl>
    <w:lvl w:ilvl="7" w:tplc="04090003" w:tentative="1">
      <w:start w:val="1"/>
      <w:numFmt w:val="bullet"/>
      <w:lvlText w:val="o"/>
      <w:lvlJc w:val="left"/>
      <w:pPr>
        <w:ind w:left="7104" w:hanging="360"/>
      </w:pPr>
      <w:rPr>
        <w:rFonts w:ascii="Courier New" w:hAnsi="Courier New" w:cs="Courier New" w:hint="default"/>
      </w:rPr>
    </w:lvl>
    <w:lvl w:ilvl="8" w:tplc="04090005" w:tentative="1">
      <w:start w:val="1"/>
      <w:numFmt w:val="bullet"/>
      <w:lvlText w:val=""/>
      <w:lvlJc w:val="left"/>
      <w:pPr>
        <w:ind w:left="7824" w:hanging="360"/>
      </w:pPr>
      <w:rPr>
        <w:rFonts w:ascii="Wingdings" w:hAnsi="Wingdings" w:hint="default"/>
      </w:rPr>
    </w:lvl>
  </w:abstractNum>
  <w:abstractNum w:abstractNumId="29" w15:restartNumberingAfterBreak="0">
    <w:nsid w:val="78D43E15"/>
    <w:multiLevelType w:val="hybridMultilevel"/>
    <w:tmpl w:val="D48A49CE"/>
    <w:lvl w:ilvl="0" w:tplc="80583D10">
      <w:start w:val="2"/>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A77042C"/>
    <w:multiLevelType w:val="hybridMultilevel"/>
    <w:tmpl w:val="75DCDF4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EF669EE"/>
    <w:multiLevelType w:val="multilevel"/>
    <w:tmpl w:val="49CEC036"/>
    <w:lvl w:ilvl="0">
      <w:start w:val="1"/>
      <w:numFmt w:val="decimal"/>
      <w:lvlText w:val="%1."/>
      <w:lvlJc w:val="left"/>
      <w:pPr>
        <w:ind w:left="1152" w:hanging="432"/>
      </w:pPr>
      <w:rPr>
        <w:rFonts w:hint="default"/>
      </w:rPr>
    </w:lvl>
    <w:lvl w:ilvl="1">
      <w:start w:val="1"/>
      <w:numFmt w:val="decimal"/>
      <w:lvlText w:val="%1.%2."/>
      <w:lvlJc w:val="left"/>
      <w:pPr>
        <w:ind w:left="3960" w:hanging="720"/>
      </w:pPr>
      <w:rPr>
        <w:rFonts w:hint="default"/>
      </w:rPr>
    </w:lvl>
    <w:lvl w:ilvl="2">
      <w:start w:val="1"/>
      <w:numFmt w:val="decimal"/>
      <w:lvlText w:val="%1.%2.%3."/>
      <w:lvlJc w:val="left"/>
      <w:pPr>
        <w:ind w:left="6480" w:hanging="720"/>
      </w:pPr>
      <w:rPr>
        <w:rFonts w:hint="default"/>
      </w:rPr>
    </w:lvl>
    <w:lvl w:ilvl="3">
      <w:start w:val="1"/>
      <w:numFmt w:val="decimal"/>
      <w:lvlText w:val="%1.%2.%3.%4."/>
      <w:lvlJc w:val="left"/>
      <w:pPr>
        <w:ind w:left="9360" w:hanging="1080"/>
      </w:pPr>
      <w:rPr>
        <w:rFonts w:hint="default"/>
      </w:rPr>
    </w:lvl>
    <w:lvl w:ilvl="4">
      <w:start w:val="1"/>
      <w:numFmt w:val="decimal"/>
      <w:lvlText w:val="%1.%2.%3.%4.%5."/>
      <w:lvlJc w:val="left"/>
      <w:pPr>
        <w:ind w:left="11880" w:hanging="1080"/>
      </w:pPr>
      <w:rPr>
        <w:rFonts w:hint="default"/>
      </w:rPr>
    </w:lvl>
    <w:lvl w:ilvl="5">
      <w:start w:val="1"/>
      <w:numFmt w:val="decimal"/>
      <w:lvlText w:val="%1.%2.%3.%4.%5.%6."/>
      <w:lvlJc w:val="left"/>
      <w:pPr>
        <w:ind w:left="14760" w:hanging="1440"/>
      </w:pPr>
      <w:rPr>
        <w:rFonts w:hint="default"/>
      </w:rPr>
    </w:lvl>
    <w:lvl w:ilvl="6">
      <w:start w:val="1"/>
      <w:numFmt w:val="decimal"/>
      <w:lvlText w:val="%1.%2.%3.%4.%5.%6.%7."/>
      <w:lvlJc w:val="left"/>
      <w:pPr>
        <w:ind w:left="17640" w:hanging="1800"/>
      </w:pPr>
      <w:rPr>
        <w:rFonts w:hint="default"/>
      </w:rPr>
    </w:lvl>
    <w:lvl w:ilvl="7">
      <w:start w:val="1"/>
      <w:numFmt w:val="decimal"/>
      <w:lvlText w:val="%1.%2.%3.%4.%5.%6.%7.%8."/>
      <w:lvlJc w:val="left"/>
      <w:pPr>
        <w:ind w:left="20160" w:hanging="1800"/>
      </w:pPr>
      <w:rPr>
        <w:rFonts w:hint="default"/>
      </w:rPr>
    </w:lvl>
    <w:lvl w:ilvl="8">
      <w:start w:val="1"/>
      <w:numFmt w:val="decimal"/>
      <w:lvlText w:val="%1.%2.%3.%4.%5.%6.%7.%8.%9."/>
      <w:lvlJc w:val="left"/>
      <w:pPr>
        <w:ind w:left="23040" w:hanging="2160"/>
      </w:pPr>
      <w:rPr>
        <w:rFonts w:hint="default"/>
      </w:rPr>
    </w:lvl>
  </w:abstractNum>
  <w:num w:numId="1" w16cid:durableId="866139614">
    <w:abstractNumId w:val="2"/>
  </w:num>
  <w:num w:numId="2" w16cid:durableId="457260407">
    <w:abstractNumId w:val="10"/>
  </w:num>
  <w:num w:numId="3" w16cid:durableId="959411340">
    <w:abstractNumId w:val="14"/>
  </w:num>
  <w:num w:numId="4" w16cid:durableId="989672464">
    <w:abstractNumId w:val="13"/>
  </w:num>
  <w:num w:numId="5" w16cid:durableId="409694064">
    <w:abstractNumId w:val="21"/>
  </w:num>
  <w:num w:numId="6" w16cid:durableId="1717856812">
    <w:abstractNumId w:val="18"/>
  </w:num>
  <w:num w:numId="7" w16cid:durableId="1834950962">
    <w:abstractNumId w:val="9"/>
  </w:num>
  <w:num w:numId="8" w16cid:durableId="961575887">
    <w:abstractNumId w:val="1"/>
  </w:num>
  <w:num w:numId="9" w16cid:durableId="476648588">
    <w:abstractNumId w:val="27"/>
  </w:num>
  <w:num w:numId="10" w16cid:durableId="2038003221">
    <w:abstractNumId w:val="12"/>
  </w:num>
  <w:num w:numId="11" w16cid:durableId="626206259">
    <w:abstractNumId w:val="8"/>
  </w:num>
  <w:num w:numId="12" w16cid:durableId="1862429535">
    <w:abstractNumId w:val="19"/>
  </w:num>
  <w:num w:numId="13" w16cid:durableId="584345713">
    <w:abstractNumId w:val="0"/>
  </w:num>
  <w:num w:numId="14" w16cid:durableId="309134844">
    <w:abstractNumId w:val="16"/>
  </w:num>
  <w:num w:numId="15" w16cid:durableId="1815293833">
    <w:abstractNumId w:val="15"/>
  </w:num>
  <w:num w:numId="16" w16cid:durableId="806094523">
    <w:abstractNumId w:val="31"/>
  </w:num>
  <w:num w:numId="17" w16cid:durableId="1868835599">
    <w:abstractNumId w:val="7"/>
  </w:num>
  <w:num w:numId="18" w16cid:durableId="951133904">
    <w:abstractNumId w:val="11"/>
  </w:num>
  <w:num w:numId="19" w16cid:durableId="1511796301">
    <w:abstractNumId w:val="22"/>
  </w:num>
  <w:num w:numId="20" w16cid:durableId="235827346">
    <w:abstractNumId w:val="23"/>
  </w:num>
  <w:num w:numId="21" w16cid:durableId="1436052470">
    <w:abstractNumId w:val="30"/>
  </w:num>
  <w:num w:numId="22" w16cid:durableId="730613134">
    <w:abstractNumId w:val="4"/>
  </w:num>
  <w:num w:numId="23" w16cid:durableId="1421950775">
    <w:abstractNumId w:val="20"/>
  </w:num>
  <w:num w:numId="24" w16cid:durableId="60297329">
    <w:abstractNumId w:val="24"/>
  </w:num>
  <w:num w:numId="25" w16cid:durableId="631207099">
    <w:abstractNumId w:val="29"/>
  </w:num>
  <w:num w:numId="26" w16cid:durableId="1718581316">
    <w:abstractNumId w:val="5"/>
  </w:num>
  <w:num w:numId="27" w16cid:durableId="449976463">
    <w:abstractNumId w:val="17"/>
  </w:num>
  <w:num w:numId="28" w16cid:durableId="1732345005">
    <w:abstractNumId w:val="26"/>
  </w:num>
  <w:num w:numId="29" w16cid:durableId="1907761663">
    <w:abstractNumId w:val="28"/>
  </w:num>
  <w:num w:numId="30" w16cid:durableId="953439507">
    <w:abstractNumId w:val="3"/>
  </w:num>
  <w:num w:numId="31" w16cid:durableId="299043631">
    <w:abstractNumId w:val="25"/>
  </w:num>
  <w:num w:numId="32" w16cid:durableId="562255365">
    <w:abstractNumId w:val="6"/>
  </w:num>
  <w:numIdMacAtCleanup w:val="3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uann Anh">
    <w15:presenceInfo w15:providerId="Windows Live" w15:userId="06f5567799e2205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D10"/>
    <w:rsid w:val="000024E4"/>
    <w:rsid w:val="000035A6"/>
    <w:rsid w:val="00004E20"/>
    <w:rsid w:val="00010447"/>
    <w:rsid w:val="00015010"/>
    <w:rsid w:val="00020066"/>
    <w:rsid w:val="00020A5E"/>
    <w:rsid w:val="000253FF"/>
    <w:rsid w:val="000256AE"/>
    <w:rsid w:val="00025FD5"/>
    <w:rsid w:val="00026F30"/>
    <w:rsid w:val="00037678"/>
    <w:rsid w:val="0004194F"/>
    <w:rsid w:val="00041EE4"/>
    <w:rsid w:val="000420B4"/>
    <w:rsid w:val="00043AAD"/>
    <w:rsid w:val="0005030C"/>
    <w:rsid w:val="00053646"/>
    <w:rsid w:val="00055C2D"/>
    <w:rsid w:val="00061D8E"/>
    <w:rsid w:val="000635F0"/>
    <w:rsid w:val="000677B1"/>
    <w:rsid w:val="00070B8B"/>
    <w:rsid w:val="00071B2C"/>
    <w:rsid w:val="00071B8B"/>
    <w:rsid w:val="00071FB7"/>
    <w:rsid w:val="000724C7"/>
    <w:rsid w:val="00073C02"/>
    <w:rsid w:val="00077D45"/>
    <w:rsid w:val="0008227D"/>
    <w:rsid w:val="00087B4F"/>
    <w:rsid w:val="00090624"/>
    <w:rsid w:val="00096768"/>
    <w:rsid w:val="000A2ABB"/>
    <w:rsid w:val="000B008C"/>
    <w:rsid w:val="000B10D2"/>
    <w:rsid w:val="000B4960"/>
    <w:rsid w:val="000B7340"/>
    <w:rsid w:val="000D06E9"/>
    <w:rsid w:val="000E1BAD"/>
    <w:rsid w:val="000E5285"/>
    <w:rsid w:val="000E6431"/>
    <w:rsid w:val="000E6C88"/>
    <w:rsid w:val="000E6EF5"/>
    <w:rsid w:val="000E72CA"/>
    <w:rsid w:val="001105F7"/>
    <w:rsid w:val="00111890"/>
    <w:rsid w:val="00113829"/>
    <w:rsid w:val="00115040"/>
    <w:rsid w:val="001170BC"/>
    <w:rsid w:val="00120B9E"/>
    <w:rsid w:val="001219D4"/>
    <w:rsid w:val="00123ED2"/>
    <w:rsid w:val="00124E52"/>
    <w:rsid w:val="00137417"/>
    <w:rsid w:val="001406EA"/>
    <w:rsid w:val="00142DF8"/>
    <w:rsid w:val="00147D23"/>
    <w:rsid w:val="001518A0"/>
    <w:rsid w:val="00153DC3"/>
    <w:rsid w:val="00154362"/>
    <w:rsid w:val="0015536D"/>
    <w:rsid w:val="00160F44"/>
    <w:rsid w:val="00161EF4"/>
    <w:rsid w:val="00163659"/>
    <w:rsid w:val="00163B6B"/>
    <w:rsid w:val="001664DC"/>
    <w:rsid w:val="00166E91"/>
    <w:rsid w:val="00171A42"/>
    <w:rsid w:val="00171DC4"/>
    <w:rsid w:val="0017223A"/>
    <w:rsid w:val="001729EA"/>
    <w:rsid w:val="001753C0"/>
    <w:rsid w:val="001806B4"/>
    <w:rsid w:val="00180734"/>
    <w:rsid w:val="00182F21"/>
    <w:rsid w:val="00185790"/>
    <w:rsid w:val="00187F27"/>
    <w:rsid w:val="001916A7"/>
    <w:rsid w:val="00192FDE"/>
    <w:rsid w:val="001A507D"/>
    <w:rsid w:val="001A53EF"/>
    <w:rsid w:val="001A696B"/>
    <w:rsid w:val="001A7454"/>
    <w:rsid w:val="001A76BC"/>
    <w:rsid w:val="001B5A70"/>
    <w:rsid w:val="001C2D14"/>
    <w:rsid w:val="001C4F40"/>
    <w:rsid w:val="001D2A82"/>
    <w:rsid w:val="001D51F8"/>
    <w:rsid w:val="001D55B7"/>
    <w:rsid w:val="001D56CA"/>
    <w:rsid w:val="001E116A"/>
    <w:rsid w:val="001E1F84"/>
    <w:rsid w:val="001E4F32"/>
    <w:rsid w:val="001F43A7"/>
    <w:rsid w:val="001F5243"/>
    <w:rsid w:val="00205D28"/>
    <w:rsid w:val="00217009"/>
    <w:rsid w:val="00223449"/>
    <w:rsid w:val="00225A9A"/>
    <w:rsid w:val="002335B3"/>
    <w:rsid w:val="002337BC"/>
    <w:rsid w:val="0023478E"/>
    <w:rsid w:val="00237D14"/>
    <w:rsid w:val="00242270"/>
    <w:rsid w:val="002470A4"/>
    <w:rsid w:val="00250399"/>
    <w:rsid w:val="0025289F"/>
    <w:rsid w:val="00253BEE"/>
    <w:rsid w:val="00254D07"/>
    <w:rsid w:val="0026348F"/>
    <w:rsid w:val="002659CE"/>
    <w:rsid w:val="00267C20"/>
    <w:rsid w:val="002714E4"/>
    <w:rsid w:val="002A0F7B"/>
    <w:rsid w:val="002A5DF7"/>
    <w:rsid w:val="002A6B50"/>
    <w:rsid w:val="002B28A5"/>
    <w:rsid w:val="002B4A98"/>
    <w:rsid w:val="002B6877"/>
    <w:rsid w:val="002B79DC"/>
    <w:rsid w:val="002B7E2B"/>
    <w:rsid w:val="002C5FC2"/>
    <w:rsid w:val="002C6FAB"/>
    <w:rsid w:val="002C7EE2"/>
    <w:rsid w:val="002D0CEE"/>
    <w:rsid w:val="002E3EB0"/>
    <w:rsid w:val="002F1E59"/>
    <w:rsid w:val="002F4F3A"/>
    <w:rsid w:val="002F4FAB"/>
    <w:rsid w:val="002F6E2A"/>
    <w:rsid w:val="00300D9E"/>
    <w:rsid w:val="00305516"/>
    <w:rsid w:val="00305FAE"/>
    <w:rsid w:val="00313BFD"/>
    <w:rsid w:val="00314478"/>
    <w:rsid w:val="00315720"/>
    <w:rsid w:val="00321D10"/>
    <w:rsid w:val="003251F0"/>
    <w:rsid w:val="00331432"/>
    <w:rsid w:val="003319B1"/>
    <w:rsid w:val="0033219A"/>
    <w:rsid w:val="00334928"/>
    <w:rsid w:val="003416FA"/>
    <w:rsid w:val="00342777"/>
    <w:rsid w:val="0034576F"/>
    <w:rsid w:val="00351C93"/>
    <w:rsid w:val="0035754F"/>
    <w:rsid w:val="00357DFF"/>
    <w:rsid w:val="0036077F"/>
    <w:rsid w:val="00362629"/>
    <w:rsid w:val="00365031"/>
    <w:rsid w:val="00365CF5"/>
    <w:rsid w:val="00371739"/>
    <w:rsid w:val="00371CF3"/>
    <w:rsid w:val="0037285B"/>
    <w:rsid w:val="003743B0"/>
    <w:rsid w:val="00374D16"/>
    <w:rsid w:val="00376E3C"/>
    <w:rsid w:val="003800BA"/>
    <w:rsid w:val="00382DEA"/>
    <w:rsid w:val="003879C3"/>
    <w:rsid w:val="00391B81"/>
    <w:rsid w:val="003928BA"/>
    <w:rsid w:val="00392AAB"/>
    <w:rsid w:val="00393B3E"/>
    <w:rsid w:val="0039474F"/>
    <w:rsid w:val="003B4FB3"/>
    <w:rsid w:val="003C0C8D"/>
    <w:rsid w:val="003C1A17"/>
    <w:rsid w:val="003C3981"/>
    <w:rsid w:val="003C4956"/>
    <w:rsid w:val="003C5AEE"/>
    <w:rsid w:val="003C6AA9"/>
    <w:rsid w:val="003D3C57"/>
    <w:rsid w:val="003D42A7"/>
    <w:rsid w:val="003D6806"/>
    <w:rsid w:val="003E0536"/>
    <w:rsid w:val="003E1715"/>
    <w:rsid w:val="003F3C43"/>
    <w:rsid w:val="003F513C"/>
    <w:rsid w:val="003F78EF"/>
    <w:rsid w:val="00400001"/>
    <w:rsid w:val="00400C75"/>
    <w:rsid w:val="00402068"/>
    <w:rsid w:val="00402CDC"/>
    <w:rsid w:val="00406435"/>
    <w:rsid w:val="0040792B"/>
    <w:rsid w:val="00413082"/>
    <w:rsid w:val="00425B84"/>
    <w:rsid w:val="0043337D"/>
    <w:rsid w:val="00434CE9"/>
    <w:rsid w:val="00445F0F"/>
    <w:rsid w:val="00451C91"/>
    <w:rsid w:val="00452DD0"/>
    <w:rsid w:val="00453A82"/>
    <w:rsid w:val="00453FAF"/>
    <w:rsid w:val="00455089"/>
    <w:rsid w:val="0046332D"/>
    <w:rsid w:val="00464572"/>
    <w:rsid w:val="00464F10"/>
    <w:rsid w:val="004653B4"/>
    <w:rsid w:val="00466D54"/>
    <w:rsid w:val="00474AE3"/>
    <w:rsid w:val="004A31AB"/>
    <w:rsid w:val="004A5622"/>
    <w:rsid w:val="004A674F"/>
    <w:rsid w:val="004A7B81"/>
    <w:rsid w:val="004B0A37"/>
    <w:rsid w:val="004B7070"/>
    <w:rsid w:val="004C1564"/>
    <w:rsid w:val="004C61B3"/>
    <w:rsid w:val="004C73F7"/>
    <w:rsid w:val="004C7521"/>
    <w:rsid w:val="004D0589"/>
    <w:rsid w:val="004D221D"/>
    <w:rsid w:val="004D4E72"/>
    <w:rsid w:val="004D5AFC"/>
    <w:rsid w:val="004D5E12"/>
    <w:rsid w:val="004E0B83"/>
    <w:rsid w:val="004E3244"/>
    <w:rsid w:val="004E3911"/>
    <w:rsid w:val="004E3CF4"/>
    <w:rsid w:val="004E5BAB"/>
    <w:rsid w:val="004E6901"/>
    <w:rsid w:val="004E789A"/>
    <w:rsid w:val="004E7BFA"/>
    <w:rsid w:val="004E7E27"/>
    <w:rsid w:val="004F1207"/>
    <w:rsid w:val="004F185D"/>
    <w:rsid w:val="004F21B2"/>
    <w:rsid w:val="004F55BE"/>
    <w:rsid w:val="00502ED4"/>
    <w:rsid w:val="00510407"/>
    <w:rsid w:val="00514B1C"/>
    <w:rsid w:val="00515188"/>
    <w:rsid w:val="00532321"/>
    <w:rsid w:val="00533A1F"/>
    <w:rsid w:val="0053656F"/>
    <w:rsid w:val="00536D04"/>
    <w:rsid w:val="00552143"/>
    <w:rsid w:val="005525A9"/>
    <w:rsid w:val="00560340"/>
    <w:rsid w:val="00563102"/>
    <w:rsid w:val="00567571"/>
    <w:rsid w:val="00576FB3"/>
    <w:rsid w:val="005838E7"/>
    <w:rsid w:val="00583983"/>
    <w:rsid w:val="00586D8A"/>
    <w:rsid w:val="00590C74"/>
    <w:rsid w:val="005925F9"/>
    <w:rsid w:val="005934E6"/>
    <w:rsid w:val="00593800"/>
    <w:rsid w:val="00593C8C"/>
    <w:rsid w:val="00594832"/>
    <w:rsid w:val="005A17F7"/>
    <w:rsid w:val="005A22BB"/>
    <w:rsid w:val="005A332D"/>
    <w:rsid w:val="005A63DC"/>
    <w:rsid w:val="005B0107"/>
    <w:rsid w:val="005B0A65"/>
    <w:rsid w:val="005B0AFD"/>
    <w:rsid w:val="005B587A"/>
    <w:rsid w:val="005B76F2"/>
    <w:rsid w:val="005C3EFB"/>
    <w:rsid w:val="005C4152"/>
    <w:rsid w:val="005C4623"/>
    <w:rsid w:val="005C4D13"/>
    <w:rsid w:val="005C6AFF"/>
    <w:rsid w:val="005C7D18"/>
    <w:rsid w:val="005D01CD"/>
    <w:rsid w:val="005D4243"/>
    <w:rsid w:val="005E02FD"/>
    <w:rsid w:val="005E1179"/>
    <w:rsid w:val="005E1A9A"/>
    <w:rsid w:val="005E5A0B"/>
    <w:rsid w:val="005E6ED8"/>
    <w:rsid w:val="005F298E"/>
    <w:rsid w:val="005F4D30"/>
    <w:rsid w:val="0060728E"/>
    <w:rsid w:val="00607EA6"/>
    <w:rsid w:val="00607F5E"/>
    <w:rsid w:val="00610310"/>
    <w:rsid w:val="00610412"/>
    <w:rsid w:val="006141A5"/>
    <w:rsid w:val="00616CFF"/>
    <w:rsid w:val="00622D9E"/>
    <w:rsid w:val="00627A72"/>
    <w:rsid w:val="00630D37"/>
    <w:rsid w:val="00636162"/>
    <w:rsid w:val="00641D05"/>
    <w:rsid w:val="00644B05"/>
    <w:rsid w:val="00653A38"/>
    <w:rsid w:val="00655C19"/>
    <w:rsid w:val="0065653A"/>
    <w:rsid w:val="00657F5E"/>
    <w:rsid w:val="00660856"/>
    <w:rsid w:val="00661DEE"/>
    <w:rsid w:val="0067108D"/>
    <w:rsid w:val="00674241"/>
    <w:rsid w:val="0067642A"/>
    <w:rsid w:val="00677224"/>
    <w:rsid w:val="00680220"/>
    <w:rsid w:val="00680612"/>
    <w:rsid w:val="0068151B"/>
    <w:rsid w:val="00682094"/>
    <w:rsid w:val="006825E7"/>
    <w:rsid w:val="00683CD3"/>
    <w:rsid w:val="00692FEE"/>
    <w:rsid w:val="00694128"/>
    <w:rsid w:val="006A18AB"/>
    <w:rsid w:val="006A6268"/>
    <w:rsid w:val="006B5367"/>
    <w:rsid w:val="006B6DBC"/>
    <w:rsid w:val="006C169E"/>
    <w:rsid w:val="006D4034"/>
    <w:rsid w:val="006D5C54"/>
    <w:rsid w:val="006E2623"/>
    <w:rsid w:val="006E26FB"/>
    <w:rsid w:val="006E4969"/>
    <w:rsid w:val="006F2F7C"/>
    <w:rsid w:val="006F582A"/>
    <w:rsid w:val="00703B93"/>
    <w:rsid w:val="00710EB1"/>
    <w:rsid w:val="00712381"/>
    <w:rsid w:val="00712CAD"/>
    <w:rsid w:val="007143E1"/>
    <w:rsid w:val="00716F28"/>
    <w:rsid w:val="007239C4"/>
    <w:rsid w:val="007301F9"/>
    <w:rsid w:val="007304E6"/>
    <w:rsid w:val="00733554"/>
    <w:rsid w:val="00733D54"/>
    <w:rsid w:val="00745723"/>
    <w:rsid w:val="007461B9"/>
    <w:rsid w:val="00747481"/>
    <w:rsid w:val="00750E6C"/>
    <w:rsid w:val="00751698"/>
    <w:rsid w:val="007604D9"/>
    <w:rsid w:val="00761C5C"/>
    <w:rsid w:val="0076331B"/>
    <w:rsid w:val="00764756"/>
    <w:rsid w:val="007806A8"/>
    <w:rsid w:val="007820DA"/>
    <w:rsid w:val="00783262"/>
    <w:rsid w:val="00783A6B"/>
    <w:rsid w:val="0078494E"/>
    <w:rsid w:val="0078567B"/>
    <w:rsid w:val="00786A81"/>
    <w:rsid w:val="007870E4"/>
    <w:rsid w:val="00791252"/>
    <w:rsid w:val="00791B03"/>
    <w:rsid w:val="0079248C"/>
    <w:rsid w:val="0079351C"/>
    <w:rsid w:val="00794712"/>
    <w:rsid w:val="007969A6"/>
    <w:rsid w:val="007A1549"/>
    <w:rsid w:val="007A20BB"/>
    <w:rsid w:val="007A62E7"/>
    <w:rsid w:val="007A79DC"/>
    <w:rsid w:val="007B0523"/>
    <w:rsid w:val="007B083E"/>
    <w:rsid w:val="007C1857"/>
    <w:rsid w:val="007D007C"/>
    <w:rsid w:val="007E4A29"/>
    <w:rsid w:val="007F0745"/>
    <w:rsid w:val="007F1DBC"/>
    <w:rsid w:val="007F390C"/>
    <w:rsid w:val="007F676A"/>
    <w:rsid w:val="0080144C"/>
    <w:rsid w:val="00804296"/>
    <w:rsid w:val="008103A4"/>
    <w:rsid w:val="008104A6"/>
    <w:rsid w:val="0081340C"/>
    <w:rsid w:val="008140E9"/>
    <w:rsid w:val="00815340"/>
    <w:rsid w:val="00816D93"/>
    <w:rsid w:val="00817C5E"/>
    <w:rsid w:val="00827647"/>
    <w:rsid w:val="00834E28"/>
    <w:rsid w:val="00836EF1"/>
    <w:rsid w:val="00841C4C"/>
    <w:rsid w:val="00843C13"/>
    <w:rsid w:val="00847810"/>
    <w:rsid w:val="00847A77"/>
    <w:rsid w:val="00852820"/>
    <w:rsid w:val="00853DE0"/>
    <w:rsid w:val="00855BB6"/>
    <w:rsid w:val="008564F3"/>
    <w:rsid w:val="00857972"/>
    <w:rsid w:val="00860646"/>
    <w:rsid w:val="008635CE"/>
    <w:rsid w:val="00870749"/>
    <w:rsid w:val="008709C7"/>
    <w:rsid w:val="00872578"/>
    <w:rsid w:val="008732C2"/>
    <w:rsid w:val="0087335C"/>
    <w:rsid w:val="0087788F"/>
    <w:rsid w:val="00883BEA"/>
    <w:rsid w:val="0088610B"/>
    <w:rsid w:val="0089383B"/>
    <w:rsid w:val="00895DD5"/>
    <w:rsid w:val="00896764"/>
    <w:rsid w:val="00896AFF"/>
    <w:rsid w:val="00896BA5"/>
    <w:rsid w:val="00896EF0"/>
    <w:rsid w:val="008A20B9"/>
    <w:rsid w:val="008A3D46"/>
    <w:rsid w:val="008A506F"/>
    <w:rsid w:val="008A5363"/>
    <w:rsid w:val="008B2A89"/>
    <w:rsid w:val="008C4752"/>
    <w:rsid w:val="008C6811"/>
    <w:rsid w:val="008D03F5"/>
    <w:rsid w:val="008D104B"/>
    <w:rsid w:val="008D3AC1"/>
    <w:rsid w:val="008D5AB9"/>
    <w:rsid w:val="008E0AF8"/>
    <w:rsid w:val="008E34B2"/>
    <w:rsid w:val="008E3797"/>
    <w:rsid w:val="008E380B"/>
    <w:rsid w:val="008F278D"/>
    <w:rsid w:val="008F3669"/>
    <w:rsid w:val="008F380C"/>
    <w:rsid w:val="008F69F5"/>
    <w:rsid w:val="00904B08"/>
    <w:rsid w:val="009069D0"/>
    <w:rsid w:val="009077B8"/>
    <w:rsid w:val="009116B3"/>
    <w:rsid w:val="0091198D"/>
    <w:rsid w:val="00911D62"/>
    <w:rsid w:val="00912D3B"/>
    <w:rsid w:val="00916C14"/>
    <w:rsid w:val="00925C43"/>
    <w:rsid w:val="009267AB"/>
    <w:rsid w:val="0093019D"/>
    <w:rsid w:val="009302AC"/>
    <w:rsid w:val="00931B57"/>
    <w:rsid w:val="00932226"/>
    <w:rsid w:val="009445E6"/>
    <w:rsid w:val="009466E2"/>
    <w:rsid w:val="00950FE5"/>
    <w:rsid w:val="0095333E"/>
    <w:rsid w:val="009533A3"/>
    <w:rsid w:val="00954B30"/>
    <w:rsid w:val="00954C61"/>
    <w:rsid w:val="00954CBF"/>
    <w:rsid w:val="00955D79"/>
    <w:rsid w:val="00960B82"/>
    <w:rsid w:val="00960D54"/>
    <w:rsid w:val="00962705"/>
    <w:rsid w:val="0096608F"/>
    <w:rsid w:val="00967412"/>
    <w:rsid w:val="00970D97"/>
    <w:rsid w:val="0097479D"/>
    <w:rsid w:val="0098126B"/>
    <w:rsid w:val="0098171A"/>
    <w:rsid w:val="00982DFA"/>
    <w:rsid w:val="00982E34"/>
    <w:rsid w:val="009838EB"/>
    <w:rsid w:val="00990317"/>
    <w:rsid w:val="00992508"/>
    <w:rsid w:val="009941C5"/>
    <w:rsid w:val="009B2E60"/>
    <w:rsid w:val="009B3694"/>
    <w:rsid w:val="009B4EAB"/>
    <w:rsid w:val="009B6443"/>
    <w:rsid w:val="009C152A"/>
    <w:rsid w:val="009C1840"/>
    <w:rsid w:val="009C48BC"/>
    <w:rsid w:val="009C7EB5"/>
    <w:rsid w:val="009D53ED"/>
    <w:rsid w:val="009D5CB3"/>
    <w:rsid w:val="009F0230"/>
    <w:rsid w:val="009F3262"/>
    <w:rsid w:val="009F732D"/>
    <w:rsid w:val="00A02785"/>
    <w:rsid w:val="00A042F5"/>
    <w:rsid w:val="00A0444D"/>
    <w:rsid w:val="00A05241"/>
    <w:rsid w:val="00A062B8"/>
    <w:rsid w:val="00A075EC"/>
    <w:rsid w:val="00A10445"/>
    <w:rsid w:val="00A111A4"/>
    <w:rsid w:val="00A12C1E"/>
    <w:rsid w:val="00A14122"/>
    <w:rsid w:val="00A14F00"/>
    <w:rsid w:val="00A15B82"/>
    <w:rsid w:val="00A1651E"/>
    <w:rsid w:val="00A22619"/>
    <w:rsid w:val="00A2400A"/>
    <w:rsid w:val="00A27BD8"/>
    <w:rsid w:val="00A30D03"/>
    <w:rsid w:val="00A30EF8"/>
    <w:rsid w:val="00A34B10"/>
    <w:rsid w:val="00A35BFD"/>
    <w:rsid w:val="00A366AC"/>
    <w:rsid w:val="00A43E7B"/>
    <w:rsid w:val="00A44554"/>
    <w:rsid w:val="00A44F2A"/>
    <w:rsid w:val="00A4605F"/>
    <w:rsid w:val="00A5224E"/>
    <w:rsid w:val="00A5573F"/>
    <w:rsid w:val="00A56FFA"/>
    <w:rsid w:val="00A600EB"/>
    <w:rsid w:val="00A6306B"/>
    <w:rsid w:val="00A74C70"/>
    <w:rsid w:val="00A76F46"/>
    <w:rsid w:val="00A779F2"/>
    <w:rsid w:val="00A83362"/>
    <w:rsid w:val="00A8765D"/>
    <w:rsid w:val="00A91453"/>
    <w:rsid w:val="00A926B0"/>
    <w:rsid w:val="00A97A45"/>
    <w:rsid w:val="00AA3321"/>
    <w:rsid w:val="00AA3E8C"/>
    <w:rsid w:val="00AC2D53"/>
    <w:rsid w:val="00AC3A5E"/>
    <w:rsid w:val="00AC75A0"/>
    <w:rsid w:val="00AC79E2"/>
    <w:rsid w:val="00AD1F4B"/>
    <w:rsid w:val="00AD483D"/>
    <w:rsid w:val="00AE27D0"/>
    <w:rsid w:val="00AE42CF"/>
    <w:rsid w:val="00AE43AD"/>
    <w:rsid w:val="00AE46A5"/>
    <w:rsid w:val="00AE5AA8"/>
    <w:rsid w:val="00AF0227"/>
    <w:rsid w:val="00AF2C37"/>
    <w:rsid w:val="00AF60D2"/>
    <w:rsid w:val="00AF60E3"/>
    <w:rsid w:val="00AF7400"/>
    <w:rsid w:val="00AF7811"/>
    <w:rsid w:val="00B02F4A"/>
    <w:rsid w:val="00B040A8"/>
    <w:rsid w:val="00B0475F"/>
    <w:rsid w:val="00B06882"/>
    <w:rsid w:val="00B07C32"/>
    <w:rsid w:val="00B07DBB"/>
    <w:rsid w:val="00B11AAA"/>
    <w:rsid w:val="00B231C1"/>
    <w:rsid w:val="00B269E7"/>
    <w:rsid w:val="00B27012"/>
    <w:rsid w:val="00B27BEE"/>
    <w:rsid w:val="00B365EC"/>
    <w:rsid w:val="00B5009D"/>
    <w:rsid w:val="00B51CDE"/>
    <w:rsid w:val="00B547F2"/>
    <w:rsid w:val="00B65C04"/>
    <w:rsid w:val="00B67A40"/>
    <w:rsid w:val="00B67CDF"/>
    <w:rsid w:val="00B67EFB"/>
    <w:rsid w:val="00B707C7"/>
    <w:rsid w:val="00B71A76"/>
    <w:rsid w:val="00B71F65"/>
    <w:rsid w:val="00B72430"/>
    <w:rsid w:val="00B7511C"/>
    <w:rsid w:val="00B81364"/>
    <w:rsid w:val="00B84CF1"/>
    <w:rsid w:val="00B9118D"/>
    <w:rsid w:val="00B95DD2"/>
    <w:rsid w:val="00BA00E2"/>
    <w:rsid w:val="00BA769B"/>
    <w:rsid w:val="00BA7B81"/>
    <w:rsid w:val="00BB3713"/>
    <w:rsid w:val="00BB657F"/>
    <w:rsid w:val="00BB711B"/>
    <w:rsid w:val="00BC0328"/>
    <w:rsid w:val="00BC2078"/>
    <w:rsid w:val="00BC2F46"/>
    <w:rsid w:val="00BC6106"/>
    <w:rsid w:val="00BD06BA"/>
    <w:rsid w:val="00BD5E31"/>
    <w:rsid w:val="00BE1F37"/>
    <w:rsid w:val="00BE5ADD"/>
    <w:rsid w:val="00BE7052"/>
    <w:rsid w:val="00BF2382"/>
    <w:rsid w:val="00BF5268"/>
    <w:rsid w:val="00BF59B0"/>
    <w:rsid w:val="00BF7132"/>
    <w:rsid w:val="00BF7F70"/>
    <w:rsid w:val="00C00736"/>
    <w:rsid w:val="00C02936"/>
    <w:rsid w:val="00C119E3"/>
    <w:rsid w:val="00C12729"/>
    <w:rsid w:val="00C147B7"/>
    <w:rsid w:val="00C21D8D"/>
    <w:rsid w:val="00C22B86"/>
    <w:rsid w:val="00C2577E"/>
    <w:rsid w:val="00C2632A"/>
    <w:rsid w:val="00C26E0B"/>
    <w:rsid w:val="00C30B3C"/>
    <w:rsid w:val="00C3365F"/>
    <w:rsid w:val="00C338BC"/>
    <w:rsid w:val="00C34A24"/>
    <w:rsid w:val="00C35D45"/>
    <w:rsid w:val="00C441E1"/>
    <w:rsid w:val="00C44321"/>
    <w:rsid w:val="00C46F03"/>
    <w:rsid w:val="00C509C9"/>
    <w:rsid w:val="00C54387"/>
    <w:rsid w:val="00C57093"/>
    <w:rsid w:val="00C62278"/>
    <w:rsid w:val="00C62B3C"/>
    <w:rsid w:val="00C63BD4"/>
    <w:rsid w:val="00C66953"/>
    <w:rsid w:val="00C66FB3"/>
    <w:rsid w:val="00C709B6"/>
    <w:rsid w:val="00C73B57"/>
    <w:rsid w:val="00C73DC2"/>
    <w:rsid w:val="00C75F23"/>
    <w:rsid w:val="00C76E00"/>
    <w:rsid w:val="00C90308"/>
    <w:rsid w:val="00C910E6"/>
    <w:rsid w:val="00C931C0"/>
    <w:rsid w:val="00C96BAC"/>
    <w:rsid w:val="00CA4F3E"/>
    <w:rsid w:val="00CA6FC2"/>
    <w:rsid w:val="00CB4256"/>
    <w:rsid w:val="00CC06A5"/>
    <w:rsid w:val="00CC3D84"/>
    <w:rsid w:val="00CC443B"/>
    <w:rsid w:val="00CF2D05"/>
    <w:rsid w:val="00CF3158"/>
    <w:rsid w:val="00CF3164"/>
    <w:rsid w:val="00D006F6"/>
    <w:rsid w:val="00D10844"/>
    <w:rsid w:val="00D115E0"/>
    <w:rsid w:val="00D1331F"/>
    <w:rsid w:val="00D15CED"/>
    <w:rsid w:val="00D16F33"/>
    <w:rsid w:val="00D17125"/>
    <w:rsid w:val="00D21182"/>
    <w:rsid w:val="00D21E89"/>
    <w:rsid w:val="00D234B3"/>
    <w:rsid w:val="00D268B9"/>
    <w:rsid w:val="00D2744D"/>
    <w:rsid w:val="00D30350"/>
    <w:rsid w:val="00D313BC"/>
    <w:rsid w:val="00D32739"/>
    <w:rsid w:val="00D35C46"/>
    <w:rsid w:val="00D4039A"/>
    <w:rsid w:val="00D422EB"/>
    <w:rsid w:val="00D4593D"/>
    <w:rsid w:val="00D46C3E"/>
    <w:rsid w:val="00D47BC9"/>
    <w:rsid w:val="00D50883"/>
    <w:rsid w:val="00D521F4"/>
    <w:rsid w:val="00D5288F"/>
    <w:rsid w:val="00D5297B"/>
    <w:rsid w:val="00D53912"/>
    <w:rsid w:val="00D53C92"/>
    <w:rsid w:val="00D5658E"/>
    <w:rsid w:val="00D63CBD"/>
    <w:rsid w:val="00D672A0"/>
    <w:rsid w:val="00D67527"/>
    <w:rsid w:val="00D71EA3"/>
    <w:rsid w:val="00D73AF3"/>
    <w:rsid w:val="00D801B6"/>
    <w:rsid w:val="00D82E36"/>
    <w:rsid w:val="00D85A93"/>
    <w:rsid w:val="00D85F23"/>
    <w:rsid w:val="00D863D4"/>
    <w:rsid w:val="00D86828"/>
    <w:rsid w:val="00D91250"/>
    <w:rsid w:val="00D9339A"/>
    <w:rsid w:val="00D94C0D"/>
    <w:rsid w:val="00D950E0"/>
    <w:rsid w:val="00D95647"/>
    <w:rsid w:val="00D95C7E"/>
    <w:rsid w:val="00DA1203"/>
    <w:rsid w:val="00DB19AC"/>
    <w:rsid w:val="00DB1CFE"/>
    <w:rsid w:val="00DB1FD2"/>
    <w:rsid w:val="00DB219A"/>
    <w:rsid w:val="00DB4FCB"/>
    <w:rsid w:val="00DB5EFF"/>
    <w:rsid w:val="00DC2003"/>
    <w:rsid w:val="00DC4E39"/>
    <w:rsid w:val="00DC4FDF"/>
    <w:rsid w:val="00DC5654"/>
    <w:rsid w:val="00DD0841"/>
    <w:rsid w:val="00DD2DBE"/>
    <w:rsid w:val="00DD5BC7"/>
    <w:rsid w:val="00DD745A"/>
    <w:rsid w:val="00DE4510"/>
    <w:rsid w:val="00DE62B5"/>
    <w:rsid w:val="00DF2AC1"/>
    <w:rsid w:val="00DF601B"/>
    <w:rsid w:val="00DF6098"/>
    <w:rsid w:val="00DF73F4"/>
    <w:rsid w:val="00E06FA4"/>
    <w:rsid w:val="00E0780A"/>
    <w:rsid w:val="00E116B6"/>
    <w:rsid w:val="00E13505"/>
    <w:rsid w:val="00E17864"/>
    <w:rsid w:val="00E17ADD"/>
    <w:rsid w:val="00E20B1D"/>
    <w:rsid w:val="00E20CF6"/>
    <w:rsid w:val="00E2336D"/>
    <w:rsid w:val="00E25885"/>
    <w:rsid w:val="00E26B49"/>
    <w:rsid w:val="00E355DB"/>
    <w:rsid w:val="00E42ADB"/>
    <w:rsid w:val="00E4681F"/>
    <w:rsid w:val="00E4772D"/>
    <w:rsid w:val="00E51CFB"/>
    <w:rsid w:val="00E51F36"/>
    <w:rsid w:val="00E54357"/>
    <w:rsid w:val="00E549E7"/>
    <w:rsid w:val="00E5537E"/>
    <w:rsid w:val="00E55919"/>
    <w:rsid w:val="00E55E59"/>
    <w:rsid w:val="00E62B3D"/>
    <w:rsid w:val="00E67378"/>
    <w:rsid w:val="00E67B25"/>
    <w:rsid w:val="00E73156"/>
    <w:rsid w:val="00E73C02"/>
    <w:rsid w:val="00E73F45"/>
    <w:rsid w:val="00E76C3B"/>
    <w:rsid w:val="00E77263"/>
    <w:rsid w:val="00E8112E"/>
    <w:rsid w:val="00E87E27"/>
    <w:rsid w:val="00EA08CF"/>
    <w:rsid w:val="00EA1950"/>
    <w:rsid w:val="00EB06A4"/>
    <w:rsid w:val="00EB2EC8"/>
    <w:rsid w:val="00EB62E7"/>
    <w:rsid w:val="00EC18E5"/>
    <w:rsid w:val="00EC3AA1"/>
    <w:rsid w:val="00EC4665"/>
    <w:rsid w:val="00EC4EED"/>
    <w:rsid w:val="00ED40F1"/>
    <w:rsid w:val="00ED492D"/>
    <w:rsid w:val="00ED4F73"/>
    <w:rsid w:val="00EE4DC3"/>
    <w:rsid w:val="00EF5D96"/>
    <w:rsid w:val="00EF70B6"/>
    <w:rsid w:val="00F0265F"/>
    <w:rsid w:val="00F02A42"/>
    <w:rsid w:val="00F078D4"/>
    <w:rsid w:val="00F110C0"/>
    <w:rsid w:val="00F13879"/>
    <w:rsid w:val="00F158DE"/>
    <w:rsid w:val="00F224EA"/>
    <w:rsid w:val="00F2319D"/>
    <w:rsid w:val="00F23B42"/>
    <w:rsid w:val="00F23F0A"/>
    <w:rsid w:val="00F31C47"/>
    <w:rsid w:val="00F32C3C"/>
    <w:rsid w:val="00F37E94"/>
    <w:rsid w:val="00F40418"/>
    <w:rsid w:val="00F44839"/>
    <w:rsid w:val="00F4554C"/>
    <w:rsid w:val="00F47935"/>
    <w:rsid w:val="00F51CCB"/>
    <w:rsid w:val="00F533CB"/>
    <w:rsid w:val="00F537A7"/>
    <w:rsid w:val="00F56AF2"/>
    <w:rsid w:val="00F56F4F"/>
    <w:rsid w:val="00F60603"/>
    <w:rsid w:val="00F7032E"/>
    <w:rsid w:val="00F72244"/>
    <w:rsid w:val="00F74B1F"/>
    <w:rsid w:val="00F74C1C"/>
    <w:rsid w:val="00F77367"/>
    <w:rsid w:val="00F779C0"/>
    <w:rsid w:val="00F8587B"/>
    <w:rsid w:val="00FA6735"/>
    <w:rsid w:val="00FB0434"/>
    <w:rsid w:val="00FC2F78"/>
    <w:rsid w:val="00FC3091"/>
    <w:rsid w:val="00FD0C62"/>
    <w:rsid w:val="00FD3119"/>
    <w:rsid w:val="00FD451E"/>
    <w:rsid w:val="00FE0297"/>
    <w:rsid w:val="00FE1F8C"/>
    <w:rsid w:val="00FE5750"/>
    <w:rsid w:val="00FE5D32"/>
    <w:rsid w:val="00FE77D6"/>
    <w:rsid w:val="00FF28F8"/>
    <w:rsid w:val="00FF5036"/>
    <w:rsid w:val="00FF7E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FE7E1"/>
  <w15:docId w15:val="{EFF38DF8-FE38-494A-A92D-5DA942AFD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200" w:line="276" w:lineRule="auto"/>
    </w:pPr>
    <w:rPr>
      <w:sz w:val="26"/>
      <w:szCs w:val="22"/>
    </w:rPr>
  </w:style>
  <w:style w:type="paragraph" w:styleId="u1">
    <w:name w:val="heading 1"/>
    <w:basedOn w:val="Binhthng"/>
    <w:next w:val="Binhthng"/>
    <w:link w:val="u1Char"/>
    <w:uiPriority w:val="9"/>
    <w:qFormat/>
    <w:rsid w:val="00321D10"/>
    <w:pPr>
      <w:keepNext/>
      <w:keepLines/>
      <w:spacing w:before="480" w:after="0"/>
      <w:outlineLvl w:val="0"/>
    </w:pPr>
    <w:rPr>
      <w:rFonts w:ascii="Cambria" w:eastAsia="Times New Roman" w:hAnsi="Cambria"/>
      <w:b/>
      <w:bCs/>
      <w:color w:val="365F91"/>
      <w:sz w:val="28"/>
      <w:szCs w:val="28"/>
    </w:rPr>
  </w:style>
  <w:style w:type="paragraph" w:styleId="u2">
    <w:name w:val="heading 2"/>
    <w:basedOn w:val="Binhthng"/>
    <w:next w:val="Binhthng"/>
    <w:link w:val="u2Char"/>
    <w:uiPriority w:val="9"/>
    <w:semiHidden/>
    <w:unhideWhenUsed/>
    <w:qFormat/>
    <w:rsid w:val="00E42ADB"/>
    <w:pPr>
      <w:keepNext/>
      <w:spacing w:before="240" w:after="60"/>
      <w:outlineLvl w:val="1"/>
    </w:pPr>
    <w:rPr>
      <w:rFonts w:ascii="Calibri Light" w:eastAsia="Times New Roman" w:hAnsi="Calibri Light"/>
      <w:b/>
      <w:bCs/>
      <w:i/>
      <w:iCs/>
      <w:sz w:val="28"/>
      <w:szCs w:val="28"/>
    </w:rPr>
  </w:style>
  <w:style w:type="paragraph" w:styleId="u3">
    <w:name w:val="heading 3"/>
    <w:basedOn w:val="Binhthng"/>
    <w:next w:val="Binhthng"/>
    <w:link w:val="u3Char"/>
    <w:uiPriority w:val="9"/>
    <w:semiHidden/>
    <w:unhideWhenUsed/>
    <w:qFormat/>
    <w:rsid w:val="00147D23"/>
    <w:pPr>
      <w:keepNext/>
      <w:spacing w:before="240" w:after="60"/>
      <w:outlineLvl w:val="2"/>
    </w:pPr>
    <w:rPr>
      <w:rFonts w:ascii="Calibri Light" w:eastAsia="Times New Roman" w:hAnsi="Calibri Light"/>
      <w:b/>
      <w:bCs/>
      <w:szCs w:val="26"/>
    </w:rPr>
  </w:style>
  <w:style w:type="paragraph" w:styleId="u4">
    <w:name w:val="heading 4"/>
    <w:basedOn w:val="Binhthng"/>
    <w:next w:val="Binhthng"/>
    <w:link w:val="u4Char"/>
    <w:uiPriority w:val="9"/>
    <w:semiHidden/>
    <w:unhideWhenUsed/>
    <w:qFormat/>
    <w:rsid w:val="00FC2F78"/>
    <w:pPr>
      <w:keepNext/>
      <w:spacing w:before="240" w:after="60"/>
      <w:outlineLvl w:val="3"/>
    </w:pPr>
    <w:rPr>
      <w:rFonts w:ascii="Calibri" w:eastAsia="Times New Roman" w:hAnsi="Calibri"/>
      <w:b/>
      <w:bCs/>
      <w:sz w:val="28"/>
      <w:szCs w:val="28"/>
    </w:rPr>
  </w:style>
  <w:style w:type="paragraph" w:styleId="u9">
    <w:name w:val="heading 9"/>
    <w:basedOn w:val="Binhthng"/>
    <w:next w:val="Binhthng"/>
    <w:link w:val="u9Char"/>
    <w:uiPriority w:val="9"/>
    <w:semiHidden/>
    <w:unhideWhenUsed/>
    <w:qFormat/>
    <w:rsid w:val="009838E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styleId="Siuktni">
    <w:name w:val="Hyperlink"/>
    <w:uiPriority w:val="99"/>
    <w:rsid w:val="00321D10"/>
    <w:rPr>
      <w:color w:val="0000FF"/>
      <w:u w:val="single"/>
    </w:rPr>
  </w:style>
  <w:style w:type="paragraph" w:styleId="Mucluc1">
    <w:name w:val="toc 1"/>
    <w:basedOn w:val="Binhthng"/>
    <w:next w:val="Binhthng"/>
    <w:autoRedefine/>
    <w:uiPriority w:val="39"/>
    <w:unhideWhenUsed/>
    <w:qFormat/>
    <w:rsid w:val="00321D10"/>
    <w:pPr>
      <w:spacing w:after="100" w:line="240" w:lineRule="auto"/>
    </w:pPr>
    <w:rPr>
      <w:rFonts w:eastAsia="Times New Roman"/>
      <w:sz w:val="24"/>
      <w:szCs w:val="24"/>
    </w:rPr>
  </w:style>
  <w:style w:type="paragraph" w:styleId="Mucluc2">
    <w:name w:val="toc 2"/>
    <w:basedOn w:val="Binhthng"/>
    <w:next w:val="Binhthng"/>
    <w:autoRedefine/>
    <w:uiPriority w:val="39"/>
    <w:unhideWhenUsed/>
    <w:qFormat/>
    <w:rsid w:val="00321D10"/>
    <w:pPr>
      <w:spacing w:after="100" w:line="240" w:lineRule="auto"/>
      <w:ind w:left="240"/>
    </w:pPr>
    <w:rPr>
      <w:rFonts w:eastAsia="Times New Roman"/>
      <w:sz w:val="24"/>
      <w:szCs w:val="24"/>
    </w:rPr>
  </w:style>
  <w:style w:type="paragraph" w:styleId="Mucluc3">
    <w:name w:val="toc 3"/>
    <w:basedOn w:val="Binhthng"/>
    <w:next w:val="Binhthng"/>
    <w:autoRedefine/>
    <w:uiPriority w:val="39"/>
    <w:unhideWhenUsed/>
    <w:qFormat/>
    <w:rsid w:val="00321D10"/>
    <w:pPr>
      <w:spacing w:after="100" w:line="240" w:lineRule="auto"/>
      <w:ind w:left="480"/>
    </w:pPr>
    <w:rPr>
      <w:rFonts w:eastAsia="Times New Roman"/>
      <w:sz w:val="24"/>
      <w:szCs w:val="24"/>
    </w:rPr>
  </w:style>
  <w:style w:type="character" w:customStyle="1" w:styleId="u1Char">
    <w:name w:val="Đầu đề 1 Char"/>
    <w:link w:val="u1"/>
    <w:uiPriority w:val="9"/>
    <w:rsid w:val="00321D10"/>
    <w:rPr>
      <w:rFonts w:ascii="Cambria" w:eastAsia="Times New Roman" w:hAnsi="Cambria" w:cs="Times New Roman"/>
      <w:b/>
      <w:bCs/>
      <w:color w:val="365F91"/>
      <w:sz w:val="28"/>
      <w:szCs w:val="28"/>
    </w:rPr>
  </w:style>
  <w:style w:type="paragraph" w:styleId="uMucluc">
    <w:name w:val="TOC Heading"/>
    <w:basedOn w:val="u1"/>
    <w:next w:val="Binhthng"/>
    <w:uiPriority w:val="39"/>
    <w:semiHidden/>
    <w:unhideWhenUsed/>
    <w:qFormat/>
    <w:rsid w:val="00321D10"/>
    <w:pPr>
      <w:outlineLvl w:val="9"/>
    </w:pPr>
    <w:rPr>
      <w:lang w:eastAsia="ja-JP"/>
    </w:rPr>
  </w:style>
  <w:style w:type="paragraph" w:styleId="Bongchuthich">
    <w:name w:val="Balloon Text"/>
    <w:basedOn w:val="Binhthng"/>
    <w:link w:val="BongchuthichChar"/>
    <w:uiPriority w:val="99"/>
    <w:semiHidden/>
    <w:unhideWhenUsed/>
    <w:rsid w:val="00321D10"/>
    <w:pPr>
      <w:spacing w:after="0" w:line="240" w:lineRule="auto"/>
    </w:pPr>
    <w:rPr>
      <w:rFonts w:ascii="Tahoma" w:hAnsi="Tahoma" w:cs="Tahoma"/>
      <w:sz w:val="16"/>
      <w:szCs w:val="16"/>
    </w:rPr>
  </w:style>
  <w:style w:type="character" w:customStyle="1" w:styleId="BongchuthichChar">
    <w:name w:val="Bóng chú thích Char"/>
    <w:link w:val="Bongchuthich"/>
    <w:uiPriority w:val="99"/>
    <w:semiHidden/>
    <w:rsid w:val="00321D10"/>
    <w:rPr>
      <w:rFonts w:ascii="Tahoma" w:hAnsi="Tahoma" w:cs="Tahoma"/>
      <w:sz w:val="16"/>
      <w:szCs w:val="16"/>
    </w:rPr>
  </w:style>
  <w:style w:type="paragraph" w:styleId="oancuaDanhsach">
    <w:name w:val="List Paragraph"/>
    <w:basedOn w:val="Binhthng"/>
    <w:uiPriority w:val="34"/>
    <w:qFormat/>
    <w:rsid w:val="00321D10"/>
    <w:pPr>
      <w:ind w:left="720"/>
      <w:contextualSpacing/>
    </w:pPr>
  </w:style>
  <w:style w:type="character" w:styleId="Manh">
    <w:name w:val="Strong"/>
    <w:qFormat/>
    <w:rsid w:val="0087335C"/>
    <w:rPr>
      <w:b/>
      <w:bCs/>
    </w:rPr>
  </w:style>
  <w:style w:type="paragraph" w:styleId="Tiu">
    <w:name w:val="Title"/>
    <w:basedOn w:val="Binhthng"/>
    <w:link w:val="TiuChar"/>
    <w:qFormat/>
    <w:rsid w:val="0087335C"/>
    <w:pPr>
      <w:spacing w:after="0" w:line="240" w:lineRule="auto"/>
      <w:jc w:val="center"/>
    </w:pPr>
    <w:rPr>
      <w:rFonts w:ascii=".VnTimeH" w:eastAsia="Times New Roman" w:hAnsi=".VnTimeH"/>
      <w:b/>
      <w:sz w:val="32"/>
      <w:szCs w:val="24"/>
      <w:lang w:val="x-none" w:eastAsia="x-none"/>
    </w:rPr>
  </w:style>
  <w:style w:type="character" w:customStyle="1" w:styleId="TiuChar">
    <w:name w:val="Tiêu đề Char"/>
    <w:link w:val="Tiu"/>
    <w:rsid w:val="0087335C"/>
    <w:rPr>
      <w:rFonts w:ascii=".VnTimeH" w:eastAsia="Times New Roman" w:hAnsi=".VnTimeH" w:cs="Times New Roman"/>
      <w:b/>
      <w:sz w:val="32"/>
      <w:szCs w:val="24"/>
      <w:lang w:val="x-none" w:eastAsia="x-none"/>
    </w:rPr>
  </w:style>
  <w:style w:type="paragraph" w:styleId="utrang">
    <w:name w:val="header"/>
    <w:basedOn w:val="Binhthng"/>
    <w:link w:val="utrangChar"/>
    <w:uiPriority w:val="99"/>
    <w:rsid w:val="0087335C"/>
    <w:pPr>
      <w:tabs>
        <w:tab w:val="center" w:pos="4320"/>
        <w:tab w:val="right" w:pos="8640"/>
      </w:tabs>
      <w:spacing w:after="0" w:line="240" w:lineRule="auto"/>
    </w:pPr>
    <w:rPr>
      <w:rFonts w:eastAsia="Times New Roman"/>
      <w:sz w:val="24"/>
      <w:szCs w:val="24"/>
      <w:lang w:val="x-none" w:eastAsia="x-none"/>
    </w:rPr>
  </w:style>
  <w:style w:type="character" w:customStyle="1" w:styleId="utrangChar">
    <w:name w:val="Đầu trang Char"/>
    <w:link w:val="utrang"/>
    <w:uiPriority w:val="99"/>
    <w:rsid w:val="0087335C"/>
    <w:rPr>
      <w:rFonts w:eastAsia="Times New Roman" w:cs="Times New Roman"/>
      <w:sz w:val="24"/>
      <w:szCs w:val="24"/>
      <w:lang w:val="x-none" w:eastAsia="x-none"/>
    </w:rPr>
  </w:style>
  <w:style w:type="paragraph" w:styleId="Chntrang">
    <w:name w:val="footer"/>
    <w:basedOn w:val="Binhthng"/>
    <w:link w:val="ChntrangChar"/>
    <w:uiPriority w:val="99"/>
    <w:unhideWhenUsed/>
    <w:rsid w:val="00883BEA"/>
    <w:pPr>
      <w:tabs>
        <w:tab w:val="center" w:pos="4680"/>
        <w:tab w:val="right" w:pos="9360"/>
      </w:tabs>
    </w:pPr>
  </w:style>
  <w:style w:type="character" w:customStyle="1" w:styleId="ChntrangChar">
    <w:name w:val="Chân trang Char"/>
    <w:link w:val="Chntrang"/>
    <w:uiPriority w:val="99"/>
    <w:rsid w:val="00883BEA"/>
    <w:rPr>
      <w:sz w:val="26"/>
      <w:szCs w:val="22"/>
    </w:rPr>
  </w:style>
  <w:style w:type="paragraph" w:styleId="ThngthngWeb">
    <w:name w:val="Normal (Web)"/>
    <w:basedOn w:val="Binhthng"/>
    <w:unhideWhenUsed/>
    <w:rsid w:val="00970D97"/>
    <w:pPr>
      <w:spacing w:before="100" w:beforeAutospacing="1" w:after="100" w:afterAutospacing="1" w:line="240" w:lineRule="auto"/>
    </w:pPr>
    <w:rPr>
      <w:rFonts w:eastAsia="Times New Roman"/>
      <w:sz w:val="24"/>
      <w:szCs w:val="24"/>
    </w:rPr>
  </w:style>
  <w:style w:type="character" w:customStyle="1" w:styleId="u4Char">
    <w:name w:val="Đầu đề 4 Char"/>
    <w:link w:val="u4"/>
    <w:uiPriority w:val="9"/>
    <w:semiHidden/>
    <w:rsid w:val="00FC2F78"/>
    <w:rPr>
      <w:rFonts w:ascii="Calibri" w:eastAsia="Times New Roman" w:hAnsi="Calibri" w:cs="Times New Roman"/>
      <w:b/>
      <w:bCs/>
      <w:sz w:val="28"/>
      <w:szCs w:val="28"/>
    </w:rPr>
  </w:style>
  <w:style w:type="character" w:styleId="MaHTML">
    <w:name w:val="HTML Code"/>
    <w:rsid w:val="008A3D46"/>
    <w:rPr>
      <w:rFonts w:ascii="Courier New" w:hAnsi="Courier New" w:cs="Courier New"/>
      <w:sz w:val="20"/>
      <w:szCs w:val="20"/>
    </w:rPr>
  </w:style>
  <w:style w:type="paragraph" w:styleId="HTMLinhdangtrc">
    <w:name w:val="HTML Preformatted"/>
    <w:link w:val="HTMLinhdangtrcChar"/>
    <w:rsid w:val="008A3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eastAsia="SimSun" w:hAnsi="SimSun" w:hint="eastAsia"/>
      <w:sz w:val="24"/>
      <w:szCs w:val="24"/>
      <w:lang w:eastAsia="zh-CN"/>
    </w:rPr>
  </w:style>
  <w:style w:type="character" w:customStyle="1" w:styleId="HTMLinhdangtrcChar">
    <w:name w:val="HTML Định dạng trước Char"/>
    <w:link w:val="HTMLinhdangtrc"/>
    <w:rsid w:val="008A3D46"/>
    <w:rPr>
      <w:rFonts w:ascii="SimSun" w:eastAsia="SimSun" w:hAnsi="SimSun"/>
      <w:sz w:val="24"/>
      <w:szCs w:val="24"/>
      <w:lang w:eastAsia="zh-CN"/>
    </w:rPr>
  </w:style>
  <w:style w:type="character" w:customStyle="1" w:styleId="u3Char">
    <w:name w:val="Đầu đề 3 Char"/>
    <w:link w:val="u3"/>
    <w:uiPriority w:val="9"/>
    <w:semiHidden/>
    <w:rsid w:val="00147D23"/>
    <w:rPr>
      <w:rFonts w:ascii="Calibri Light" w:eastAsia="Times New Roman" w:hAnsi="Calibri Light" w:cs="Times New Roman"/>
      <w:b/>
      <w:bCs/>
      <w:sz w:val="26"/>
      <w:szCs w:val="26"/>
    </w:rPr>
  </w:style>
  <w:style w:type="character" w:customStyle="1" w:styleId="math-inline">
    <w:name w:val="math-inline"/>
    <w:basedOn w:val="Phngmcinhcuaoanvn"/>
    <w:rsid w:val="00B07DBB"/>
  </w:style>
  <w:style w:type="character" w:customStyle="1" w:styleId="u2Char">
    <w:name w:val="Đầu đề 2 Char"/>
    <w:link w:val="u2"/>
    <w:uiPriority w:val="9"/>
    <w:semiHidden/>
    <w:rsid w:val="00E42ADB"/>
    <w:rPr>
      <w:rFonts w:ascii="Calibri Light" w:eastAsia="Times New Roman" w:hAnsi="Calibri Light" w:cs="Times New Roman"/>
      <w:b/>
      <w:bCs/>
      <w:i/>
      <w:iCs/>
      <w:sz w:val="28"/>
      <w:szCs w:val="28"/>
    </w:rPr>
  </w:style>
  <w:style w:type="table" w:styleId="LiBang">
    <w:name w:val="Table Grid"/>
    <w:basedOn w:val="BangThngthng"/>
    <w:rsid w:val="00D115E0"/>
    <w:pPr>
      <w:widowControl w:val="0"/>
      <w:jc w:val="both"/>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DanhsachHintai1">
    <w:name w:val="Danh sách Hiện tại1"/>
    <w:uiPriority w:val="99"/>
    <w:rsid w:val="004C61B3"/>
    <w:pPr>
      <w:numPr>
        <w:numId w:val="15"/>
      </w:numPr>
    </w:pPr>
  </w:style>
  <w:style w:type="paragraph" w:styleId="Chuthich">
    <w:name w:val="caption"/>
    <w:basedOn w:val="Binhthng"/>
    <w:next w:val="Binhthng"/>
    <w:uiPriority w:val="35"/>
    <w:unhideWhenUsed/>
    <w:qFormat/>
    <w:rsid w:val="001A696B"/>
    <w:pPr>
      <w:spacing w:line="240" w:lineRule="auto"/>
    </w:pPr>
    <w:rPr>
      <w:i/>
      <w:iCs/>
      <w:color w:val="44546A" w:themeColor="text2"/>
      <w:sz w:val="18"/>
      <w:szCs w:val="18"/>
    </w:rPr>
  </w:style>
  <w:style w:type="character" w:customStyle="1" w:styleId="u9Char">
    <w:name w:val="Đầu đề 9 Char"/>
    <w:basedOn w:val="Phngmcinhcuaoanvn"/>
    <w:link w:val="u9"/>
    <w:uiPriority w:val="9"/>
    <w:semiHidden/>
    <w:rsid w:val="009838EB"/>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 Type="http://schemas.openxmlformats.org/officeDocument/2006/relationships/webSettings" Target="webSettings.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microsoft.com/office/2011/relationships/people" Target="people.xml"/><Relationship Id="rId8" Type="http://schemas.openxmlformats.org/officeDocument/2006/relationships/image" Target="media/image1.emf"/><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hyperlink" Target="http://www.hhs.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5A3202-9C18-4B49-8BAB-2582EF8071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68</Pages>
  <Words>9786</Words>
  <Characters>55783</Characters>
  <Application>Microsoft Office Word</Application>
  <DocSecurity>0</DocSecurity>
  <Lines>464</Lines>
  <Paragraphs>130</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65439</CharactersWithSpaces>
  <SharedDoc>false</SharedDoc>
  <HLinks>
    <vt:vector size="6" baseType="variant">
      <vt:variant>
        <vt:i4>4063353</vt:i4>
      </vt:variant>
      <vt:variant>
        <vt:i4>0</vt:i4>
      </vt:variant>
      <vt:variant>
        <vt:i4>0</vt:i4>
      </vt:variant>
      <vt:variant>
        <vt:i4>5</vt:i4>
      </vt:variant>
      <vt:variant>
        <vt:lpwstr>http://www.hhs.com/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Tuann Anh</cp:lastModifiedBy>
  <cp:revision>13</cp:revision>
  <dcterms:created xsi:type="dcterms:W3CDTF">2026-06-07T15:41:00Z</dcterms:created>
  <dcterms:modified xsi:type="dcterms:W3CDTF">2026-06-07T18:44:00Z</dcterms:modified>
</cp:coreProperties>
</file>